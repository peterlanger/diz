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86404207"/>
    <w:bookmarkStart w:id="1" w:name="_Toc510268143"/>
    <w:bookmarkStart w:id="2" w:name="_GoBack"/>
    <w:bookmarkEnd w:id="2"/>
    <w:p w14:paraId="01BF412C" w14:textId="77777777" w:rsidR="00BD7167" w:rsidRPr="008C3D75" w:rsidRDefault="00BD7167" w:rsidP="00BD7167">
      <w:pPr>
        <w:pStyle w:val="Title-sign"/>
      </w:pPr>
      <w:r w:rsidRPr="008C3D75">
        <w:object w:dxaOrig="3300" w:dyaOrig="2954" w14:anchorId="7733F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85pt;height:149.3pt" o:ole="">
            <v:imagedata r:id="rId8" o:title=""/>
          </v:shape>
          <o:OLEObject Type="Embed" ProgID="CorelDraw.Graphic.9" ShapeID="_x0000_i1025" DrawAspect="Content" ObjectID="_1591196219" r:id="rId9"/>
        </w:object>
      </w:r>
    </w:p>
    <w:p w14:paraId="2133DAE6" w14:textId="77777777" w:rsidR="00BD7167" w:rsidRPr="008C3D75" w:rsidRDefault="00BD7167" w:rsidP="00BD7167">
      <w:pPr>
        <w:pStyle w:val="Title-dept"/>
      </w:pPr>
      <w:r w:rsidRPr="008C3D75">
        <w:t>ÚSTAV BIOMEDICÍNSKÉHO INŽENÝRSTVÍ</w:t>
      </w:r>
    </w:p>
    <w:p w14:paraId="5D617FF3" w14:textId="077EF3AB" w:rsidR="00BD7167" w:rsidRPr="008C3D75" w:rsidRDefault="00BD7167" w:rsidP="00BD7167">
      <w:pPr>
        <w:pStyle w:val="Title-pojed"/>
        <w:spacing w:before="2400" w:after="960"/>
        <w:rPr>
          <w:i w:val="0"/>
          <w:shd w:val="clear" w:color="auto" w:fill="FFFFFF"/>
        </w:rPr>
      </w:pPr>
      <w:r w:rsidRPr="008C3D75">
        <w:rPr>
          <w:i w:val="0"/>
          <w:shd w:val="clear" w:color="auto" w:fill="FFFFFF"/>
        </w:rPr>
        <w:t xml:space="preserve">Stanovení parametrů pro výpočet </w:t>
      </w:r>
      <w:r w:rsidR="009076DD" w:rsidRPr="008C3D75">
        <w:rPr>
          <w:i w:val="0"/>
          <w:shd w:val="clear" w:color="auto" w:fill="FFFFFF"/>
        </w:rPr>
        <w:t>srdečn</w:t>
      </w:r>
      <w:r w:rsidRPr="008C3D75">
        <w:rPr>
          <w:i w:val="0"/>
          <w:shd w:val="clear" w:color="auto" w:fill="FFFFFF"/>
        </w:rPr>
        <w:t>ího výdeje z dat celotělové bioimpedance</w:t>
      </w:r>
    </w:p>
    <w:p w14:paraId="00766852" w14:textId="77777777" w:rsidR="00BD7167" w:rsidRPr="008C3D75" w:rsidRDefault="00BD7167" w:rsidP="00BD7167">
      <w:pPr>
        <w:pStyle w:val="Title-pojed"/>
        <w:spacing w:after="1800"/>
        <w:rPr>
          <w:sz w:val="40"/>
          <w:szCs w:val="40"/>
        </w:rPr>
      </w:pPr>
      <w:r w:rsidRPr="008C3D75">
        <w:rPr>
          <w:sz w:val="40"/>
          <w:szCs w:val="40"/>
        </w:rPr>
        <w:t>Disertační práce</w:t>
      </w:r>
    </w:p>
    <w:p w14:paraId="598CB980" w14:textId="77777777" w:rsidR="00BD7167" w:rsidRPr="008C3D75" w:rsidRDefault="00BD7167" w:rsidP="00BD7167">
      <w:pPr>
        <w:pStyle w:val="Title-autor"/>
        <w:spacing w:after="240"/>
        <w:ind w:left="2268" w:hanging="2268"/>
        <w:jc w:val="left"/>
        <w:rPr>
          <w:sz w:val="28"/>
          <w:szCs w:val="28"/>
        </w:rPr>
      </w:pPr>
      <w:r w:rsidRPr="008C3D75">
        <w:rPr>
          <w:sz w:val="28"/>
          <w:szCs w:val="28"/>
        </w:rPr>
        <w:t>Doktorand:</w:t>
      </w:r>
      <w:r w:rsidRPr="008C3D75">
        <w:rPr>
          <w:sz w:val="28"/>
          <w:szCs w:val="28"/>
        </w:rPr>
        <w:tab/>
        <w:t>Mgr. Peter Langer</w:t>
      </w:r>
    </w:p>
    <w:p w14:paraId="06B547AF" w14:textId="77777777" w:rsidR="00BD7167" w:rsidRPr="008C3D75" w:rsidRDefault="00BD7167" w:rsidP="00BD7167">
      <w:pPr>
        <w:pStyle w:val="Title-autor"/>
        <w:spacing w:after="1200"/>
        <w:ind w:left="2268" w:hanging="2268"/>
        <w:jc w:val="left"/>
        <w:rPr>
          <w:sz w:val="28"/>
          <w:szCs w:val="28"/>
        </w:rPr>
      </w:pPr>
      <w:r w:rsidRPr="008C3D75">
        <w:rPr>
          <w:sz w:val="28"/>
          <w:szCs w:val="28"/>
        </w:rPr>
        <w:t>Školitel:</w:t>
      </w:r>
      <w:r w:rsidRPr="008C3D75">
        <w:rPr>
          <w:sz w:val="28"/>
          <w:szCs w:val="28"/>
        </w:rPr>
        <w:tab/>
        <w:t>Ing. Pavel Jurák, CSc.</w:t>
      </w:r>
    </w:p>
    <w:p w14:paraId="738BBDE4" w14:textId="77777777" w:rsidR="00BD7167" w:rsidRPr="008C3D75" w:rsidRDefault="00BD7167" w:rsidP="00BD7167">
      <w:pPr>
        <w:pStyle w:val="Title-autor"/>
        <w:spacing w:after="2040"/>
        <w:ind w:left="2268" w:hanging="2268"/>
        <w:rPr>
          <w:sz w:val="28"/>
          <w:szCs w:val="28"/>
        </w:rPr>
        <w:sectPr w:rsidR="00BD7167" w:rsidRPr="008C3D75" w:rsidSect="00BD7167">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r w:rsidRPr="008C3D75">
        <w:rPr>
          <w:sz w:val="28"/>
          <w:szCs w:val="28"/>
        </w:rPr>
        <w:t>Brno, duben 2018</w:t>
      </w:r>
    </w:p>
    <w:p w14:paraId="5300D24E" w14:textId="77777777" w:rsidR="00BD7167" w:rsidRPr="008C3D75" w:rsidRDefault="00BD7167" w:rsidP="00BD7167">
      <w:pPr>
        <w:pStyle w:val="Heading1"/>
        <w:numPr>
          <w:ilvl w:val="0"/>
          <w:numId w:val="0"/>
        </w:numPr>
      </w:pPr>
      <w:bookmarkStart w:id="3" w:name="_Toc509993364"/>
      <w:bookmarkStart w:id="4" w:name="_Toc510359964"/>
      <w:bookmarkStart w:id="5" w:name="_Toc516835596"/>
      <w:bookmarkStart w:id="6" w:name="_Toc386404197"/>
      <w:r w:rsidRPr="008C3D75">
        <w:lastRenderedPageBreak/>
        <w:t>ABSTRAKT</w:t>
      </w:r>
      <w:bookmarkEnd w:id="3"/>
      <w:bookmarkEnd w:id="4"/>
      <w:bookmarkEnd w:id="5"/>
    </w:p>
    <w:p w14:paraId="6190EB8D" w14:textId="5F5DE023" w:rsidR="00BD7167" w:rsidRPr="008C3D75" w:rsidRDefault="00BD7167" w:rsidP="00BD7167">
      <w:bookmarkStart w:id="7" w:name="_Toc509993365"/>
      <w:r w:rsidRPr="008C3D75">
        <w:rPr>
          <w:b/>
        </w:rPr>
        <w:t xml:space="preserve">ÚVOD: </w:t>
      </w:r>
      <w:r w:rsidRPr="008C3D75">
        <w:t xml:space="preserve">Tepový objem je dôležitou veličinou pri diagnostike funkcie obehovej sústavy. Výpočet tepového objemu z dát bioimpedancie je metóda neinvazívna, finančne nenáročná a takisto nenáročná na obsluhu, v súčasnosti však dosahuje nízku presnosť pri výpočte absolútnej hodnoty tepového objemu. </w:t>
      </w:r>
      <w:del w:id="8" w:author="admin" w:date="2018-06-18T10:49:00Z">
        <w:r w:rsidRPr="008C3D75" w:rsidDel="00655477">
          <w:rPr>
            <w:b/>
          </w:rPr>
          <w:delText>Cieľe</w:delText>
        </w:r>
      </w:del>
      <w:ins w:id="9" w:author="admin" w:date="2018-06-18T10:49:00Z">
        <w:r w:rsidR="00655477" w:rsidRPr="008C3D75">
          <w:rPr>
            <w:b/>
          </w:rPr>
          <w:t>Ciele</w:t>
        </w:r>
      </w:ins>
      <w:r w:rsidRPr="008C3D75">
        <w:rPr>
          <w:b/>
        </w:rPr>
        <w:t>:</w:t>
      </w:r>
      <w:r w:rsidRPr="008C3D75">
        <w:t xml:space="preserve"> Cieľom tejto práca je návrh metodiky a následná analýza vzájomných vzťahov hemodynamických parametrov vypočítaných z dát celotelovej viackanálovej bioimpedancie, krvného tlaku, EKG a </w:t>
      </w:r>
      <w:r w:rsidR="00701162" w:rsidRPr="008C3D75">
        <w:t>srdcov</w:t>
      </w:r>
      <w:r w:rsidRPr="008C3D75">
        <w:t xml:space="preserve">ých zvukov a tým prispieť k spresneniu výpočtu srdcového výdaja z bioimpedancie. </w:t>
      </w:r>
      <w:r w:rsidRPr="008C3D75">
        <w:rPr>
          <w:b/>
        </w:rPr>
        <w:t>Metódy:</w:t>
      </w:r>
      <w:r w:rsidRPr="008C3D75">
        <w:t xml:space="preserve"> Hemodynamické parametre sú korelované s dýchaním. Je sledovaná sila väzby dýchania na parametre a posun reakcia parametra na dýchanie. Ďalej je v tejto práci uvedený výpočet </w:t>
      </w:r>
      <w:del w:id="10" w:author="admin" w:date="2018-06-18T10:49:00Z">
        <w:r w:rsidRPr="008C3D75" w:rsidDel="00655477">
          <w:delText>srdecového</w:delText>
        </w:r>
      </w:del>
      <w:ins w:id="11" w:author="admin" w:date="2018-06-18T10:49:00Z">
        <w:r w:rsidR="00655477" w:rsidRPr="008C3D75">
          <w:t>srdcového</w:t>
        </w:r>
      </w:ins>
      <w:r w:rsidRPr="008C3D75">
        <w:t xml:space="preserve"> výdaja z impedancie krku a tento výpočet je porovnaný s meraním srdcového výdaja echokardiografiou. Kontinuálnym meraním srdcového výdaja je sledovaná relatívna zmena srdcového výdaja pri fyzickej záťaži. Relatívna zmena je porovnaná so simultánnym meraním echokardiografiou a termodilúciou. </w:t>
      </w:r>
      <w:r w:rsidRPr="008C3D75">
        <w:rPr>
          <w:b/>
        </w:rPr>
        <w:t xml:space="preserve">Výsledky: </w:t>
      </w:r>
      <w:r w:rsidRPr="008C3D75">
        <w:t>Táto práca prináša nové informácie o vzťahu hemodynamických parametrov a ich reakcií na excitáciu srdcovocievneho systému hlbokým a spontánnym dýchaním. Prináša takisto informácie o miere variability hemodynamických parametrov a ich vplyve na výpočet tepového objemu. Nová metóda na výpočet tepového objemu z dát impedancie krku dosahuje porovnateľných výsledkov ako metóda výpočtu tepového objemu, je však pohodlnejšia na meranie a </w:t>
      </w:r>
      <w:del w:id="12" w:author="admin" w:date="2018-06-18T10:50:00Z">
        <w:r w:rsidRPr="008C3D75" w:rsidDel="00655477">
          <w:delText>nieje</w:delText>
        </w:r>
      </w:del>
      <w:ins w:id="13" w:author="admin" w:date="2018-06-18T10:50:00Z">
        <w:r w:rsidR="00655477" w:rsidRPr="008C3D75">
          <w:t>nie je</w:t>
        </w:r>
      </w:ins>
      <w:r w:rsidRPr="008C3D75">
        <w:t xml:space="preserve"> tak ovplyvnená dýchaním ako meranie z </w:t>
      </w:r>
      <w:del w:id="14" w:author="admin" w:date="2018-06-18T10:50:00Z">
        <w:r w:rsidRPr="008C3D75" w:rsidDel="00655477">
          <w:delText>impednacie</w:delText>
        </w:r>
      </w:del>
      <w:ins w:id="15" w:author="admin" w:date="2018-06-18T10:50:00Z">
        <w:r w:rsidR="00655477" w:rsidRPr="008C3D75">
          <w:t>impedancie</w:t>
        </w:r>
      </w:ins>
      <w:r w:rsidRPr="008C3D75">
        <w:t xml:space="preserve"> z hrudníka. Kontinuálne meranie srdcového výdaja bioimpedanciou dosahuje podobné relatívne zmeny ako meranie srdcového výdaja echokardiografiou.</w:t>
      </w:r>
    </w:p>
    <w:p w14:paraId="0FA96BAC" w14:textId="77777777" w:rsidR="00BD7167" w:rsidRPr="008C3D75" w:rsidRDefault="00BD7167" w:rsidP="00BD7167">
      <w:pPr>
        <w:pStyle w:val="Heading1"/>
        <w:numPr>
          <w:ilvl w:val="0"/>
          <w:numId w:val="0"/>
        </w:numPr>
        <w:ind w:left="432" w:hanging="432"/>
      </w:pPr>
      <w:bookmarkStart w:id="16" w:name="_Toc510359965"/>
      <w:bookmarkStart w:id="17" w:name="_Toc516835597"/>
      <w:r w:rsidRPr="008C3D75">
        <w:t>KĽÚČOVÉ SLOVÁ</w:t>
      </w:r>
      <w:bookmarkEnd w:id="7"/>
      <w:bookmarkEnd w:id="16"/>
      <w:bookmarkEnd w:id="17"/>
    </w:p>
    <w:p w14:paraId="71946B17" w14:textId="4B4D0A14" w:rsidR="00BD7167" w:rsidRPr="008C3D75" w:rsidRDefault="00BD7167" w:rsidP="00BD7167">
      <w:pPr>
        <w:rPr>
          <w:rFonts w:ascii="Arial" w:hAnsi="Arial" w:cs="Arial"/>
          <w:b/>
          <w:sz w:val="36"/>
          <w:szCs w:val="36"/>
        </w:rPr>
      </w:pPr>
      <w:r w:rsidRPr="008C3D75">
        <w:t xml:space="preserve">Bioimpedancia, </w:t>
      </w:r>
      <w:r w:rsidR="009076DD" w:rsidRPr="008C3D75">
        <w:t>srdcov</w:t>
      </w:r>
      <w:r w:rsidRPr="008C3D75">
        <w:t>ý výdaj, tepový objem, hemodynamické parametre</w:t>
      </w:r>
      <w:r w:rsidRPr="008C3D75">
        <w:rPr>
          <w:rFonts w:ascii="Arial" w:hAnsi="Arial" w:cs="Arial"/>
          <w:b/>
          <w:sz w:val="36"/>
          <w:szCs w:val="36"/>
        </w:rPr>
        <w:br w:type="page"/>
      </w:r>
    </w:p>
    <w:p w14:paraId="65DD47BD" w14:textId="77777777" w:rsidR="00BD7167" w:rsidRPr="008C3D75" w:rsidRDefault="00BD7167" w:rsidP="00BD7167">
      <w:pPr>
        <w:pStyle w:val="Heading1"/>
        <w:numPr>
          <w:ilvl w:val="0"/>
          <w:numId w:val="0"/>
        </w:numPr>
        <w:ind w:left="432"/>
      </w:pPr>
      <w:bookmarkStart w:id="18" w:name="_Toc509993366"/>
      <w:bookmarkStart w:id="19" w:name="_Toc510359966"/>
      <w:bookmarkStart w:id="20" w:name="_Toc516835598"/>
      <w:r w:rsidRPr="008C3D75">
        <w:lastRenderedPageBreak/>
        <w:t>ABSTRACT</w:t>
      </w:r>
      <w:bookmarkEnd w:id="18"/>
      <w:bookmarkEnd w:id="19"/>
      <w:bookmarkEnd w:id="20"/>
    </w:p>
    <w:p w14:paraId="75161D8F" w14:textId="77777777" w:rsidR="00BD7167" w:rsidRPr="008C3D75" w:rsidRDefault="00BD7167" w:rsidP="00BD7167">
      <w:pPr>
        <w:pStyle w:val="Heading1"/>
        <w:numPr>
          <w:ilvl w:val="0"/>
          <w:numId w:val="0"/>
        </w:numPr>
        <w:ind w:left="432"/>
      </w:pPr>
      <w:bookmarkStart w:id="21" w:name="_Toc509993367"/>
      <w:bookmarkStart w:id="22" w:name="_Toc510359967"/>
      <w:bookmarkStart w:id="23" w:name="_Toc516835599"/>
      <w:r w:rsidRPr="008C3D75">
        <w:t>KEYWORDS</w:t>
      </w:r>
      <w:bookmarkEnd w:id="21"/>
      <w:bookmarkEnd w:id="22"/>
      <w:bookmarkEnd w:id="23"/>
    </w:p>
    <w:p w14:paraId="6C78F979" w14:textId="77777777" w:rsidR="00BD7167" w:rsidRPr="008C3D75" w:rsidRDefault="00BD7167" w:rsidP="00BD7167"/>
    <w:p w14:paraId="780780FA" w14:textId="77777777" w:rsidR="00BD7167" w:rsidRPr="008C3D75" w:rsidRDefault="00BD7167" w:rsidP="00BD7167">
      <w:pPr>
        <w:overflowPunct/>
        <w:autoSpaceDE/>
        <w:autoSpaceDN/>
        <w:adjustRightInd/>
        <w:spacing w:line="240" w:lineRule="auto"/>
        <w:textAlignment w:val="auto"/>
      </w:pPr>
      <w:r w:rsidRPr="008C3D75">
        <w:br w:type="page"/>
      </w:r>
    </w:p>
    <w:p w14:paraId="52EBF7EC" w14:textId="77777777" w:rsidR="00BD7167" w:rsidRPr="008C3D75" w:rsidRDefault="00BD7167" w:rsidP="00BD7167">
      <w:pPr>
        <w:rPr>
          <w:rFonts w:ascii="Cambria" w:hAnsi="Cambria" w:cstheme="minorHAnsi"/>
          <w:sz w:val="20"/>
          <w:szCs w:val="18"/>
        </w:rPr>
      </w:pPr>
    </w:p>
    <w:p w14:paraId="4192F160" w14:textId="77777777" w:rsidR="00BD7167" w:rsidRPr="008C3D75" w:rsidRDefault="00BD7167" w:rsidP="00BD7167">
      <w:pPr>
        <w:rPr>
          <w:rFonts w:ascii="Cambria" w:hAnsi="Cambria" w:cstheme="minorHAnsi"/>
          <w:sz w:val="20"/>
          <w:szCs w:val="18"/>
        </w:rPr>
      </w:pPr>
    </w:p>
    <w:p w14:paraId="3D42C525" w14:textId="77777777" w:rsidR="00BD7167" w:rsidRPr="008C3D75" w:rsidRDefault="00BD7167" w:rsidP="00BD7167">
      <w:pPr>
        <w:rPr>
          <w:rFonts w:ascii="Cambria" w:hAnsi="Cambria" w:cstheme="minorHAnsi"/>
          <w:sz w:val="20"/>
          <w:szCs w:val="18"/>
        </w:rPr>
      </w:pPr>
    </w:p>
    <w:p w14:paraId="4591EB0B" w14:textId="77777777" w:rsidR="00BD7167" w:rsidRPr="008C3D75" w:rsidRDefault="00BD7167" w:rsidP="00BD7167">
      <w:pPr>
        <w:rPr>
          <w:rFonts w:ascii="Cambria" w:hAnsi="Cambria" w:cstheme="minorHAnsi"/>
          <w:sz w:val="20"/>
          <w:szCs w:val="18"/>
        </w:rPr>
      </w:pPr>
    </w:p>
    <w:p w14:paraId="09F2CD3B" w14:textId="77777777" w:rsidR="00BD7167" w:rsidRPr="008C3D75" w:rsidRDefault="00BD7167" w:rsidP="00BD7167">
      <w:pPr>
        <w:rPr>
          <w:rFonts w:ascii="Cambria" w:hAnsi="Cambria" w:cstheme="minorHAnsi"/>
          <w:sz w:val="20"/>
          <w:szCs w:val="18"/>
        </w:rPr>
      </w:pPr>
    </w:p>
    <w:p w14:paraId="42B807CE" w14:textId="77777777" w:rsidR="00BD7167" w:rsidRPr="008C3D75" w:rsidRDefault="00BD7167" w:rsidP="00BD7167">
      <w:pPr>
        <w:rPr>
          <w:rFonts w:ascii="Cambria" w:hAnsi="Cambria" w:cstheme="minorHAnsi"/>
          <w:sz w:val="20"/>
          <w:szCs w:val="18"/>
        </w:rPr>
      </w:pPr>
    </w:p>
    <w:p w14:paraId="29104C98" w14:textId="77777777" w:rsidR="00BD7167" w:rsidRPr="008C3D75" w:rsidRDefault="00BD7167" w:rsidP="00BD7167">
      <w:pPr>
        <w:rPr>
          <w:rFonts w:ascii="Cambria" w:hAnsi="Cambria" w:cstheme="minorHAnsi"/>
          <w:sz w:val="20"/>
          <w:szCs w:val="18"/>
        </w:rPr>
      </w:pPr>
    </w:p>
    <w:p w14:paraId="71572621" w14:textId="77777777" w:rsidR="00BD7167" w:rsidRPr="008C3D75" w:rsidRDefault="00BD7167" w:rsidP="00BD7167">
      <w:pPr>
        <w:rPr>
          <w:rFonts w:ascii="Cambria" w:hAnsi="Cambria" w:cstheme="minorHAnsi"/>
          <w:sz w:val="20"/>
          <w:szCs w:val="18"/>
        </w:rPr>
      </w:pPr>
    </w:p>
    <w:p w14:paraId="375EA1B2" w14:textId="77777777" w:rsidR="00BD7167" w:rsidRPr="008C3D75" w:rsidRDefault="00BD7167" w:rsidP="00BD7167">
      <w:pPr>
        <w:rPr>
          <w:rFonts w:ascii="Cambria" w:hAnsi="Cambria" w:cstheme="minorHAnsi"/>
          <w:sz w:val="20"/>
          <w:szCs w:val="18"/>
        </w:rPr>
      </w:pPr>
    </w:p>
    <w:p w14:paraId="446DFE1C" w14:textId="77777777" w:rsidR="00BD7167" w:rsidRPr="008C3D75" w:rsidRDefault="00BD7167" w:rsidP="00BD7167">
      <w:pPr>
        <w:rPr>
          <w:rFonts w:ascii="Cambria" w:hAnsi="Cambria" w:cstheme="minorHAnsi"/>
          <w:sz w:val="20"/>
          <w:szCs w:val="18"/>
        </w:rPr>
      </w:pPr>
    </w:p>
    <w:p w14:paraId="4ABA46D9" w14:textId="77777777" w:rsidR="00BD7167" w:rsidRPr="008C3D75" w:rsidRDefault="00BD7167" w:rsidP="00BD7167">
      <w:pPr>
        <w:rPr>
          <w:rFonts w:ascii="Cambria" w:hAnsi="Cambria" w:cstheme="minorHAnsi"/>
          <w:sz w:val="20"/>
          <w:szCs w:val="18"/>
        </w:rPr>
      </w:pPr>
    </w:p>
    <w:p w14:paraId="673CC207" w14:textId="77777777" w:rsidR="00BD7167" w:rsidRPr="008C3D75" w:rsidRDefault="00BD7167" w:rsidP="00BD7167">
      <w:pPr>
        <w:rPr>
          <w:rFonts w:ascii="Cambria" w:hAnsi="Cambria" w:cstheme="minorHAnsi"/>
          <w:sz w:val="20"/>
          <w:szCs w:val="18"/>
        </w:rPr>
      </w:pPr>
    </w:p>
    <w:p w14:paraId="20EC8686" w14:textId="77777777" w:rsidR="00BD7167" w:rsidRPr="008C3D75" w:rsidRDefault="00BD7167" w:rsidP="00BD7167">
      <w:pPr>
        <w:rPr>
          <w:rFonts w:ascii="Cambria" w:hAnsi="Cambria" w:cstheme="minorHAnsi"/>
          <w:sz w:val="20"/>
          <w:szCs w:val="18"/>
        </w:rPr>
      </w:pPr>
    </w:p>
    <w:p w14:paraId="2CF17F73" w14:textId="77777777" w:rsidR="00BD7167" w:rsidRPr="008C3D75" w:rsidRDefault="00BD7167" w:rsidP="00BD7167">
      <w:pPr>
        <w:rPr>
          <w:rFonts w:ascii="Cambria" w:hAnsi="Cambria" w:cstheme="minorHAnsi"/>
          <w:sz w:val="20"/>
          <w:szCs w:val="18"/>
        </w:rPr>
      </w:pPr>
    </w:p>
    <w:p w14:paraId="47B31E2B" w14:textId="77777777" w:rsidR="00BD7167" w:rsidRPr="008C3D75" w:rsidRDefault="00BD7167" w:rsidP="00BD7167">
      <w:pPr>
        <w:rPr>
          <w:rFonts w:ascii="Cambria" w:hAnsi="Cambria" w:cstheme="minorHAnsi"/>
          <w:sz w:val="20"/>
          <w:szCs w:val="18"/>
        </w:rPr>
      </w:pPr>
    </w:p>
    <w:p w14:paraId="3D9924B9" w14:textId="77777777" w:rsidR="00BD7167" w:rsidRPr="008C3D75" w:rsidRDefault="00BD7167" w:rsidP="00BD7167">
      <w:pPr>
        <w:rPr>
          <w:rFonts w:ascii="Cambria" w:hAnsi="Cambria" w:cstheme="minorHAnsi"/>
          <w:sz w:val="20"/>
          <w:szCs w:val="18"/>
        </w:rPr>
      </w:pPr>
    </w:p>
    <w:p w14:paraId="3722A386" w14:textId="77777777" w:rsidR="00BD7167" w:rsidRPr="008C3D75" w:rsidRDefault="00BD7167" w:rsidP="00BD7167">
      <w:pPr>
        <w:rPr>
          <w:rFonts w:ascii="Cambria" w:hAnsi="Cambria" w:cstheme="minorHAnsi"/>
          <w:sz w:val="20"/>
          <w:szCs w:val="18"/>
        </w:rPr>
      </w:pPr>
    </w:p>
    <w:p w14:paraId="46E82F1C" w14:textId="77777777" w:rsidR="00BD7167" w:rsidRPr="008C3D75" w:rsidRDefault="00BD7167" w:rsidP="00BD7167">
      <w:pPr>
        <w:rPr>
          <w:rFonts w:ascii="Cambria" w:hAnsi="Cambria" w:cstheme="minorHAnsi"/>
          <w:sz w:val="20"/>
          <w:szCs w:val="18"/>
        </w:rPr>
      </w:pPr>
    </w:p>
    <w:p w14:paraId="5464206F" w14:textId="77777777" w:rsidR="00BD7167" w:rsidRPr="008C3D75" w:rsidRDefault="00BD7167" w:rsidP="00BD7167">
      <w:pPr>
        <w:rPr>
          <w:rFonts w:ascii="Cambria" w:hAnsi="Cambria" w:cstheme="minorHAnsi"/>
          <w:sz w:val="20"/>
          <w:szCs w:val="18"/>
        </w:rPr>
      </w:pPr>
    </w:p>
    <w:p w14:paraId="203D254F" w14:textId="77777777" w:rsidR="00BD7167" w:rsidRPr="008C3D75" w:rsidRDefault="00BD7167" w:rsidP="00BD7167">
      <w:pPr>
        <w:rPr>
          <w:rFonts w:ascii="Cambria" w:hAnsi="Cambria" w:cstheme="minorHAnsi"/>
          <w:sz w:val="20"/>
          <w:szCs w:val="18"/>
        </w:rPr>
      </w:pPr>
    </w:p>
    <w:p w14:paraId="64CCF926" w14:textId="77777777" w:rsidR="00BD7167" w:rsidRPr="008C3D75" w:rsidRDefault="00BD7167" w:rsidP="00BD7167">
      <w:pPr>
        <w:rPr>
          <w:rFonts w:ascii="Cambria" w:hAnsi="Cambria" w:cstheme="minorHAnsi"/>
          <w:sz w:val="20"/>
          <w:szCs w:val="18"/>
        </w:rPr>
      </w:pPr>
    </w:p>
    <w:p w14:paraId="267F2283" w14:textId="77777777" w:rsidR="00BD7167" w:rsidRPr="008C3D75" w:rsidRDefault="00BD7167" w:rsidP="00BD7167">
      <w:pPr>
        <w:rPr>
          <w:rFonts w:ascii="Cambria" w:hAnsi="Cambria" w:cstheme="minorHAnsi"/>
          <w:sz w:val="20"/>
          <w:szCs w:val="18"/>
        </w:rPr>
      </w:pPr>
    </w:p>
    <w:p w14:paraId="765BD128" w14:textId="77777777" w:rsidR="00BD7167" w:rsidRPr="008C3D75" w:rsidRDefault="00BD7167" w:rsidP="00BD7167">
      <w:pPr>
        <w:rPr>
          <w:rFonts w:ascii="Cambria" w:hAnsi="Cambria" w:cstheme="minorHAnsi"/>
          <w:sz w:val="20"/>
          <w:szCs w:val="18"/>
        </w:rPr>
      </w:pPr>
    </w:p>
    <w:p w14:paraId="3B73D601" w14:textId="77777777" w:rsidR="00BD7167" w:rsidRPr="008C3D75" w:rsidRDefault="00BD7167" w:rsidP="00BD7167">
      <w:pPr>
        <w:rPr>
          <w:rFonts w:ascii="Cambria" w:hAnsi="Cambria" w:cstheme="minorHAnsi"/>
          <w:sz w:val="20"/>
          <w:szCs w:val="18"/>
        </w:rPr>
      </w:pPr>
    </w:p>
    <w:p w14:paraId="65E5C28C" w14:textId="77777777" w:rsidR="00BD7167" w:rsidRPr="008C3D75" w:rsidRDefault="00BD7167" w:rsidP="00BD7167">
      <w:pPr>
        <w:rPr>
          <w:rFonts w:ascii="Cambria" w:hAnsi="Cambria" w:cstheme="minorHAnsi"/>
          <w:sz w:val="20"/>
          <w:szCs w:val="18"/>
        </w:rPr>
      </w:pPr>
    </w:p>
    <w:p w14:paraId="3A655B10" w14:textId="77777777" w:rsidR="00BD7167" w:rsidRPr="008C3D75" w:rsidRDefault="00BD7167" w:rsidP="00BD7167">
      <w:pPr>
        <w:rPr>
          <w:rFonts w:ascii="Cambria" w:hAnsi="Cambria" w:cstheme="minorHAnsi"/>
          <w:sz w:val="20"/>
          <w:szCs w:val="18"/>
        </w:rPr>
      </w:pPr>
    </w:p>
    <w:p w14:paraId="5D63455C" w14:textId="77777777" w:rsidR="00BD7167" w:rsidRPr="008C3D75" w:rsidRDefault="00BD7167" w:rsidP="00BD7167">
      <w:pPr>
        <w:rPr>
          <w:rFonts w:ascii="Cambria" w:hAnsi="Cambria" w:cstheme="minorHAnsi"/>
          <w:sz w:val="20"/>
          <w:szCs w:val="18"/>
        </w:rPr>
      </w:pPr>
    </w:p>
    <w:p w14:paraId="4468BE60" w14:textId="77777777" w:rsidR="00BD7167" w:rsidRPr="008C3D75" w:rsidRDefault="00BD7167" w:rsidP="00BD7167">
      <w:pPr>
        <w:rPr>
          <w:rFonts w:ascii="Cambria" w:hAnsi="Cambria" w:cstheme="minorHAnsi"/>
          <w:sz w:val="20"/>
          <w:szCs w:val="18"/>
        </w:rPr>
      </w:pPr>
    </w:p>
    <w:p w14:paraId="015C4E8F" w14:textId="77777777" w:rsidR="00BD7167" w:rsidRPr="008C3D75" w:rsidRDefault="00BD7167" w:rsidP="00BD7167">
      <w:pPr>
        <w:rPr>
          <w:rFonts w:ascii="Cambria" w:hAnsi="Cambria" w:cstheme="minorHAnsi"/>
          <w:sz w:val="20"/>
          <w:szCs w:val="18"/>
        </w:rPr>
      </w:pPr>
    </w:p>
    <w:p w14:paraId="4D3E63B8" w14:textId="77777777" w:rsidR="00BD7167" w:rsidRPr="008C3D75" w:rsidRDefault="00BD7167" w:rsidP="00BD7167">
      <w:pPr>
        <w:rPr>
          <w:rFonts w:ascii="Cambria" w:hAnsi="Cambria" w:cstheme="minorHAnsi"/>
          <w:sz w:val="20"/>
          <w:szCs w:val="18"/>
        </w:rPr>
      </w:pPr>
    </w:p>
    <w:p w14:paraId="6D846448" w14:textId="77777777" w:rsidR="00BD7167" w:rsidRPr="008C3D75" w:rsidRDefault="00BD7167" w:rsidP="00BD7167">
      <w:pPr>
        <w:rPr>
          <w:rFonts w:ascii="Cambria" w:hAnsi="Cambria" w:cstheme="minorHAnsi"/>
          <w:sz w:val="20"/>
          <w:szCs w:val="18"/>
        </w:rPr>
      </w:pPr>
    </w:p>
    <w:p w14:paraId="0B080CAE" w14:textId="77777777" w:rsidR="00BD7167" w:rsidRPr="008C3D75" w:rsidRDefault="00BD7167" w:rsidP="00BD7167">
      <w:pPr>
        <w:rPr>
          <w:rFonts w:ascii="Cambria" w:hAnsi="Cambria" w:cstheme="minorHAnsi"/>
          <w:sz w:val="20"/>
          <w:szCs w:val="18"/>
        </w:rPr>
      </w:pPr>
    </w:p>
    <w:p w14:paraId="4EDB1FB0" w14:textId="77777777" w:rsidR="00BD7167" w:rsidRPr="008C3D75" w:rsidRDefault="00BD7167" w:rsidP="00BD7167">
      <w:pPr>
        <w:rPr>
          <w:rFonts w:ascii="Cambria" w:hAnsi="Cambria" w:cstheme="minorHAnsi"/>
          <w:sz w:val="20"/>
          <w:szCs w:val="18"/>
        </w:rPr>
      </w:pPr>
    </w:p>
    <w:p w14:paraId="475B90C8" w14:textId="77777777" w:rsidR="00BD7167" w:rsidRPr="008C3D75" w:rsidRDefault="00BD7167" w:rsidP="00BD7167">
      <w:pPr>
        <w:rPr>
          <w:rFonts w:ascii="Cambria" w:hAnsi="Cambria" w:cstheme="minorHAnsi"/>
          <w:sz w:val="20"/>
          <w:szCs w:val="18"/>
        </w:rPr>
      </w:pPr>
    </w:p>
    <w:p w14:paraId="1ECE2D70" w14:textId="77777777" w:rsidR="00BD7167" w:rsidRPr="008C3D75" w:rsidRDefault="00BD7167" w:rsidP="00BD7167">
      <w:pPr>
        <w:rPr>
          <w:rFonts w:ascii="Cambria" w:hAnsi="Cambria" w:cstheme="minorHAnsi"/>
          <w:sz w:val="20"/>
          <w:szCs w:val="18"/>
        </w:rPr>
      </w:pPr>
    </w:p>
    <w:p w14:paraId="66B1E0ED" w14:textId="77777777" w:rsidR="00BD7167" w:rsidRPr="008C3D75" w:rsidRDefault="00BD7167" w:rsidP="00BD7167">
      <w:pPr>
        <w:rPr>
          <w:rFonts w:ascii="Cambria" w:hAnsi="Cambria" w:cstheme="minorHAnsi"/>
          <w:sz w:val="20"/>
          <w:szCs w:val="18"/>
        </w:rPr>
      </w:pPr>
      <w:r w:rsidRPr="008C3D75">
        <w:rPr>
          <w:rFonts w:ascii="Cambria" w:hAnsi="Cambria" w:cstheme="minorHAnsi"/>
          <w:sz w:val="20"/>
          <w:szCs w:val="18"/>
        </w:rPr>
        <w:t>LANGER, P. Stanovení parametrů pro výpočet srdečního výdeje z dat celotělové bioimpedance. Brno: Vysoké učení technické v Brně, Fakulta elektrotechniky a komunikačních technologií, 2017. 92s. Vedoucí práce Ing. Pavel Jurák, CSc.</w:t>
      </w:r>
    </w:p>
    <w:p w14:paraId="510EC9A0" w14:textId="77777777" w:rsidR="00BD7167" w:rsidRPr="008C3D75" w:rsidRDefault="00BD7167" w:rsidP="00BD7167">
      <w:r w:rsidRPr="008C3D75">
        <w:br w:type="page"/>
      </w:r>
    </w:p>
    <w:p w14:paraId="3F59DDAF" w14:textId="77777777" w:rsidR="00BD7167" w:rsidRPr="008C3D75" w:rsidRDefault="00BD7167" w:rsidP="00BD7167">
      <w:pPr>
        <w:pStyle w:val="Heading1"/>
        <w:numPr>
          <w:ilvl w:val="0"/>
          <w:numId w:val="0"/>
        </w:numPr>
        <w:ind w:left="432" w:hanging="432"/>
      </w:pPr>
      <w:bookmarkStart w:id="24" w:name="_Toc509993368"/>
      <w:bookmarkStart w:id="25" w:name="_Toc510359968"/>
      <w:bookmarkStart w:id="26" w:name="_Toc516835600"/>
      <w:r w:rsidRPr="008C3D75">
        <w:lastRenderedPageBreak/>
        <w:t>PREHLÁSENIE</w:t>
      </w:r>
      <w:bookmarkEnd w:id="24"/>
      <w:bookmarkEnd w:id="25"/>
      <w:bookmarkEnd w:id="26"/>
    </w:p>
    <w:p w14:paraId="759A6540" w14:textId="77777777" w:rsidR="00BD7167" w:rsidRPr="008C3D75" w:rsidRDefault="00BD7167" w:rsidP="00BD7167">
      <w:r w:rsidRPr="008C3D75">
        <w:t xml:space="preserve">Prehlasujem, že túto prácu na tému </w:t>
      </w:r>
      <w:r w:rsidRPr="008C3D75">
        <w:rPr>
          <w:i/>
          <w:szCs w:val="18"/>
        </w:rPr>
        <w:t>Stanovení parametrů pro výpočet srdečního výdeje z dat celotělové bioimpedance</w:t>
      </w:r>
      <w:r w:rsidRPr="008C3D75">
        <w:t xml:space="preserve"> som vypracoval samostatne pod vedením vedúceho práce a s použitím odbornej literatúry a ďalších informačných zdrojov, ktoré sú všetky citované v práci a uvedené v zozname literatúry na konci práce.</w:t>
      </w:r>
    </w:p>
    <w:p w14:paraId="3F2B50EB" w14:textId="77777777" w:rsidR="00BD7167" w:rsidRPr="008C3D75" w:rsidRDefault="00BD7167" w:rsidP="00BD7167">
      <w:pPr>
        <w:rPr>
          <w:rFonts w:ascii="Cambria" w:hAnsi="Cambria" w:cstheme="minorHAnsi"/>
        </w:rPr>
      </w:pPr>
      <w:r w:rsidRPr="008C3D75">
        <w:rPr>
          <w:rFonts w:ascii="Cambria" w:hAnsi="Cambria" w:cstheme="minorHAnsi"/>
        </w:rPr>
        <w:t>Ako autor uvedenej práce ďalej prehlasujem, že v súvislosti s vytvorením tejto práce som neporušil autorské práva tretích osôb, hlavne som nezasiahol nedovoleným spôsobom do cudzích autorských práv osobnostných a/alebo majetkových a som si plne vedomí následkov porušenia ustanovení § 11 a nasledujúcich zákona č. 121/2000 Sb., o autorskom práve, o právach súvisiacich s právom autorským a o zmenenie ktorých zákonov (autorský zákon), vo znení neskorších predpisov, vrátane možných trestnoprávnych dôsledkov vyplývajúcich z ustanovení časti druhej, hlavy VI. diel 4 Trestného zákonníka č. 40/2009 Sb.</w:t>
      </w:r>
    </w:p>
    <w:p w14:paraId="7BCC2D32" w14:textId="77777777" w:rsidR="00BD7167" w:rsidRPr="008C3D75" w:rsidRDefault="00BD7167" w:rsidP="00BD7167">
      <w:pPr>
        <w:rPr>
          <w:rFonts w:ascii="Cambria" w:hAnsi="Cambria" w:cstheme="minorHAnsi"/>
        </w:rPr>
      </w:pPr>
    </w:p>
    <w:p w14:paraId="62EED198" w14:textId="77777777" w:rsidR="00BD7167" w:rsidRPr="008C3D75" w:rsidRDefault="00BD7167" w:rsidP="00BD7167">
      <w:pPr>
        <w:pStyle w:val="Pokraovn"/>
        <w:tabs>
          <w:tab w:val="left" w:pos="5580"/>
        </w:tabs>
        <w:spacing w:line="360" w:lineRule="auto"/>
        <w:ind w:firstLine="450"/>
        <w:rPr>
          <w:rFonts w:ascii="Cambria" w:hAnsi="Cambria" w:cstheme="minorHAnsi"/>
        </w:rPr>
      </w:pPr>
      <w:r w:rsidRPr="008C3D75">
        <w:rPr>
          <w:rFonts w:ascii="Cambria" w:hAnsi="Cambria" w:cstheme="minorHAnsi"/>
        </w:rPr>
        <w:t>V Brne dňa ..............................</w:t>
      </w:r>
      <w:r w:rsidRPr="008C3D75">
        <w:rPr>
          <w:rFonts w:ascii="Cambria" w:hAnsi="Cambria" w:cstheme="minorHAnsi"/>
        </w:rPr>
        <w:tab/>
        <w:t>...................................</w:t>
      </w:r>
    </w:p>
    <w:p w14:paraId="7EEBACED" w14:textId="77777777" w:rsidR="00BD7167" w:rsidRPr="008C3D75" w:rsidRDefault="00BD7167" w:rsidP="00BD7167">
      <w:pPr>
        <w:tabs>
          <w:tab w:val="left" w:pos="5670"/>
          <w:tab w:val="left" w:pos="5940"/>
        </w:tabs>
        <w:rPr>
          <w:rFonts w:ascii="Cambria" w:hAnsi="Cambria" w:cstheme="minorHAnsi"/>
        </w:rPr>
      </w:pPr>
      <w:r w:rsidRPr="008C3D75">
        <w:rPr>
          <w:rFonts w:ascii="Cambria" w:hAnsi="Cambria" w:cstheme="minorHAnsi"/>
        </w:rPr>
        <w:tab/>
        <w:t>(podpis autora)</w:t>
      </w:r>
    </w:p>
    <w:p w14:paraId="3255F1D7" w14:textId="77777777" w:rsidR="00BD7167" w:rsidRPr="008C3D75" w:rsidRDefault="00BD7167" w:rsidP="00BD7167">
      <w:pPr>
        <w:overflowPunct/>
        <w:autoSpaceDE/>
        <w:autoSpaceDN/>
        <w:adjustRightInd/>
        <w:spacing w:line="240" w:lineRule="auto"/>
        <w:textAlignment w:val="auto"/>
      </w:pPr>
      <w:r w:rsidRPr="008C3D75">
        <w:br w:type="page"/>
      </w:r>
    </w:p>
    <w:p w14:paraId="262B94C2" w14:textId="77777777" w:rsidR="00BD7167" w:rsidRPr="008C3D75" w:rsidRDefault="00BD7167" w:rsidP="00BD7167">
      <w:pPr>
        <w:pStyle w:val="AbstraktKlicovaslova"/>
        <w:spacing w:line="360" w:lineRule="auto"/>
        <w:rPr>
          <w:rFonts w:ascii="Cambria" w:hAnsi="Cambria" w:cstheme="minorHAnsi"/>
          <w:color w:val="auto"/>
        </w:rPr>
      </w:pPr>
      <w:r w:rsidRPr="008C3D75">
        <w:rPr>
          <w:rFonts w:ascii="Cambria" w:hAnsi="Cambria" w:cstheme="minorHAnsi"/>
          <w:color w:val="auto"/>
        </w:rPr>
        <w:lastRenderedPageBreak/>
        <w:t>PoĎAkovAnIE</w:t>
      </w:r>
    </w:p>
    <w:p w14:paraId="70F68D2C" w14:textId="654ED4FB" w:rsidR="00BD7167" w:rsidRPr="004453DF" w:rsidRDefault="00BD7167" w:rsidP="00BD7167">
      <w:pPr>
        <w:pStyle w:val="Pokraovn"/>
        <w:spacing w:line="360" w:lineRule="auto"/>
        <w:ind w:firstLine="450"/>
        <w:rPr>
          <w:rFonts w:ascii="Cambria" w:hAnsi="Cambria" w:cstheme="minorHAnsi"/>
          <w:color w:val="auto"/>
        </w:rPr>
      </w:pPr>
      <w:r w:rsidRPr="008C3D75">
        <w:rPr>
          <w:rFonts w:ascii="Cambria" w:hAnsi="Cambria" w:cstheme="minorHAnsi"/>
          <w:color w:val="auto"/>
        </w:rPr>
        <w:t>Ďakujem vedúcemu práce Ing. Pavlovi Jurákovi, CSc. za účinnú metodickú, pedagogickú a odbornú pomoc pri spracovaní tejto práce. Ďalej ďakujem Ing. Vlastimilovi Vondrovi, CSc</w:t>
      </w:r>
      <w:ins w:id="27" w:author="admin" w:date="2018-06-18T12:42:00Z">
        <w:r w:rsidR="004453DF">
          <w:rPr>
            <w:rFonts w:ascii="Cambria" w:hAnsi="Cambria" w:cstheme="minorHAnsi"/>
            <w:color w:val="auto"/>
          </w:rPr>
          <w:t xml:space="preserve"> CSc</w:t>
        </w:r>
      </w:ins>
      <w:ins w:id="28" w:author="admin" w:date="2018-06-18T10:52:00Z">
        <w:r w:rsidR="00655477" w:rsidRPr="004453DF">
          <w:rPr>
            <w:rFonts w:ascii="Cambria" w:hAnsi="Cambria" w:cstheme="minorHAnsi"/>
            <w:color w:val="auto"/>
          </w:rPr>
          <w:t>.</w:t>
        </w:r>
      </w:ins>
      <w:ins w:id="29" w:author="admin" w:date="2018-06-18T12:42:00Z">
        <w:r w:rsidR="004453DF">
          <w:rPr>
            <w:rFonts w:ascii="Cambria" w:hAnsi="Cambria" w:cstheme="minorHAnsi"/>
            <w:color w:val="auto"/>
          </w:rPr>
          <w:t xml:space="preserve"> s bodkou</w:t>
        </w:r>
      </w:ins>
      <w:r w:rsidRPr="004453DF">
        <w:rPr>
          <w:rFonts w:ascii="Cambria" w:hAnsi="Cambria" w:cstheme="minorHAnsi"/>
          <w:color w:val="auto"/>
        </w:rPr>
        <w:t xml:space="preserve"> a Ing. Josefovi Halámkovi, CSc</w:t>
      </w:r>
      <w:ins w:id="30" w:author="admin" w:date="2018-06-18T12:42:00Z">
        <w:r w:rsidR="004453DF">
          <w:rPr>
            <w:rFonts w:ascii="Cambria" w:hAnsi="Cambria" w:cstheme="minorHAnsi"/>
            <w:color w:val="auto"/>
          </w:rPr>
          <w:t xml:space="preserve"> CSc</w:t>
        </w:r>
      </w:ins>
      <w:ins w:id="31" w:author="admin" w:date="2018-06-18T10:53:00Z">
        <w:r w:rsidR="00655477" w:rsidRPr="004453DF">
          <w:rPr>
            <w:rFonts w:ascii="Cambria" w:hAnsi="Cambria" w:cstheme="minorHAnsi"/>
            <w:color w:val="auto"/>
          </w:rPr>
          <w:t>.</w:t>
        </w:r>
      </w:ins>
      <w:ins w:id="32" w:author="admin" w:date="2018-06-18T12:42:00Z">
        <w:r w:rsidR="004453DF">
          <w:rPr>
            <w:rFonts w:ascii="Cambria" w:hAnsi="Cambria" w:cstheme="minorHAnsi"/>
            <w:color w:val="auto"/>
          </w:rPr>
          <w:t xml:space="preserve"> s bodkou</w:t>
        </w:r>
      </w:ins>
      <w:r w:rsidRPr="004453DF">
        <w:rPr>
          <w:rFonts w:ascii="Cambria" w:hAnsi="Cambria" w:cstheme="minorHAnsi"/>
          <w:color w:val="auto"/>
        </w:rPr>
        <w:t xml:space="preserve"> za cenné rady a inšpiráciu.</w:t>
      </w:r>
    </w:p>
    <w:p w14:paraId="3D92C1C0" w14:textId="77777777" w:rsidR="00BD7167" w:rsidRPr="008C3D75" w:rsidRDefault="00BD7167" w:rsidP="00BD7167">
      <w:pPr>
        <w:rPr>
          <w:rFonts w:ascii="Cambria" w:hAnsi="Cambria" w:cstheme="minorHAnsi"/>
        </w:rPr>
      </w:pPr>
    </w:p>
    <w:p w14:paraId="421FCAD3" w14:textId="77777777" w:rsidR="00BD7167" w:rsidRPr="008C3D75" w:rsidRDefault="00BD7167" w:rsidP="00BD7167">
      <w:pPr>
        <w:pStyle w:val="Pokraovn"/>
        <w:tabs>
          <w:tab w:val="left" w:pos="5580"/>
        </w:tabs>
        <w:spacing w:line="360" w:lineRule="auto"/>
        <w:ind w:firstLine="450"/>
        <w:rPr>
          <w:rFonts w:ascii="Cambria" w:hAnsi="Cambria" w:cstheme="minorHAnsi"/>
        </w:rPr>
      </w:pPr>
      <w:r w:rsidRPr="008C3D75">
        <w:rPr>
          <w:rFonts w:ascii="Cambria" w:hAnsi="Cambria" w:cstheme="minorHAnsi"/>
        </w:rPr>
        <w:t>V Brne dňa ..............................</w:t>
      </w:r>
      <w:r w:rsidRPr="008C3D75">
        <w:rPr>
          <w:rFonts w:ascii="Cambria" w:hAnsi="Cambria" w:cstheme="minorHAnsi"/>
        </w:rPr>
        <w:tab/>
        <w:t>...................................</w:t>
      </w:r>
    </w:p>
    <w:p w14:paraId="58B4E5F4" w14:textId="77777777" w:rsidR="00BD7167" w:rsidRPr="008C3D75" w:rsidRDefault="00BD7167" w:rsidP="00BD7167">
      <w:pPr>
        <w:tabs>
          <w:tab w:val="left" w:pos="5670"/>
          <w:tab w:val="left" w:pos="5940"/>
        </w:tabs>
        <w:rPr>
          <w:rFonts w:ascii="Cambria" w:hAnsi="Cambria" w:cstheme="minorHAnsi"/>
        </w:rPr>
      </w:pPr>
      <w:r w:rsidRPr="008C3D75">
        <w:rPr>
          <w:rFonts w:ascii="Cambria" w:hAnsi="Cambria" w:cstheme="minorHAnsi"/>
        </w:rPr>
        <w:tab/>
        <w:t>(podpis autora)</w:t>
      </w:r>
    </w:p>
    <w:p w14:paraId="2EE6B1A9" w14:textId="77777777" w:rsidR="00BD7167" w:rsidRPr="008C3D75" w:rsidRDefault="00BD7167" w:rsidP="00BD7167">
      <w:pPr>
        <w:overflowPunct/>
        <w:autoSpaceDE/>
        <w:autoSpaceDN/>
        <w:adjustRightInd/>
        <w:spacing w:line="240" w:lineRule="auto"/>
        <w:textAlignment w:val="auto"/>
      </w:pPr>
      <w:r w:rsidRPr="008C3D75">
        <w:br w:type="page"/>
      </w:r>
    </w:p>
    <w:p w14:paraId="4D3512C6" w14:textId="77777777" w:rsidR="00701162" w:rsidRPr="008C3D75" w:rsidRDefault="00BD7167" w:rsidP="00BD7167">
      <w:pPr>
        <w:pStyle w:val="TOC1"/>
      </w:pPr>
      <w:r w:rsidRPr="008C3D75">
        <w:rPr>
          <w:b w:val="0"/>
          <w:noProof w:val="0"/>
          <w:sz w:val="36"/>
          <w:szCs w:val="36"/>
        </w:rPr>
        <w:lastRenderedPageBreak/>
        <w:t>Obsah</w:t>
      </w:r>
      <w:r w:rsidRPr="005C2483">
        <w:rPr>
          <w:b w:val="0"/>
          <w:bCs w:val="0"/>
          <w:noProof w:val="0"/>
        </w:rPr>
        <w:fldChar w:fldCharType="begin"/>
      </w:r>
      <w:r w:rsidRPr="008C3D75">
        <w:rPr>
          <w:b w:val="0"/>
          <w:bCs w:val="0"/>
          <w:noProof w:val="0"/>
        </w:rPr>
        <w:instrText xml:space="preserve"> TOC \o "1-3" \h \z \u </w:instrText>
      </w:r>
      <w:r w:rsidRPr="008C3D75">
        <w:rPr>
          <w:b w:val="0"/>
          <w:bCs w:val="0"/>
          <w:noProof w:val="0"/>
          <w:rPrChange w:id="33" w:author="admin" w:date="2018-06-18T11:14:00Z">
            <w:rPr>
              <w:b w:val="0"/>
              <w:bCs w:val="0"/>
              <w:noProof w:val="0"/>
            </w:rPr>
          </w:rPrChange>
        </w:rPr>
        <w:fldChar w:fldCharType="separate"/>
      </w:r>
    </w:p>
    <w:p w14:paraId="081E0B80" w14:textId="77777777" w:rsidR="00701162" w:rsidRPr="008C3D75" w:rsidRDefault="00655477">
      <w:pPr>
        <w:pStyle w:val="TOC1"/>
        <w:rPr>
          <w:rFonts w:asciiTheme="minorHAnsi" w:eastAsiaTheme="minorEastAsia" w:hAnsiTheme="minorHAnsi" w:cstheme="minorBidi"/>
          <w:b w:val="0"/>
          <w:bCs w:val="0"/>
          <w:sz w:val="22"/>
          <w:szCs w:val="22"/>
          <w:rPrChange w:id="34" w:author="admin" w:date="2018-06-18T11:14:00Z">
            <w:rPr>
              <w:rFonts w:asciiTheme="minorHAnsi" w:eastAsiaTheme="minorEastAsia" w:hAnsiTheme="minorHAnsi" w:cstheme="minorBidi"/>
              <w:b w:val="0"/>
              <w:bCs w:val="0"/>
              <w:sz w:val="22"/>
              <w:szCs w:val="22"/>
              <w:lang w:val="cs-CZ"/>
            </w:rPr>
          </w:rPrChange>
        </w:rPr>
      </w:pPr>
      <w:r w:rsidRPr="008C3D75">
        <w:rPr>
          <w:rPrChange w:id="35" w:author="admin" w:date="2018-06-18T11:14:00Z">
            <w:rPr/>
          </w:rPrChange>
        </w:rPr>
        <w:fldChar w:fldCharType="begin"/>
      </w:r>
      <w:r w:rsidRPr="008C3D75">
        <w:instrText xml:space="preserve"> HYPERLINK \l "_Toc516835596" </w:instrText>
      </w:r>
      <w:r w:rsidRPr="008C3D75">
        <w:rPr>
          <w:rPrChange w:id="36" w:author="admin" w:date="2018-06-18T11:14:00Z">
            <w:rPr/>
          </w:rPrChange>
        </w:rPr>
        <w:fldChar w:fldCharType="separate"/>
      </w:r>
      <w:r w:rsidR="00701162" w:rsidRPr="008C3D75">
        <w:rPr>
          <w:rStyle w:val="Hyperlink"/>
        </w:rPr>
        <w:t>ABSTRAKT</w:t>
      </w:r>
      <w:r w:rsidR="00701162" w:rsidRPr="008C3D75">
        <w:rPr>
          <w:webHidden/>
        </w:rPr>
        <w:tab/>
      </w:r>
      <w:r w:rsidR="00701162" w:rsidRPr="008C3D75">
        <w:rPr>
          <w:webHidden/>
          <w:rPrChange w:id="37" w:author="admin" w:date="2018-06-18T11:14:00Z">
            <w:rPr>
              <w:webHidden/>
            </w:rPr>
          </w:rPrChange>
        </w:rPr>
        <w:fldChar w:fldCharType="begin"/>
      </w:r>
      <w:r w:rsidR="00701162" w:rsidRPr="008C3D75">
        <w:rPr>
          <w:webHidden/>
        </w:rPr>
        <w:instrText xml:space="preserve"> PAGEREF _Toc516835596 \h </w:instrText>
      </w:r>
      <w:r w:rsidR="00701162" w:rsidRPr="008C3D75">
        <w:rPr>
          <w:webHidden/>
          <w:rPrChange w:id="38" w:author="admin" w:date="2018-06-18T11:14:00Z">
            <w:rPr>
              <w:webHidden/>
            </w:rPr>
          </w:rPrChange>
        </w:rPr>
      </w:r>
      <w:r w:rsidR="00701162" w:rsidRPr="008C3D75">
        <w:rPr>
          <w:webHidden/>
          <w:rPrChange w:id="39" w:author="admin" w:date="2018-06-18T11:14:00Z">
            <w:rPr>
              <w:webHidden/>
            </w:rPr>
          </w:rPrChange>
        </w:rPr>
        <w:fldChar w:fldCharType="separate"/>
      </w:r>
      <w:r w:rsidR="00701162" w:rsidRPr="008C3D75">
        <w:rPr>
          <w:webHidden/>
        </w:rPr>
        <w:t>I</w:t>
      </w:r>
      <w:r w:rsidR="00701162" w:rsidRPr="008C3D75">
        <w:rPr>
          <w:webHidden/>
          <w:rPrChange w:id="40" w:author="admin" w:date="2018-06-18T11:14:00Z">
            <w:rPr>
              <w:webHidden/>
            </w:rPr>
          </w:rPrChange>
        </w:rPr>
        <w:fldChar w:fldCharType="end"/>
      </w:r>
      <w:r w:rsidRPr="008C3D75">
        <w:rPr>
          <w:rPrChange w:id="41" w:author="admin" w:date="2018-06-18T11:14:00Z">
            <w:rPr/>
          </w:rPrChange>
        </w:rPr>
        <w:fldChar w:fldCharType="end"/>
      </w:r>
    </w:p>
    <w:p w14:paraId="03ABF19D" w14:textId="77777777" w:rsidR="00701162" w:rsidRPr="008C3D75" w:rsidRDefault="00655477">
      <w:pPr>
        <w:pStyle w:val="TOC1"/>
        <w:rPr>
          <w:rFonts w:asciiTheme="minorHAnsi" w:eastAsiaTheme="minorEastAsia" w:hAnsiTheme="minorHAnsi" w:cstheme="minorBidi"/>
          <w:b w:val="0"/>
          <w:bCs w:val="0"/>
          <w:sz w:val="22"/>
          <w:szCs w:val="22"/>
          <w:rPrChange w:id="42" w:author="admin" w:date="2018-06-18T11:14:00Z">
            <w:rPr>
              <w:rFonts w:asciiTheme="minorHAnsi" w:eastAsiaTheme="minorEastAsia" w:hAnsiTheme="minorHAnsi" w:cstheme="minorBidi"/>
              <w:b w:val="0"/>
              <w:bCs w:val="0"/>
              <w:sz w:val="22"/>
              <w:szCs w:val="22"/>
              <w:lang w:val="cs-CZ"/>
            </w:rPr>
          </w:rPrChange>
        </w:rPr>
      </w:pPr>
      <w:r w:rsidRPr="008C3D75">
        <w:rPr>
          <w:rPrChange w:id="43" w:author="admin" w:date="2018-06-18T11:14:00Z">
            <w:rPr/>
          </w:rPrChange>
        </w:rPr>
        <w:fldChar w:fldCharType="begin"/>
      </w:r>
      <w:r w:rsidRPr="008C3D75">
        <w:instrText xml:space="preserve"> HYPERLINK \l "_Toc516835597" </w:instrText>
      </w:r>
      <w:r w:rsidRPr="008C3D75">
        <w:rPr>
          <w:rPrChange w:id="44" w:author="admin" w:date="2018-06-18T11:14:00Z">
            <w:rPr/>
          </w:rPrChange>
        </w:rPr>
        <w:fldChar w:fldCharType="separate"/>
      </w:r>
      <w:r w:rsidR="00701162" w:rsidRPr="008C3D75">
        <w:rPr>
          <w:rStyle w:val="Hyperlink"/>
        </w:rPr>
        <w:t>KĽÚČOVÉ SLOVÁ</w:t>
      </w:r>
      <w:r w:rsidR="00701162" w:rsidRPr="008C3D75">
        <w:rPr>
          <w:webHidden/>
        </w:rPr>
        <w:tab/>
      </w:r>
      <w:r w:rsidR="00701162" w:rsidRPr="008C3D75">
        <w:rPr>
          <w:webHidden/>
          <w:rPrChange w:id="45" w:author="admin" w:date="2018-06-18T11:14:00Z">
            <w:rPr>
              <w:webHidden/>
            </w:rPr>
          </w:rPrChange>
        </w:rPr>
        <w:fldChar w:fldCharType="begin"/>
      </w:r>
      <w:r w:rsidR="00701162" w:rsidRPr="008C3D75">
        <w:rPr>
          <w:webHidden/>
        </w:rPr>
        <w:instrText xml:space="preserve"> PAGEREF _Toc516835597 \h </w:instrText>
      </w:r>
      <w:r w:rsidR="00701162" w:rsidRPr="008C3D75">
        <w:rPr>
          <w:webHidden/>
          <w:rPrChange w:id="46" w:author="admin" w:date="2018-06-18T11:14:00Z">
            <w:rPr>
              <w:webHidden/>
            </w:rPr>
          </w:rPrChange>
        </w:rPr>
      </w:r>
      <w:r w:rsidR="00701162" w:rsidRPr="008C3D75">
        <w:rPr>
          <w:webHidden/>
          <w:rPrChange w:id="47" w:author="admin" w:date="2018-06-18T11:14:00Z">
            <w:rPr>
              <w:webHidden/>
            </w:rPr>
          </w:rPrChange>
        </w:rPr>
        <w:fldChar w:fldCharType="separate"/>
      </w:r>
      <w:r w:rsidR="00701162" w:rsidRPr="008C3D75">
        <w:rPr>
          <w:webHidden/>
        </w:rPr>
        <w:t>I</w:t>
      </w:r>
      <w:r w:rsidR="00701162" w:rsidRPr="008C3D75">
        <w:rPr>
          <w:webHidden/>
          <w:rPrChange w:id="48" w:author="admin" w:date="2018-06-18T11:14:00Z">
            <w:rPr>
              <w:webHidden/>
            </w:rPr>
          </w:rPrChange>
        </w:rPr>
        <w:fldChar w:fldCharType="end"/>
      </w:r>
      <w:r w:rsidRPr="008C3D75">
        <w:rPr>
          <w:rPrChange w:id="49" w:author="admin" w:date="2018-06-18T11:14:00Z">
            <w:rPr/>
          </w:rPrChange>
        </w:rPr>
        <w:fldChar w:fldCharType="end"/>
      </w:r>
    </w:p>
    <w:p w14:paraId="7660CBC7" w14:textId="77777777" w:rsidR="00701162" w:rsidRPr="008C3D75" w:rsidRDefault="00655477">
      <w:pPr>
        <w:pStyle w:val="TOC1"/>
        <w:rPr>
          <w:rFonts w:asciiTheme="minorHAnsi" w:eastAsiaTheme="minorEastAsia" w:hAnsiTheme="minorHAnsi" w:cstheme="minorBidi"/>
          <w:b w:val="0"/>
          <w:bCs w:val="0"/>
          <w:sz w:val="22"/>
          <w:szCs w:val="22"/>
          <w:rPrChange w:id="50" w:author="admin" w:date="2018-06-18T11:14:00Z">
            <w:rPr>
              <w:rFonts w:asciiTheme="minorHAnsi" w:eastAsiaTheme="minorEastAsia" w:hAnsiTheme="minorHAnsi" w:cstheme="minorBidi"/>
              <w:b w:val="0"/>
              <w:bCs w:val="0"/>
              <w:sz w:val="22"/>
              <w:szCs w:val="22"/>
              <w:lang w:val="cs-CZ"/>
            </w:rPr>
          </w:rPrChange>
        </w:rPr>
      </w:pPr>
      <w:r w:rsidRPr="008C3D75">
        <w:rPr>
          <w:rPrChange w:id="51" w:author="admin" w:date="2018-06-18T11:14:00Z">
            <w:rPr/>
          </w:rPrChange>
        </w:rPr>
        <w:fldChar w:fldCharType="begin"/>
      </w:r>
      <w:r w:rsidRPr="008C3D75">
        <w:instrText xml:space="preserve"> HYPERLINK \l "_Toc516835598" </w:instrText>
      </w:r>
      <w:r w:rsidRPr="008C3D75">
        <w:rPr>
          <w:rPrChange w:id="52" w:author="admin" w:date="2018-06-18T11:14:00Z">
            <w:rPr/>
          </w:rPrChange>
        </w:rPr>
        <w:fldChar w:fldCharType="separate"/>
      </w:r>
      <w:r w:rsidR="00701162" w:rsidRPr="008C3D75">
        <w:rPr>
          <w:rStyle w:val="Hyperlink"/>
        </w:rPr>
        <w:t>ABSTRACT</w:t>
      </w:r>
      <w:r w:rsidR="00701162" w:rsidRPr="008C3D75">
        <w:rPr>
          <w:webHidden/>
        </w:rPr>
        <w:tab/>
      </w:r>
      <w:r w:rsidR="00701162" w:rsidRPr="008C3D75">
        <w:rPr>
          <w:webHidden/>
          <w:rPrChange w:id="53" w:author="admin" w:date="2018-06-18T11:14:00Z">
            <w:rPr>
              <w:webHidden/>
            </w:rPr>
          </w:rPrChange>
        </w:rPr>
        <w:fldChar w:fldCharType="begin"/>
      </w:r>
      <w:r w:rsidR="00701162" w:rsidRPr="008C3D75">
        <w:rPr>
          <w:webHidden/>
        </w:rPr>
        <w:instrText xml:space="preserve"> PAGEREF _Toc516835598 \h </w:instrText>
      </w:r>
      <w:r w:rsidR="00701162" w:rsidRPr="008C3D75">
        <w:rPr>
          <w:webHidden/>
          <w:rPrChange w:id="54" w:author="admin" w:date="2018-06-18T11:14:00Z">
            <w:rPr>
              <w:webHidden/>
            </w:rPr>
          </w:rPrChange>
        </w:rPr>
      </w:r>
      <w:r w:rsidR="00701162" w:rsidRPr="008C3D75">
        <w:rPr>
          <w:webHidden/>
          <w:rPrChange w:id="55" w:author="admin" w:date="2018-06-18T11:14:00Z">
            <w:rPr>
              <w:webHidden/>
            </w:rPr>
          </w:rPrChange>
        </w:rPr>
        <w:fldChar w:fldCharType="separate"/>
      </w:r>
      <w:r w:rsidR="00701162" w:rsidRPr="008C3D75">
        <w:rPr>
          <w:webHidden/>
        </w:rPr>
        <w:t>II</w:t>
      </w:r>
      <w:r w:rsidR="00701162" w:rsidRPr="008C3D75">
        <w:rPr>
          <w:webHidden/>
          <w:rPrChange w:id="56" w:author="admin" w:date="2018-06-18T11:14:00Z">
            <w:rPr>
              <w:webHidden/>
            </w:rPr>
          </w:rPrChange>
        </w:rPr>
        <w:fldChar w:fldCharType="end"/>
      </w:r>
      <w:r w:rsidRPr="008C3D75">
        <w:rPr>
          <w:rPrChange w:id="57" w:author="admin" w:date="2018-06-18T11:14:00Z">
            <w:rPr/>
          </w:rPrChange>
        </w:rPr>
        <w:fldChar w:fldCharType="end"/>
      </w:r>
    </w:p>
    <w:p w14:paraId="7A7696E3" w14:textId="77777777" w:rsidR="00701162" w:rsidRPr="008C3D75" w:rsidRDefault="00655477">
      <w:pPr>
        <w:pStyle w:val="TOC1"/>
        <w:rPr>
          <w:rFonts w:asciiTheme="minorHAnsi" w:eastAsiaTheme="minorEastAsia" w:hAnsiTheme="minorHAnsi" w:cstheme="minorBidi"/>
          <w:b w:val="0"/>
          <w:bCs w:val="0"/>
          <w:sz w:val="22"/>
          <w:szCs w:val="22"/>
          <w:rPrChange w:id="58" w:author="admin" w:date="2018-06-18T11:14:00Z">
            <w:rPr>
              <w:rFonts w:asciiTheme="minorHAnsi" w:eastAsiaTheme="minorEastAsia" w:hAnsiTheme="minorHAnsi" w:cstheme="minorBidi"/>
              <w:b w:val="0"/>
              <w:bCs w:val="0"/>
              <w:sz w:val="22"/>
              <w:szCs w:val="22"/>
              <w:lang w:val="cs-CZ"/>
            </w:rPr>
          </w:rPrChange>
        </w:rPr>
      </w:pPr>
      <w:r w:rsidRPr="005C2483">
        <w:lastRenderedPageBreak/>
        <w:fldChar w:fldCharType="begin"/>
      </w:r>
      <w:r w:rsidRPr="008C3D75">
        <w:instrText xml:space="preserve"> HYPERLINK \l "_Toc516835599" </w:instrText>
      </w:r>
      <w:r w:rsidRPr="008C3D75">
        <w:rPr>
          <w:rPrChange w:id="59" w:author="admin" w:date="2018-06-18T11:14:00Z">
            <w:rPr/>
          </w:rPrChange>
        </w:rPr>
        <w:fldChar w:fldCharType="separate"/>
      </w:r>
      <w:r w:rsidR="00701162" w:rsidRPr="008C3D75">
        <w:rPr>
          <w:rStyle w:val="Hyperlink"/>
        </w:rPr>
        <w:t>KEYWORDS</w:t>
      </w:r>
      <w:r w:rsidR="00701162" w:rsidRPr="008C3D75">
        <w:rPr>
          <w:webHidden/>
        </w:rPr>
        <w:tab/>
      </w:r>
      <w:r w:rsidR="00701162" w:rsidRPr="008C3D75">
        <w:rPr>
          <w:webHidden/>
          <w:rPrChange w:id="60" w:author="admin" w:date="2018-06-18T11:14:00Z">
            <w:rPr>
              <w:webHidden/>
            </w:rPr>
          </w:rPrChange>
        </w:rPr>
        <w:fldChar w:fldCharType="begin"/>
      </w:r>
      <w:r w:rsidR="00701162" w:rsidRPr="008C3D75">
        <w:rPr>
          <w:webHidden/>
        </w:rPr>
        <w:instrText xml:space="preserve"> PAGEREF _Toc516835599 \h </w:instrText>
      </w:r>
      <w:r w:rsidR="00701162" w:rsidRPr="008C3D75">
        <w:rPr>
          <w:webHidden/>
          <w:rPrChange w:id="61" w:author="admin" w:date="2018-06-18T11:14:00Z">
            <w:rPr>
              <w:webHidden/>
            </w:rPr>
          </w:rPrChange>
        </w:rPr>
      </w:r>
      <w:r w:rsidR="00701162" w:rsidRPr="008C3D75">
        <w:rPr>
          <w:webHidden/>
          <w:rPrChange w:id="62" w:author="admin" w:date="2018-06-18T11:14:00Z">
            <w:rPr>
              <w:webHidden/>
            </w:rPr>
          </w:rPrChange>
        </w:rPr>
        <w:fldChar w:fldCharType="separate"/>
      </w:r>
      <w:r w:rsidR="00701162" w:rsidRPr="008C3D75">
        <w:rPr>
          <w:webHidden/>
        </w:rPr>
        <w:t>II</w:t>
      </w:r>
      <w:r w:rsidR="00701162" w:rsidRPr="008C3D75">
        <w:rPr>
          <w:webHidden/>
          <w:rPrChange w:id="63" w:author="admin" w:date="2018-06-18T11:14:00Z">
            <w:rPr>
              <w:webHidden/>
            </w:rPr>
          </w:rPrChange>
        </w:rPr>
        <w:fldChar w:fldCharType="end"/>
      </w:r>
      <w:r w:rsidRPr="008C3D75">
        <w:rPr>
          <w:rPrChange w:id="64" w:author="admin" w:date="2018-06-18T11:14:00Z">
            <w:rPr/>
          </w:rPrChange>
        </w:rPr>
        <w:fldChar w:fldCharType="end"/>
      </w:r>
    </w:p>
    <w:p w14:paraId="32877D93" w14:textId="77777777" w:rsidR="00701162" w:rsidRPr="008C3D75" w:rsidRDefault="00655477">
      <w:pPr>
        <w:pStyle w:val="TOC1"/>
        <w:rPr>
          <w:rFonts w:asciiTheme="minorHAnsi" w:eastAsiaTheme="minorEastAsia" w:hAnsiTheme="minorHAnsi" w:cstheme="minorBidi"/>
          <w:b w:val="0"/>
          <w:bCs w:val="0"/>
          <w:sz w:val="22"/>
          <w:szCs w:val="22"/>
          <w:rPrChange w:id="65" w:author="admin" w:date="2018-06-18T11:14:00Z">
            <w:rPr>
              <w:rFonts w:asciiTheme="minorHAnsi" w:eastAsiaTheme="minorEastAsia" w:hAnsiTheme="minorHAnsi" w:cstheme="minorBidi"/>
              <w:b w:val="0"/>
              <w:bCs w:val="0"/>
              <w:sz w:val="22"/>
              <w:szCs w:val="22"/>
              <w:lang w:val="cs-CZ"/>
            </w:rPr>
          </w:rPrChange>
        </w:rPr>
      </w:pPr>
      <w:r w:rsidRPr="005C2483">
        <w:fldChar w:fldCharType="begin"/>
      </w:r>
      <w:r w:rsidRPr="008C3D75">
        <w:instrText xml:space="preserve"> HYPERLINK \l "_Toc516835600" </w:instrText>
      </w:r>
      <w:r w:rsidRPr="008C3D75">
        <w:rPr>
          <w:rPrChange w:id="66" w:author="admin" w:date="2018-06-18T11:14:00Z">
            <w:rPr/>
          </w:rPrChange>
        </w:rPr>
        <w:fldChar w:fldCharType="separate"/>
      </w:r>
      <w:r w:rsidR="00701162" w:rsidRPr="008C3D75">
        <w:rPr>
          <w:rStyle w:val="Hyperlink"/>
        </w:rPr>
        <w:t>PREHLÁSENIE</w:t>
      </w:r>
      <w:r w:rsidR="00701162" w:rsidRPr="008C3D75">
        <w:rPr>
          <w:webHidden/>
        </w:rPr>
        <w:tab/>
      </w:r>
      <w:r w:rsidR="00701162" w:rsidRPr="008C3D75">
        <w:rPr>
          <w:webHidden/>
          <w:rPrChange w:id="67" w:author="admin" w:date="2018-06-18T11:14:00Z">
            <w:rPr>
              <w:webHidden/>
            </w:rPr>
          </w:rPrChange>
        </w:rPr>
        <w:fldChar w:fldCharType="begin"/>
      </w:r>
      <w:r w:rsidR="00701162" w:rsidRPr="008C3D75">
        <w:rPr>
          <w:webHidden/>
        </w:rPr>
        <w:instrText xml:space="preserve"> PAGEREF _Toc516835600 \h </w:instrText>
      </w:r>
      <w:r w:rsidR="00701162" w:rsidRPr="008C3D75">
        <w:rPr>
          <w:webHidden/>
          <w:rPrChange w:id="68" w:author="admin" w:date="2018-06-18T11:14:00Z">
            <w:rPr>
              <w:webHidden/>
            </w:rPr>
          </w:rPrChange>
        </w:rPr>
      </w:r>
      <w:r w:rsidR="00701162" w:rsidRPr="008C3D75">
        <w:rPr>
          <w:webHidden/>
          <w:rPrChange w:id="69" w:author="admin" w:date="2018-06-18T11:14:00Z">
            <w:rPr>
              <w:webHidden/>
            </w:rPr>
          </w:rPrChange>
        </w:rPr>
        <w:fldChar w:fldCharType="separate"/>
      </w:r>
      <w:r w:rsidR="00701162" w:rsidRPr="008C3D75">
        <w:rPr>
          <w:webHidden/>
        </w:rPr>
        <w:t>IV</w:t>
      </w:r>
      <w:r w:rsidR="00701162" w:rsidRPr="008C3D75">
        <w:rPr>
          <w:webHidden/>
          <w:rPrChange w:id="70" w:author="admin" w:date="2018-06-18T11:14:00Z">
            <w:rPr>
              <w:webHidden/>
            </w:rPr>
          </w:rPrChange>
        </w:rPr>
        <w:fldChar w:fldCharType="end"/>
      </w:r>
      <w:r w:rsidRPr="008C3D75">
        <w:rPr>
          <w:rPrChange w:id="71" w:author="admin" w:date="2018-06-18T11:14:00Z">
            <w:rPr/>
          </w:rPrChange>
        </w:rPr>
        <w:fldChar w:fldCharType="end"/>
      </w:r>
    </w:p>
    <w:p w14:paraId="12E934AA" w14:textId="77777777" w:rsidR="00701162" w:rsidRPr="008C3D75" w:rsidRDefault="00655477">
      <w:pPr>
        <w:pStyle w:val="TOC1"/>
        <w:rPr>
          <w:rFonts w:asciiTheme="minorHAnsi" w:eastAsiaTheme="minorEastAsia" w:hAnsiTheme="minorHAnsi" w:cstheme="minorBidi"/>
          <w:b w:val="0"/>
          <w:bCs w:val="0"/>
          <w:sz w:val="22"/>
          <w:szCs w:val="22"/>
          <w:rPrChange w:id="72" w:author="admin" w:date="2018-06-18T11:14:00Z">
            <w:rPr>
              <w:rFonts w:asciiTheme="minorHAnsi" w:eastAsiaTheme="minorEastAsia" w:hAnsiTheme="minorHAnsi" w:cstheme="minorBidi"/>
              <w:b w:val="0"/>
              <w:bCs w:val="0"/>
              <w:sz w:val="22"/>
              <w:szCs w:val="22"/>
              <w:lang w:val="cs-CZ"/>
            </w:rPr>
          </w:rPrChange>
        </w:rPr>
      </w:pPr>
      <w:r w:rsidRPr="005C2483">
        <w:fldChar w:fldCharType="begin"/>
      </w:r>
      <w:r w:rsidRPr="008C3D75">
        <w:instrText xml:space="preserve"> HYPERLINK \l "_Toc516835601" </w:instrText>
      </w:r>
      <w:r w:rsidRPr="008C3D75">
        <w:rPr>
          <w:rPrChange w:id="73" w:author="admin" w:date="2018-06-18T11:14:00Z">
            <w:rPr/>
          </w:rPrChange>
        </w:rPr>
        <w:fldChar w:fldCharType="separate"/>
      </w:r>
      <w:r w:rsidR="00701162" w:rsidRPr="008C3D75">
        <w:rPr>
          <w:rStyle w:val="Hyperlink"/>
        </w:rPr>
        <w:t>ZOZNAM OBRÁZKOV</w:t>
      </w:r>
      <w:r w:rsidR="00701162" w:rsidRPr="008C3D75">
        <w:rPr>
          <w:webHidden/>
        </w:rPr>
        <w:tab/>
      </w:r>
      <w:r w:rsidR="00701162" w:rsidRPr="008C3D75">
        <w:rPr>
          <w:webHidden/>
          <w:rPrChange w:id="74" w:author="admin" w:date="2018-06-18T11:14:00Z">
            <w:rPr>
              <w:webHidden/>
            </w:rPr>
          </w:rPrChange>
        </w:rPr>
        <w:fldChar w:fldCharType="begin"/>
      </w:r>
      <w:r w:rsidR="00701162" w:rsidRPr="008C3D75">
        <w:rPr>
          <w:webHidden/>
        </w:rPr>
        <w:instrText xml:space="preserve"> PAGEREF _Toc516835601 \h </w:instrText>
      </w:r>
      <w:r w:rsidR="00701162" w:rsidRPr="008C3D75">
        <w:rPr>
          <w:webHidden/>
          <w:rPrChange w:id="75" w:author="admin" w:date="2018-06-18T11:14:00Z">
            <w:rPr>
              <w:webHidden/>
            </w:rPr>
          </w:rPrChange>
        </w:rPr>
      </w:r>
      <w:r w:rsidR="00701162" w:rsidRPr="008C3D75">
        <w:rPr>
          <w:webHidden/>
          <w:rPrChange w:id="76" w:author="admin" w:date="2018-06-18T11:14:00Z">
            <w:rPr>
              <w:webHidden/>
            </w:rPr>
          </w:rPrChange>
        </w:rPr>
        <w:fldChar w:fldCharType="separate"/>
      </w:r>
      <w:r w:rsidR="00701162" w:rsidRPr="008C3D75">
        <w:rPr>
          <w:webHidden/>
        </w:rPr>
        <w:t>IX</w:t>
      </w:r>
      <w:r w:rsidR="00701162" w:rsidRPr="008C3D75">
        <w:rPr>
          <w:webHidden/>
          <w:rPrChange w:id="77" w:author="admin" w:date="2018-06-18T11:14:00Z">
            <w:rPr>
              <w:webHidden/>
            </w:rPr>
          </w:rPrChange>
        </w:rPr>
        <w:fldChar w:fldCharType="end"/>
      </w:r>
      <w:r w:rsidRPr="008C3D75">
        <w:rPr>
          <w:rPrChange w:id="78" w:author="admin" w:date="2018-06-18T11:14:00Z">
            <w:rPr/>
          </w:rPrChange>
        </w:rPr>
        <w:fldChar w:fldCharType="end"/>
      </w:r>
    </w:p>
    <w:p w14:paraId="17962372" w14:textId="77777777" w:rsidR="00701162" w:rsidRPr="008C3D75" w:rsidRDefault="00655477">
      <w:pPr>
        <w:pStyle w:val="TOC1"/>
        <w:rPr>
          <w:rFonts w:asciiTheme="minorHAnsi" w:eastAsiaTheme="minorEastAsia" w:hAnsiTheme="minorHAnsi" w:cstheme="minorBidi"/>
          <w:b w:val="0"/>
          <w:bCs w:val="0"/>
          <w:sz w:val="22"/>
          <w:szCs w:val="22"/>
          <w:rPrChange w:id="79" w:author="admin" w:date="2018-06-18T11:14:00Z">
            <w:rPr>
              <w:rFonts w:asciiTheme="minorHAnsi" w:eastAsiaTheme="minorEastAsia" w:hAnsiTheme="minorHAnsi" w:cstheme="minorBidi"/>
              <w:b w:val="0"/>
              <w:bCs w:val="0"/>
              <w:sz w:val="22"/>
              <w:szCs w:val="22"/>
              <w:lang w:val="cs-CZ"/>
            </w:rPr>
          </w:rPrChange>
        </w:rPr>
      </w:pPr>
      <w:r w:rsidRPr="005C2483">
        <w:lastRenderedPageBreak/>
        <w:fldChar w:fldCharType="begin"/>
      </w:r>
      <w:r w:rsidRPr="008C3D75">
        <w:instrText xml:space="preserve"> HYPERLINK \l "_Toc516835602" </w:instrText>
      </w:r>
      <w:r w:rsidRPr="008C3D75">
        <w:rPr>
          <w:rPrChange w:id="80" w:author="admin" w:date="2018-06-18T11:14:00Z">
            <w:rPr/>
          </w:rPrChange>
        </w:rPr>
        <w:fldChar w:fldCharType="separate"/>
      </w:r>
      <w:r w:rsidR="00701162" w:rsidRPr="008C3D75">
        <w:rPr>
          <w:rStyle w:val="Hyperlink"/>
        </w:rPr>
        <w:t>ZOZNAM TABULIEK</w:t>
      </w:r>
      <w:r w:rsidR="00701162" w:rsidRPr="008C3D75">
        <w:rPr>
          <w:webHidden/>
        </w:rPr>
        <w:tab/>
      </w:r>
      <w:r w:rsidR="00701162" w:rsidRPr="008C3D75">
        <w:rPr>
          <w:webHidden/>
          <w:rPrChange w:id="81" w:author="admin" w:date="2018-06-18T11:14:00Z">
            <w:rPr>
              <w:webHidden/>
            </w:rPr>
          </w:rPrChange>
        </w:rPr>
        <w:fldChar w:fldCharType="begin"/>
      </w:r>
      <w:r w:rsidR="00701162" w:rsidRPr="008C3D75">
        <w:rPr>
          <w:webHidden/>
        </w:rPr>
        <w:instrText xml:space="preserve"> PAGEREF _Toc516835602 \h </w:instrText>
      </w:r>
      <w:r w:rsidR="00701162" w:rsidRPr="008C3D75">
        <w:rPr>
          <w:webHidden/>
          <w:rPrChange w:id="82" w:author="admin" w:date="2018-06-18T11:14:00Z">
            <w:rPr>
              <w:webHidden/>
            </w:rPr>
          </w:rPrChange>
        </w:rPr>
      </w:r>
      <w:r w:rsidR="00701162" w:rsidRPr="008C3D75">
        <w:rPr>
          <w:webHidden/>
          <w:rPrChange w:id="83" w:author="admin" w:date="2018-06-18T11:14:00Z">
            <w:rPr>
              <w:webHidden/>
            </w:rPr>
          </w:rPrChange>
        </w:rPr>
        <w:fldChar w:fldCharType="separate"/>
      </w:r>
      <w:r w:rsidR="00701162" w:rsidRPr="008C3D75">
        <w:rPr>
          <w:webHidden/>
        </w:rPr>
        <w:t>XIII</w:t>
      </w:r>
      <w:r w:rsidR="00701162" w:rsidRPr="008C3D75">
        <w:rPr>
          <w:webHidden/>
          <w:rPrChange w:id="84" w:author="admin" w:date="2018-06-18T11:14:00Z">
            <w:rPr>
              <w:webHidden/>
            </w:rPr>
          </w:rPrChange>
        </w:rPr>
        <w:fldChar w:fldCharType="end"/>
      </w:r>
      <w:r w:rsidRPr="008C3D75">
        <w:rPr>
          <w:rPrChange w:id="85" w:author="admin" w:date="2018-06-18T11:14:00Z">
            <w:rPr/>
          </w:rPrChange>
        </w:rPr>
        <w:fldChar w:fldCharType="end"/>
      </w:r>
    </w:p>
    <w:p w14:paraId="75DA7D0A" w14:textId="77777777" w:rsidR="00701162" w:rsidRPr="008C3D75" w:rsidRDefault="00655477">
      <w:pPr>
        <w:pStyle w:val="TOC1"/>
        <w:rPr>
          <w:rFonts w:asciiTheme="minorHAnsi" w:eastAsiaTheme="minorEastAsia" w:hAnsiTheme="minorHAnsi" w:cstheme="minorBidi"/>
          <w:b w:val="0"/>
          <w:bCs w:val="0"/>
          <w:sz w:val="22"/>
          <w:szCs w:val="22"/>
          <w:rPrChange w:id="86" w:author="admin" w:date="2018-06-18T11:14:00Z">
            <w:rPr>
              <w:rFonts w:asciiTheme="minorHAnsi" w:eastAsiaTheme="minorEastAsia" w:hAnsiTheme="minorHAnsi" w:cstheme="minorBidi"/>
              <w:b w:val="0"/>
              <w:bCs w:val="0"/>
              <w:sz w:val="22"/>
              <w:szCs w:val="22"/>
              <w:lang w:val="cs-CZ"/>
            </w:rPr>
          </w:rPrChange>
        </w:rPr>
      </w:pPr>
      <w:r w:rsidRPr="005C2483">
        <w:fldChar w:fldCharType="begin"/>
      </w:r>
      <w:r w:rsidRPr="008C3D75">
        <w:instrText xml:space="preserve"> HYPERLINK \l "_Toc516835603" </w:instrText>
      </w:r>
      <w:r w:rsidRPr="008C3D75">
        <w:rPr>
          <w:rPrChange w:id="87" w:author="admin" w:date="2018-06-18T11:14:00Z">
            <w:rPr/>
          </w:rPrChange>
        </w:rPr>
        <w:fldChar w:fldCharType="separate"/>
      </w:r>
      <w:r w:rsidR="00701162" w:rsidRPr="008C3D75">
        <w:rPr>
          <w:rStyle w:val="Hyperlink"/>
        </w:rPr>
        <w:t>Úvod</w:t>
      </w:r>
      <w:r w:rsidR="00701162" w:rsidRPr="008C3D75">
        <w:rPr>
          <w:webHidden/>
        </w:rPr>
        <w:tab/>
      </w:r>
      <w:r w:rsidR="00701162" w:rsidRPr="008C3D75">
        <w:rPr>
          <w:webHidden/>
          <w:rPrChange w:id="88" w:author="admin" w:date="2018-06-18T11:14:00Z">
            <w:rPr>
              <w:webHidden/>
            </w:rPr>
          </w:rPrChange>
        </w:rPr>
        <w:fldChar w:fldCharType="begin"/>
      </w:r>
      <w:r w:rsidR="00701162" w:rsidRPr="008C3D75">
        <w:rPr>
          <w:webHidden/>
        </w:rPr>
        <w:instrText xml:space="preserve"> PAGEREF _Toc516835603 \h </w:instrText>
      </w:r>
      <w:r w:rsidR="00701162" w:rsidRPr="008C3D75">
        <w:rPr>
          <w:webHidden/>
          <w:rPrChange w:id="89" w:author="admin" w:date="2018-06-18T11:14:00Z">
            <w:rPr>
              <w:webHidden/>
            </w:rPr>
          </w:rPrChange>
        </w:rPr>
      </w:r>
      <w:r w:rsidR="00701162" w:rsidRPr="008C3D75">
        <w:rPr>
          <w:webHidden/>
          <w:rPrChange w:id="90" w:author="admin" w:date="2018-06-18T11:14:00Z">
            <w:rPr>
              <w:webHidden/>
            </w:rPr>
          </w:rPrChange>
        </w:rPr>
        <w:fldChar w:fldCharType="separate"/>
      </w:r>
      <w:r w:rsidR="00701162" w:rsidRPr="008C3D75">
        <w:rPr>
          <w:webHidden/>
        </w:rPr>
        <w:t>1</w:t>
      </w:r>
      <w:r w:rsidR="00701162" w:rsidRPr="008C3D75">
        <w:rPr>
          <w:webHidden/>
          <w:rPrChange w:id="91" w:author="admin" w:date="2018-06-18T11:14:00Z">
            <w:rPr>
              <w:webHidden/>
            </w:rPr>
          </w:rPrChange>
        </w:rPr>
        <w:fldChar w:fldCharType="end"/>
      </w:r>
      <w:r w:rsidRPr="008C3D75">
        <w:rPr>
          <w:rPrChange w:id="92" w:author="admin" w:date="2018-06-18T11:14:00Z">
            <w:rPr/>
          </w:rPrChange>
        </w:rPr>
        <w:fldChar w:fldCharType="end"/>
      </w:r>
    </w:p>
    <w:p w14:paraId="59FBE46A" w14:textId="77777777" w:rsidR="00701162" w:rsidRPr="008C3D75" w:rsidRDefault="00655477">
      <w:pPr>
        <w:pStyle w:val="TOC1"/>
        <w:rPr>
          <w:rFonts w:asciiTheme="minorHAnsi" w:eastAsiaTheme="minorEastAsia" w:hAnsiTheme="minorHAnsi" w:cstheme="minorBidi"/>
          <w:b w:val="0"/>
          <w:bCs w:val="0"/>
          <w:sz w:val="22"/>
          <w:szCs w:val="22"/>
          <w:rPrChange w:id="93" w:author="admin" w:date="2018-06-18T11:14:00Z">
            <w:rPr>
              <w:rFonts w:asciiTheme="minorHAnsi" w:eastAsiaTheme="minorEastAsia" w:hAnsiTheme="minorHAnsi" w:cstheme="minorBidi"/>
              <w:b w:val="0"/>
              <w:bCs w:val="0"/>
              <w:sz w:val="22"/>
              <w:szCs w:val="22"/>
              <w:lang w:val="cs-CZ"/>
            </w:rPr>
          </w:rPrChange>
        </w:rPr>
      </w:pPr>
      <w:r w:rsidRPr="005C2483">
        <w:fldChar w:fldCharType="begin"/>
      </w:r>
      <w:r w:rsidRPr="008C3D75">
        <w:instrText xml:space="preserve"> HYPERLINK \l "_Toc516835604" </w:instrText>
      </w:r>
      <w:r w:rsidRPr="008C3D75">
        <w:rPr>
          <w:rPrChange w:id="94" w:author="admin" w:date="2018-06-18T11:14:00Z">
            <w:rPr/>
          </w:rPrChange>
        </w:rPr>
        <w:fldChar w:fldCharType="separate"/>
      </w:r>
      <w:r w:rsidR="00701162" w:rsidRPr="008C3D75">
        <w:rPr>
          <w:rStyle w:val="Hyperlink"/>
        </w:rPr>
        <w:t>1</w:t>
      </w:r>
      <w:r w:rsidR="00701162" w:rsidRPr="008C3D75">
        <w:rPr>
          <w:rFonts w:asciiTheme="minorHAnsi" w:eastAsiaTheme="minorEastAsia" w:hAnsiTheme="minorHAnsi" w:cstheme="minorBidi"/>
          <w:b w:val="0"/>
          <w:bCs w:val="0"/>
          <w:sz w:val="22"/>
          <w:szCs w:val="22"/>
          <w:rPrChange w:id="95" w:author="admin" w:date="2018-06-18T11:14:00Z">
            <w:rPr>
              <w:rFonts w:asciiTheme="minorHAnsi" w:eastAsiaTheme="minorEastAsia" w:hAnsiTheme="minorHAnsi" w:cstheme="minorBidi"/>
              <w:b w:val="0"/>
              <w:bCs w:val="0"/>
              <w:sz w:val="22"/>
              <w:szCs w:val="22"/>
              <w:lang w:val="cs-CZ"/>
            </w:rPr>
          </w:rPrChange>
        </w:rPr>
        <w:tab/>
      </w:r>
      <w:r w:rsidR="00701162" w:rsidRPr="008C3D75">
        <w:rPr>
          <w:rStyle w:val="Hyperlink"/>
        </w:rPr>
        <w:t>Teoretická časť</w:t>
      </w:r>
      <w:r w:rsidR="00701162" w:rsidRPr="008C3D75">
        <w:rPr>
          <w:webHidden/>
        </w:rPr>
        <w:tab/>
      </w:r>
      <w:r w:rsidR="00701162" w:rsidRPr="008C3D75">
        <w:rPr>
          <w:webHidden/>
          <w:rPrChange w:id="96" w:author="admin" w:date="2018-06-18T11:14:00Z">
            <w:rPr>
              <w:webHidden/>
            </w:rPr>
          </w:rPrChange>
        </w:rPr>
        <w:fldChar w:fldCharType="begin"/>
      </w:r>
      <w:r w:rsidR="00701162" w:rsidRPr="008C3D75">
        <w:rPr>
          <w:webHidden/>
        </w:rPr>
        <w:instrText xml:space="preserve"> PAGEREF _Toc516835604 \h </w:instrText>
      </w:r>
      <w:r w:rsidR="00701162" w:rsidRPr="008C3D75">
        <w:rPr>
          <w:webHidden/>
          <w:rPrChange w:id="97" w:author="admin" w:date="2018-06-18T11:14:00Z">
            <w:rPr>
              <w:webHidden/>
            </w:rPr>
          </w:rPrChange>
        </w:rPr>
      </w:r>
      <w:r w:rsidR="00701162" w:rsidRPr="008C3D75">
        <w:rPr>
          <w:webHidden/>
          <w:rPrChange w:id="98" w:author="admin" w:date="2018-06-18T11:14:00Z">
            <w:rPr>
              <w:webHidden/>
            </w:rPr>
          </w:rPrChange>
        </w:rPr>
        <w:fldChar w:fldCharType="separate"/>
      </w:r>
      <w:r w:rsidR="00701162" w:rsidRPr="008C3D75">
        <w:rPr>
          <w:webHidden/>
        </w:rPr>
        <w:t>3</w:t>
      </w:r>
      <w:r w:rsidR="00701162" w:rsidRPr="008C3D75">
        <w:rPr>
          <w:webHidden/>
          <w:rPrChange w:id="99" w:author="admin" w:date="2018-06-18T11:14:00Z">
            <w:rPr>
              <w:webHidden/>
            </w:rPr>
          </w:rPrChange>
        </w:rPr>
        <w:fldChar w:fldCharType="end"/>
      </w:r>
      <w:r w:rsidRPr="008C3D75">
        <w:rPr>
          <w:rPrChange w:id="100" w:author="admin" w:date="2018-06-18T11:14:00Z">
            <w:rPr/>
          </w:rPrChange>
        </w:rPr>
        <w:fldChar w:fldCharType="end"/>
      </w:r>
    </w:p>
    <w:p w14:paraId="2F76930C" w14:textId="77777777" w:rsidR="00701162" w:rsidRPr="008C3D75" w:rsidRDefault="00655477">
      <w:pPr>
        <w:pStyle w:val="TOC2"/>
        <w:rPr>
          <w:rFonts w:asciiTheme="minorHAnsi" w:eastAsiaTheme="minorEastAsia" w:hAnsiTheme="minorHAnsi" w:cstheme="minorBidi"/>
          <w:noProof/>
          <w:sz w:val="22"/>
          <w:szCs w:val="22"/>
          <w:rPrChange w:id="101" w:author="admin" w:date="2018-06-18T11:14:00Z">
            <w:rPr>
              <w:rFonts w:asciiTheme="minorHAnsi" w:eastAsiaTheme="minorEastAsia" w:hAnsiTheme="minorHAnsi" w:cstheme="minorBidi"/>
              <w:noProof/>
              <w:sz w:val="22"/>
              <w:szCs w:val="22"/>
              <w:lang w:val="cs-CZ"/>
            </w:rPr>
          </w:rPrChange>
        </w:rPr>
      </w:pPr>
      <w:r w:rsidRPr="005C2483">
        <w:lastRenderedPageBreak/>
        <w:fldChar w:fldCharType="begin"/>
      </w:r>
      <w:r w:rsidRPr="008C3D75">
        <w:instrText xml:space="preserve"> HYPERLINK \l "_Toc516835605" </w:instrText>
      </w:r>
      <w:r w:rsidRPr="008C3D75">
        <w:rPr>
          <w:rPrChange w:id="102" w:author="admin" w:date="2018-06-18T11:14:00Z">
            <w:rPr>
              <w:noProof/>
            </w:rPr>
          </w:rPrChange>
        </w:rPr>
        <w:fldChar w:fldCharType="separate"/>
      </w:r>
      <w:r w:rsidR="00701162" w:rsidRPr="008C3D75">
        <w:rPr>
          <w:rStyle w:val="Hyperlink"/>
          <w:noProof/>
        </w:rPr>
        <w:t>1.1</w:t>
      </w:r>
      <w:r w:rsidR="00701162" w:rsidRPr="008C3D75">
        <w:rPr>
          <w:rFonts w:asciiTheme="minorHAnsi" w:eastAsiaTheme="minorEastAsia" w:hAnsiTheme="minorHAnsi" w:cstheme="minorBidi"/>
          <w:noProof/>
          <w:sz w:val="22"/>
          <w:szCs w:val="22"/>
          <w:rPrChange w:id="103"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Kardiovaskulárne parametre</w:t>
      </w:r>
      <w:r w:rsidR="00701162" w:rsidRPr="008C3D75">
        <w:rPr>
          <w:noProof/>
          <w:webHidden/>
        </w:rPr>
        <w:tab/>
      </w:r>
      <w:r w:rsidR="00701162" w:rsidRPr="008C3D75">
        <w:rPr>
          <w:noProof/>
          <w:webHidden/>
          <w:rPrChange w:id="104" w:author="admin" w:date="2018-06-18T11:14:00Z">
            <w:rPr>
              <w:noProof/>
              <w:webHidden/>
            </w:rPr>
          </w:rPrChange>
        </w:rPr>
        <w:fldChar w:fldCharType="begin"/>
      </w:r>
      <w:r w:rsidR="00701162" w:rsidRPr="008C3D75">
        <w:rPr>
          <w:noProof/>
          <w:webHidden/>
        </w:rPr>
        <w:instrText xml:space="preserve"> PAGEREF _Toc516835605 \h </w:instrText>
      </w:r>
      <w:r w:rsidR="00701162" w:rsidRPr="008C3D75">
        <w:rPr>
          <w:noProof/>
          <w:webHidden/>
          <w:rPrChange w:id="105" w:author="admin" w:date="2018-06-18T11:14:00Z">
            <w:rPr>
              <w:noProof/>
              <w:webHidden/>
            </w:rPr>
          </w:rPrChange>
        </w:rPr>
      </w:r>
      <w:r w:rsidR="00701162" w:rsidRPr="008C3D75">
        <w:rPr>
          <w:noProof/>
          <w:webHidden/>
          <w:rPrChange w:id="106" w:author="admin" w:date="2018-06-18T11:14:00Z">
            <w:rPr>
              <w:noProof/>
              <w:webHidden/>
            </w:rPr>
          </w:rPrChange>
        </w:rPr>
        <w:fldChar w:fldCharType="separate"/>
      </w:r>
      <w:r w:rsidR="00701162" w:rsidRPr="008C3D75">
        <w:rPr>
          <w:noProof/>
          <w:webHidden/>
        </w:rPr>
        <w:t>4</w:t>
      </w:r>
      <w:r w:rsidR="00701162" w:rsidRPr="008C3D75">
        <w:rPr>
          <w:noProof/>
          <w:webHidden/>
          <w:rPrChange w:id="107" w:author="admin" w:date="2018-06-18T11:14:00Z">
            <w:rPr>
              <w:noProof/>
              <w:webHidden/>
            </w:rPr>
          </w:rPrChange>
        </w:rPr>
        <w:fldChar w:fldCharType="end"/>
      </w:r>
      <w:r w:rsidRPr="008C3D75">
        <w:rPr>
          <w:noProof/>
          <w:rPrChange w:id="108" w:author="admin" w:date="2018-06-18T11:14:00Z">
            <w:rPr>
              <w:noProof/>
            </w:rPr>
          </w:rPrChange>
        </w:rPr>
        <w:fldChar w:fldCharType="end"/>
      </w:r>
    </w:p>
    <w:p w14:paraId="72F3F358" w14:textId="77777777" w:rsidR="00701162" w:rsidRPr="008C3D75" w:rsidRDefault="00655477">
      <w:pPr>
        <w:pStyle w:val="TOC3"/>
        <w:rPr>
          <w:rFonts w:asciiTheme="minorHAnsi" w:eastAsiaTheme="minorEastAsia" w:hAnsiTheme="minorHAnsi" w:cstheme="minorBidi"/>
          <w:noProof/>
          <w:sz w:val="22"/>
          <w:szCs w:val="22"/>
          <w:rPrChange w:id="109"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"_Toc516835606" </w:instrText>
      </w:r>
      <w:r w:rsidRPr="008C3D75">
        <w:rPr>
          <w:rPrChange w:id="110" w:author="admin" w:date="2018-06-18T11:14:00Z">
            <w:rPr>
              <w:noProof/>
            </w:rPr>
          </w:rPrChange>
        </w:rPr>
        <w:fldChar w:fldCharType="separate"/>
      </w:r>
      <w:r w:rsidR="00701162" w:rsidRPr="008C3D75">
        <w:rPr>
          <w:rStyle w:val="Hyperlink"/>
          <w:noProof/>
        </w:rPr>
        <w:t>1.1.1</w:t>
      </w:r>
      <w:r w:rsidR="00701162" w:rsidRPr="008C3D75">
        <w:rPr>
          <w:rFonts w:asciiTheme="minorHAnsi" w:eastAsiaTheme="minorEastAsia" w:hAnsiTheme="minorHAnsi" w:cstheme="minorBidi"/>
          <w:noProof/>
          <w:sz w:val="22"/>
          <w:szCs w:val="22"/>
          <w:rPrChange w:id="111"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Rozťažnosť artérií</w:t>
      </w:r>
      <w:r w:rsidR="00701162" w:rsidRPr="008C3D75">
        <w:rPr>
          <w:noProof/>
          <w:webHidden/>
        </w:rPr>
        <w:tab/>
      </w:r>
      <w:r w:rsidR="00701162" w:rsidRPr="008C3D75">
        <w:rPr>
          <w:noProof/>
          <w:webHidden/>
          <w:rPrChange w:id="112" w:author="admin" w:date="2018-06-18T11:14:00Z">
            <w:rPr>
              <w:noProof/>
              <w:webHidden/>
            </w:rPr>
          </w:rPrChange>
        </w:rPr>
        <w:fldChar w:fldCharType="begin"/>
      </w:r>
      <w:r w:rsidR="00701162" w:rsidRPr="008C3D75">
        <w:rPr>
          <w:noProof/>
          <w:webHidden/>
        </w:rPr>
        <w:instrText xml:space="preserve"> PAGEREF _Toc516835606 \h </w:instrText>
      </w:r>
      <w:r w:rsidR="00701162" w:rsidRPr="008C3D75">
        <w:rPr>
          <w:noProof/>
          <w:webHidden/>
          <w:rPrChange w:id="113" w:author="admin" w:date="2018-06-18T11:14:00Z">
            <w:rPr>
              <w:noProof/>
              <w:webHidden/>
            </w:rPr>
          </w:rPrChange>
        </w:rPr>
      </w:r>
      <w:r w:rsidR="00701162" w:rsidRPr="008C3D75">
        <w:rPr>
          <w:noProof/>
          <w:webHidden/>
          <w:rPrChange w:id="114" w:author="admin" w:date="2018-06-18T11:14:00Z">
            <w:rPr>
              <w:noProof/>
              <w:webHidden/>
            </w:rPr>
          </w:rPrChange>
        </w:rPr>
        <w:fldChar w:fldCharType="separate"/>
      </w:r>
      <w:r w:rsidR="00701162" w:rsidRPr="008C3D75">
        <w:rPr>
          <w:noProof/>
          <w:webHidden/>
        </w:rPr>
        <w:t>4</w:t>
      </w:r>
      <w:r w:rsidR="00701162" w:rsidRPr="008C3D75">
        <w:rPr>
          <w:noProof/>
          <w:webHidden/>
          <w:rPrChange w:id="115" w:author="admin" w:date="2018-06-18T11:14:00Z">
            <w:rPr>
              <w:noProof/>
              <w:webHidden/>
            </w:rPr>
          </w:rPrChange>
        </w:rPr>
        <w:fldChar w:fldCharType="end"/>
      </w:r>
      <w:r w:rsidRPr="008C3D75">
        <w:rPr>
          <w:noProof/>
          <w:rPrChange w:id="116" w:author="admin" w:date="2018-06-18T11:14:00Z">
            <w:rPr>
              <w:noProof/>
            </w:rPr>
          </w:rPrChange>
        </w:rPr>
        <w:fldChar w:fldCharType="end"/>
      </w:r>
    </w:p>
    <w:p w14:paraId="13CB7BD2" w14:textId="77777777" w:rsidR="00701162" w:rsidRPr="008C3D75" w:rsidRDefault="00655477">
      <w:pPr>
        <w:pStyle w:val="TOC3"/>
        <w:rPr>
          <w:rFonts w:asciiTheme="minorHAnsi" w:eastAsiaTheme="minorEastAsia" w:hAnsiTheme="minorHAnsi" w:cstheme="minorBidi"/>
          <w:noProof/>
          <w:sz w:val="22"/>
          <w:szCs w:val="22"/>
          <w:rPrChange w:id="117"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"_Toc516835607" </w:instrText>
      </w:r>
      <w:r w:rsidRPr="008C3D75">
        <w:rPr>
          <w:rPrChange w:id="118" w:author="admin" w:date="2018-06-18T11:14:00Z">
            <w:rPr>
              <w:noProof/>
            </w:rPr>
          </w:rPrChange>
        </w:rPr>
        <w:fldChar w:fldCharType="separate"/>
      </w:r>
      <w:r w:rsidR="00701162" w:rsidRPr="008C3D75">
        <w:rPr>
          <w:rStyle w:val="Hyperlink"/>
          <w:noProof/>
        </w:rPr>
        <w:t>1.1.2</w:t>
      </w:r>
      <w:r w:rsidR="00701162" w:rsidRPr="008C3D75">
        <w:rPr>
          <w:rFonts w:asciiTheme="minorHAnsi" w:eastAsiaTheme="minorEastAsia" w:hAnsiTheme="minorHAnsi" w:cstheme="minorBidi"/>
          <w:noProof/>
          <w:sz w:val="22"/>
          <w:szCs w:val="22"/>
          <w:rPrChange w:id="119"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Periférny odbor</w:t>
      </w:r>
      <w:r w:rsidR="00701162" w:rsidRPr="008C3D75">
        <w:rPr>
          <w:noProof/>
          <w:webHidden/>
        </w:rPr>
        <w:tab/>
      </w:r>
      <w:r w:rsidR="00701162" w:rsidRPr="008C3D75">
        <w:rPr>
          <w:noProof/>
          <w:webHidden/>
          <w:rPrChange w:id="120" w:author="admin" w:date="2018-06-18T11:14:00Z">
            <w:rPr>
              <w:noProof/>
              <w:webHidden/>
            </w:rPr>
          </w:rPrChange>
        </w:rPr>
        <w:fldChar w:fldCharType="begin"/>
      </w:r>
      <w:r w:rsidR="00701162" w:rsidRPr="008C3D75">
        <w:rPr>
          <w:noProof/>
          <w:webHidden/>
        </w:rPr>
        <w:instrText xml:space="preserve"> PAGEREF _Toc516835607 \h </w:instrText>
      </w:r>
      <w:r w:rsidR="00701162" w:rsidRPr="008C3D75">
        <w:rPr>
          <w:noProof/>
          <w:webHidden/>
          <w:rPrChange w:id="121" w:author="admin" w:date="2018-06-18T11:14:00Z">
            <w:rPr>
              <w:noProof/>
              <w:webHidden/>
            </w:rPr>
          </w:rPrChange>
        </w:rPr>
      </w:r>
      <w:r w:rsidR="00701162" w:rsidRPr="008C3D75">
        <w:rPr>
          <w:noProof/>
          <w:webHidden/>
          <w:rPrChange w:id="122" w:author="admin" w:date="2018-06-18T11:14:00Z">
            <w:rPr>
              <w:noProof/>
              <w:webHidden/>
            </w:rPr>
          </w:rPrChange>
        </w:rPr>
        <w:fldChar w:fldCharType="separate"/>
      </w:r>
      <w:r w:rsidR="00701162" w:rsidRPr="008C3D75">
        <w:rPr>
          <w:noProof/>
          <w:webHidden/>
        </w:rPr>
        <w:t>4</w:t>
      </w:r>
      <w:r w:rsidR="00701162" w:rsidRPr="008C3D75">
        <w:rPr>
          <w:noProof/>
          <w:webHidden/>
          <w:rPrChange w:id="123" w:author="admin" w:date="2018-06-18T11:14:00Z">
            <w:rPr>
              <w:noProof/>
              <w:webHidden/>
            </w:rPr>
          </w:rPrChange>
        </w:rPr>
        <w:fldChar w:fldCharType="end"/>
      </w:r>
      <w:r w:rsidRPr="008C3D75">
        <w:rPr>
          <w:noProof/>
          <w:rPrChange w:id="124" w:author="admin" w:date="2018-06-18T11:14:00Z">
            <w:rPr>
              <w:noProof/>
            </w:rPr>
          </w:rPrChange>
        </w:rPr>
        <w:fldChar w:fldCharType="end"/>
      </w:r>
    </w:p>
    <w:p w14:paraId="0059DCB8" w14:textId="77777777" w:rsidR="00701162" w:rsidRPr="008C3D75" w:rsidRDefault="00655477">
      <w:pPr>
        <w:pStyle w:val="TOC3"/>
        <w:rPr>
          <w:rFonts w:asciiTheme="minorHAnsi" w:eastAsiaTheme="minorEastAsia" w:hAnsiTheme="minorHAnsi" w:cstheme="minorBidi"/>
          <w:noProof/>
          <w:sz w:val="22"/>
          <w:szCs w:val="22"/>
          <w:rPrChange w:id="125" w:author="admin" w:date="2018-06-18T11:14:00Z">
            <w:rPr>
              <w:rFonts w:asciiTheme="minorHAnsi" w:eastAsiaTheme="minorEastAsia" w:hAnsiTheme="minorHAnsi" w:cstheme="minorBidi"/>
              <w:noProof/>
              <w:sz w:val="22"/>
              <w:szCs w:val="22"/>
              <w:lang w:val="cs-CZ"/>
            </w:rPr>
          </w:rPrChange>
        </w:rPr>
      </w:pPr>
      <w:r w:rsidRPr="005C2483">
        <w:lastRenderedPageBreak/>
        <w:fldChar w:fldCharType="begin"/>
      </w:r>
      <w:r w:rsidRPr="008C3D75">
        <w:instrText xml:space="preserve"> HYPERLINK \l "_Toc516835608" </w:instrText>
      </w:r>
      <w:r w:rsidRPr="008C3D75">
        <w:rPr>
          <w:rPrChange w:id="126" w:author="admin" w:date="2018-06-18T11:14:00Z">
            <w:rPr>
              <w:noProof/>
            </w:rPr>
          </w:rPrChange>
        </w:rPr>
        <w:fldChar w:fldCharType="separate"/>
      </w:r>
      <w:r w:rsidR="00701162" w:rsidRPr="008C3D75">
        <w:rPr>
          <w:rStyle w:val="Hyperlink"/>
          <w:noProof/>
        </w:rPr>
        <w:t>1.1.3</w:t>
      </w:r>
      <w:r w:rsidR="00701162" w:rsidRPr="008C3D75">
        <w:rPr>
          <w:rFonts w:asciiTheme="minorHAnsi" w:eastAsiaTheme="minorEastAsia" w:hAnsiTheme="minorHAnsi" w:cstheme="minorBidi"/>
          <w:noProof/>
          <w:sz w:val="22"/>
          <w:szCs w:val="22"/>
          <w:rPrChange w:id="127"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Intertancia krvi</w:t>
      </w:r>
      <w:r w:rsidR="00701162" w:rsidRPr="008C3D75">
        <w:rPr>
          <w:noProof/>
          <w:webHidden/>
        </w:rPr>
        <w:tab/>
      </w:r>
      <w:r w:rsidR="00701162" w:rsidRPr="008C3D75">
        <w:rPr>
          <w:noProof/>
          <w:webHidden/>
          <w:rPrChange w:id="128" w:author="admin" w:date="2018-06-18T11:14:00Z">
            <w:rPr>
              <w:noProof/>
              <w:webHidden/>
            </w:rPr>
          </w:rPrChange>
        </w:rPr>
        <w:fldChar w:fldCharType="begin"/>
      </w:r>
      <w:r w:rsidR="00701162" w:rsidRPr="008C3D75">
        <w:rPr>
          <w:noProof/>
          <w:webHidden/>
        </w:rPr>
        <w:instrText xml:space="preserve"> PAGEREF _Toc516835608 \h </w:instrText>
      </w:r>
      <w:r w:rsidR="00701162" w:rsidRPr="008C3D75">
        <w:rPr>
          <w:noProof/>
          <w:webHidden/>
          <w:rPrChange w:id="129" w:author="admin" w:date="2018-06-18T11:14:00Z">
            <w:rPr>
              <w:noProof/>
              <w:webHidden/>
            </w:rPr>
          </w:rPrChange>
        </w:rPr>
      </w:r>
      <w:r w:rsidR="00701162" w:rsidRPr="008C3D75">
        <w:rPr>
          <w:noProof/>
          <w:webHidden/>
          <w:rPrChange w:id="130" w:author="admin" w:date="2018-06-18T11:14:00Z">
            <w:rPr>
              <w:noProof/>
              <w:webHidden/>
            </w:rPr>
          </w:rPrChange>
        </w:rPr>
        <w:fldChar w:fldCharType="separate"/>
      </w:r>
      <w:r w:rsidR="00701162" w:rsidRPr="008C3D75">
        <w:rPr>
          <w:noProof/>
          <w:webHidden/>
        </w:rPr>
        <w:t>5</w:t>
      </w:r>
      <w:r w:rsidR="00701162" w:rsidRPr="008C3D75">
        <w:rPr>
          <w:noProof/>
          <w:webHidden/>
          <w:rPrChange w:id="131" w:author="admin" w:date="2018-06-18T11:14:00Z">
            <w:rPr>
              <w:noProof/>
              <w:webHidden/>
            </w:rPr>
          </w:rPrChange>
        </w:rPr>
        <w:fldChar w:fldCharType="end"/>
      </w:r>
      <w:r w:rsidRPr="008C3D75">
        <w:rPr>
          <w:noProof/>
          <w:rPrChange w:id="132" w:author="admin" w:date="2018-06-18T11:14:00Z">
            <w:rPr>
              <w:noProof/>
            </w:rPr>
          </w:rPrChange>
        </w:rPr>
        <w:fldChar w:fldCharType="end"/>
      </w:r>
    </w:p>
    <w:p w14:paraId="12751F84" w14:textId="77777777" w:rsidR="00701162" w:rsidRPr="008C3D75" w:rsidRDefault="00655477">
      <w:pPr>
        <w:pStyle w:val="TOC2"/>
        <w:rPr>
          <w:rFonts w:asciiTheme="minorHAnsi" w:eastAsiaTheme="minorEastAsia" w:hAnsiTheme="minorHAnsi" w:cstheme="minorBidi"/>
          <w:noProof/>
          <w:sz w:val="22"/>
          <w:szCs w:val="22"/>
          <w:rPrChange w:id="133"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"_Toc516835609" </w:instrText>
      </w:r>
      <w:r w:rsidRPr="008C3D75">
        <w:rPr>
          <w:rPrChange w:id="134" w:author="admin" w:date="2018-06-18T11:14:00Z">
            <w:rPr>
              <w:noProof/>
            </w:rPr>
          </w:rPrChange>
        </w:rPr>
        <w:fldChar w:fldCharType="separate"/>
      </w:r>
      <w:r w:rsidR="00701162" w:rsidRPr="008C3D75">
        <w:rPr>
          <w:rStyle w:val="Hyperlink"/>
          <w:noProof/>
        </w:rPr>
        <w:t>1.2</w:t>
      </w:r>
      <w:r w:rsidR="00701162" w:rsidRPr="008C3D75">
        <w:rPr>
          <w:rFonts w:asciiTheme="minorHAnsi" w:eastAsiaTheme="minorEastAsia" w:hAnsiTheme="minorHAnsi" w:cstheme="minorBidi"/>
          <w:noProof/>
          <w:sz w:val="22"/>
          <w:szCs w:val="22"/>
          <w:rPrChange w:id="135"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Dvojprvkový windkesselov hemodynamický model</w:t>
      </w:r>
      <w:r w:rsidR="00701162" w:rsidRPr="008C3D75">
        <w:rPr>
          <w:noProof/>
          <w:webHidden/>
        </w:rPr>
        <w:tab/>
      </w:r>
      <w:r w:rsidR="00701162" w:rsidRPr="008C3D75">
        <w:rPr>
          <w:noProof/>
          <w:webHidden/>
          <w:rPrChange w:id="136" w:author="admin" w:date="2018-06-18T11:14:00Z">
            <w:rPr>
              <w:noProof/>
              <w:webHidden/>
            </w:rPr>
          </w:rPrChange>
        </w:rPr>
        <w:fldChar w:fldCharType="begin"/>
      </w:r>
      <w:r w:rsidR="00701162" w:rsidRPr="008C3D75">
        <w:rPr>
          <w:noProof/>
          <w:webHidden/>
        </w:rPr>
        <w:instrText xml:space="preserve"> PAGEREF _Toc516835609 \h </w:instrText>
      </w:r>
      <w:r w:rsidR="00701162" w:rsidRPr="008C3D75">
        <w:rPr>
          <w:noProof/>
          <w:webHidden/>
          <w:rPrChange w:id="137" w:author="admin" w:date="2018-06-18T11:14:00Z">
            <w:rPr>
              <w:noProof/>
              <w:webHidden/>
            </w:rPr>
          </w:rPrChange>
        </w:rPr>
      </w:r>
      <w:r w:rsidR="00701162" w:rsidRPr="008C3D75">
        <w:rPr>
          <w:noProof/>
          <w:webHidden/>
          <w:rPrChange w:id="138" w:author="admin" w:date="2018-06-18T11:14:00Z">
            <w:rPr>
              <w:noProof/>
              <w:webHidden/>
            </w:rPr>
          </w:rPrChange>
        </w:rPr>
        <w:fldChar w:fldCharType="separate"/>
      </w:r>
      <w:r w:rsidR="00701162" w:rsidRPr="008C3D75">
        <w:rPr>
          <w:noProof/>
          <w:webHidden/>
        </w:rPr>
        <w:t>5</w:t>
      </w:r>
      <w:r w:rsidR="00701162" w:rsidRPr="008C3D75">
        <w:rPr>
          <w:noProof/>
          <w:webHidden/>
          <w:rPrChange w:id="139" w:author="admin" w:date="2018-06-18T11:14:00Z">
            <w:rPr>
              <w:noProof/>
              <w:webHidden/>
            </w:rPr>
          </w:rPrChange>
        </w:rPr>
        <w:fldChar w:fldCharType="end"/>
      </w:r>
      <w:r w:rsidRPr="008C3D75">
        <w:rPr>
          <w:noProof/>
          <w:rPrChange w:id="140" w:author="admin" w:date="2018-06-18T11:14:00Z">
            <w:rPr>
              <w:noProof/>
            </w:rPr>
          </w:rPrChange>
        </w:rPr>
        <w:fldChar w:fldCharType="end"/>
      </w:r>
    </w:p>
    <w:p w14:paraId="3246C5ED" w14:textId="77777777" w:rsidR="00701162" w:rsidRPr="008C3D75" w:rsidRDefault="00655477">
      <w:pPr>
        <w:pStyle w:val="TOC2"/>
        <w:rPr>
          <w:rFonts w:asciiTheme="minorHAnsi" w:eastAsiaTheme="minorEastAsia" w:hAnsiTheme="minorHAnsi" w:cstheme="minorBidi"/>
          <w:noProof/>
          <w:sz w:val="22"/>
          <w:szCs w:val="22"/>
          <w:rPrChange w:id="141"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"_Toc516835610" </w:instrText>
      </w:r>
      <w:r w:rsidRPr="008C3D75">
        <w:rPr>
          <w:rPrChange w:id="142" w:author="admin" w:date="2018-06-18T11:14:00Z">
            <w:rPr>
              <w:noProof/>
            </w:rPr>
          </w:rPrChange>
        </w:rPr>
        <w:fldChar w:fldCharType="separate"/>
      </w:r>
      <w:r w:rsidR="00701162" w:rsidRPr="008C3D75">
        <w:rPr>
          <w:rStyle w:val="Hyperlink"/>
          <w:noProof/>
        </w:rPr>
        <w:t>1.3</w:t>
      </w:r>
      <w:r w:rsidR="00701162" w:rsidRPr="008C3D75">
        <w:rPr>
          <w:rFonts w:asciiTheme="minorHAnsi" w:eastAsiaTheme="minorEastAsia" w:hAnsiTheme="minorHAnsi" w:cstheme="minorBidi"/>
          <w:noProof/>
          <w:sz w:val="22"/>
          <w:szCs w:val="22"/>
          <w:rPrChange w:id="143"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Trojprvkový windkesselov hemodynamický model</w:t>
      </w:r>
      <w:r w:rsidR="00701162" w:rsidRPr="008C3D75">
        <w:rPr>
          <w:noProof/>
          <w:webHidden/>
        </w:rPr>
        <w:tab/>
      </w:r>
      <w:r w:rsidR="00701162" w:rsidRPr="008C3D75">
        <w:rPr>
          <w:noProof/>
          <w:webHidden/>
          <w:rPrChange w:id="144" w:author="admin" w:date="2018-06-18T11:14:00Z">
            <w:rPr>
              <w:noProof/>
              <w:webHidden/>
            </w:rPr>
          </w:rPrChange>
        </w:rPr>
        <w:fldChar w:fldCharType="begin"/>
      </w:r>
      <w:r w:rsidR="00701162" w:rsidRPr="008C3D75">
        <w:rPr>
          <w:noProof/>
          <w:webHidden/>
        </w:rPr>
        <w:instrText xml:space="preserve"> PAGEREF _Toc516835610 \h </w:instrText>
      </w:r>
      <w:r w:rsidR="00701162" w:rsidRPr="008C3D75">
        <w:rPr>
          <w:noProof/>
          <w:webHidden/>
          <w:rPrChange w:id="145" w:author="admin" w:date="2018-06-18T11:14:00Z">
            <w:rPr>
              <w:noProof/>
              <w:webHidden/>
            </w:rPr>
          </w:rPrChange>
        </w:rPr>
      </w:r>
      <w:r w:rsidR="00701162" w:rsidRPr="008C3D75">
        <w:rPr>
          <w:noProof/>
          <w:webHidden/>
          <w:rPrChange w:id="146" w:author="admin" w:date="2018-06-18T11:14:00Z">
            <w:rPr>
              <w:noProof/>
              <w:webHidden/>
            </w:rPr>
          </w:rPrChange>
        </w:rPr>
        <w:fldChar w:fldCharType="separate"/>
      </w:r>
      <w:r w:rsidR="00701162" w:rsidRPr="008C3D75">
        <w:rPr>
          <w:noProof/>
          <w:webHidden/>
        </w:rPr>
        <w:t>8</w:t>
      </w:r>
      <w:r w:rsidR="00701162" w:rsidRPr="008C3D75">
        <w:rPr>
          <w:noProof/>
          <w:webHidden/>
          <w:rPrChange w:id="147" w:author="admin" w:date="2018-06-18T11:14:00Z">
            <w:rPr>
              <w:noProof/>
              <w:webHidden/>
            </w:rPr>
          </w:rPrChange>
        </w:rPr>
        <w:fldChar w:fldCharType="end"/>
      </w:r>
      <w:r w:rsidRPr="008C3D75">
        <w:rPr>
          <w:noProof/>
          <w:rPrChange w:id="148" w:author="admin" w:date="2018-06-18T11:14:00Z">
            <w:rPr>
              <w:noProof/>
            </w:rPr>
          </w:rPrChange>
        </w:rPr>
        <w:fldChar w:fldCharType="end"/>
      </w:r>
    </w:p>
    <w:p w14:paraId="6023D511" w14:textId="77777777" w:rsidR="00701162" w:rsidRPr="008C3D75" w:rsidRDefault="00655477">
      <w:pPr>
        <w:pStyle w:val="TOC2"/>
        <w:rPr>
          <w:rFonts w:asciiTheme="minorHAnsi" w:eastAsiaTheme="minorEastAsia" w:hAnsiTheme="minorHAnsi" w:cstheme="minorBidi"/>
          <w:noProof/>
          <w:sz w:val="22"/>
          <w:szCs w:val="22"/>
          <w:rPrChange w:id="149" w:author="admin" w:date="2018-06-18T11:14:00Z">
            <w:rPr>
              <w:rFonts w:asciiTheme="minorHAnsi" w:eastAsiaTheme="minorEastAsia" w:hAnsiTheme="minorHAnsi" w:cstheme="minorBidi"/>
              <w:noProof/>
              <w:sz w:val="22"/>
              <w:szCs w:val="22"/>
              <w:lang w:val="cs-CZ"/>
            </w:rPr>
          </w:rPrChange>
        </w:rPr>
      </w:pPr>
      <w:r w:rsidRPr="005C2483">
        <w:lastRenderedPageBreak/>
        <w:fldChar w:fldCharType="begin"/>
      </w:r>
      <w:r w:rsidRPr="008C3D75">
        <w:instrText xml:space="preserve"> HYPERLINK \l "_Toc516835611" </w:instrText>
      </w:r>
      <w:r w:rsidRPr="008C3D75">
        <w:rPr>
          <w:rPrChange w:id="150" w:author="admin" w:date="2018-06-18T11:14:00Z">
            <w:rPr>
              <w:noProof/>
            </w:rPr>
          </w:rPrChange>
        </w:rPr>
        <w:fldChar w:fldCharType="separate"/>
      </w:r>
      <w:r w:rsidR="00701162" w:rsidRPr="008C3D75">
        <w:rPr>
          <w:rStyle w:val="Hyperlink"/>
          <w:noProof/>
        </w:rPr>
        <w:t>1.4</w:t>
      </w:r>
      <w:r w:rsidR="00701162" w:rsidRPr="008C3D75">
        <w:rPr>
          <w:rFonts w:asciiTheme="minorHAnsi" w:eastAsiaTheme="minorEastAsia" w:hAnsiTheme="minorHAnsi" w:cstheme="minorBidi"/>
          <w:noProof/>
          <w:sz w:val="22"/>
          <w:szCs w:val="22"/>
          <w:rPrChange w:id="151"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Štvordielny windeksselov hemodynamický model</w:t>
      </w:r>
      <w:r w:rsidR="00701162" w:rsidRPr="008C3D75">
        <w:rPr>
          <w:noProof/>
          <w:webHidden/>
        </w:rPr>
        <w:tab/>
      </w:r>
      <w:r w:rsidR="00701162" w:rsidRPr="008C3D75">
        <w:rPr>
          <w:noProof/>
          <w:webHidden/>
          <w:rPrChange w:id="152" w:author="admin" w:date="2018-06-18T11:14:00Z">
            <w:rPr>
              <w:noProof/>
              <w:webHidden/>
            </w:rPr>
          </w:rPrChange>
        </w:rPr>
        <w:fldChar w:fldCharType="begin"/>
      </w:r>
      <w:r w:rsidR="00701162" w:rsidRPr="008C3D75">
        <w:rPr>
          <w:noProof/>
          <w:webHidden/>
        </w:rPr>
        <w:instrText xml:space="preserve"> PAGEREF _Toc516835611 \h </w:instrText>
      </w:r>
      <w:r w:rsidR="00701162" w:rsidRPr="008C3D75">
        <w:rPr>
          <w:noProof/>
          <w:webHidden/>
          <w:rPrChange w:id="153" w:author="admin" w:date="2018-06-18T11:14:00Z">
            <w:rPr>
              <w:noProof/>
              <w:webHidden/>
            </w:rPr>
          </w:rPrChange>
        </w:rPr>
      </w:r>
      <w:r w:rsidR="00701162" w:rsidRPr="008C3D75">
        <w:rPr>
          <w:noProof/>
          <w:webHidden/>
          <w:rPrChange w:id="154" w:author="admin" w:date="2018-06-18T11:14:00Z">
            <w:rPr>
              <w:noProof/>
              <w:webHidden/>
            </w:rPr>
          </w:rPrChange>
        </w:rPr>
        <w:fldChar w:fldCharType="separate"/>
      </w:r>
      <w:r w:rsidR="00701162" w:rsidRPr="008C3D75">
        <w:rPr>
          <w:noProof/>
          <w:webHidden/>
        </w:rPr>
        <w:t>10</w:t>
      </w:r>
      <w:r w:rsidR="00701162" w:rsidRPr="008C3D75">
        <w:rPr>
          <w:noProof/>
          <w:webHidden/>
          <w:rPrChange w:id="155" w:author="admin" w:date="2018-06-18T11:14:00Z">
            <w:rPr>
              <w:noProof/>
              <w:webHidden/>
            </w:rPr>
          </w:rPrChange>
        </w:rPr>
        <w:fldChar w:fldCharType="end"/>
      </w:r>
      <w:r w:rsidRPr="008C3D75">
        <w:rPr>
          <w:noProof/>
          <w:rPrChange w:id="156" w:author="admin" w:date="2018-06-18T11:14:00Z">
            <w:rPr>
              <w:noProof/>
            </w:rPr>
          </w:rPrChange>
        </w:rPr>
        <w:fldChar w:fldCharType="end"/>
      </w:r>
    </w:p>
    <w:p w14:paraId="59B1D387" w14:textId="77777777" w:rsidR="00701162" w:rsidRPr="008C3D75" w:rsidRDefault="00655477">
      <w:pPr>
        <w:pStyle w:val="TOC2"/>
        <w:rPr>
          <w:rFonts w:asciiTheme="minorHAnsi" w:eastAsiaTheme="minorEastAsia" w:hAnsiTheme="minorHAnsi" w:cstheme="minorBidi"/>
          <w:noProof/>
          <w:sz w:val="22"/>
          <w:szCs w:val="22"/>
          <w:rPrChange w:id="157"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"_Toc516835612" </w:instrText>
      </w:r>
      <w:r w:rsidRPr="008C3D75">
        <w:rPr>
          <w:rPrChange w:id="158" w:author="admin" w:date="2018-06-18T11:14:00Z">
            <w:rPr>
              <w:noProof/>
            </w:rPr>
          </w:rPrChange>
        </w:rPr>
        <w:fldChar w:fldCharType="separate"/>
      </w:r>
      <w:r w:rsidR="00701162" w:rsidRPr="008C3D75">
        <w:rPr>
          <w:rStyle w:val="Hyperlink"/>
          <w:noProof/>
        </w:rPr>
        <w:t>1.5</w:t>
      </w:r>
      <w:r w:rsidR="00701162" w:rsidRPr="008C3D75">
        <w:rPr>
          <w:rFonts w:asciiTheme="minorHAnsi" w:eastAsiaTheme="minorEastAsia" w:hAnsiTheme="minorHAnsi" w:cstheme="minorBidi"/>
          <w:noProof/>
          <w:sz w:val="22"/>
          <w:szCs w:val="22"/>
          <w:rPrChange w:id="159"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Spôsoby merania srdcového výdaja – CO</w:t>
      </w:r>
      <w:r w:rsidR="00701162" w:rsidRPr="008C3D75">
        <w:rPr>
          <w:noProof/>
          <w:webHidden/>
        </w:rPr>
        <w:tab/>
      </w:r>
      <w:r w:rsidR="00701162" w:rsidRPr="008C3D75">
        <w:rPr>
          <w:noProof/>
          <w:webHidden/>
          <w:rPrChange w:id="160" w:author="admin" w:date="2018-06-18T11:14:00Z">
            <w:rPr>
              <w:noProof/>
              <w:webHidden/>
            </w:rPr>
          </w:rPrChange>
        </w:rPr>
        <w:fldChar w:fldCharType="begin"/>
      </w:r>
      <w:r w:rsidR="00701162" w:rsidRPr="008C3D75">
        <w:rPr>
          <w:noProof/>
          <w:webHidden/>
        </w:rPr>
        <w:instrText xml:space="preserve"> PAGEREF _Toc516835612 \h </w:instrText>
      </w:r>
      <w:r w:rsidR="00701162" w:rsidRPr="008C3D75">
        <w:rPr>
          <w:noProof/>
          <w:webHidden/>
          <w:rPrChange w:id="161" w:author="admin" w:date="2018-06-18T11:14:00Z">
            <w:rPr>
              <w:noProof/>
              <w:webHidden/>
            </w:rPr>
          </w:rPrChange>
        </w:rPr>
      </w:r>
      <w:r w:rsidR="00701162" w:rsidRPr="008C3D75">
        <w:rPr>
          <w:noProof/>
          <w:webHidden/>
          <w:rPrChange w:id="162" w:author="admin" w:date="2018-06-18T11:14:00Z">
            <w:rPr>
              <w:noProof/>
              <w:webHidden/>
            </w:rPr>
          </w:rPrChange>
        </w:rPr>
        <w:fldChar w:fldCharType="separate"/>
      </w:r>
      <w:r w:rsidR="00701162" w:rsidRPr="008C3D75">
        <w:rPr>
          <w:noProof/>
          <w:webHidden/>
        </w:rPr>
        <w:t>10</w:t>
      </w:r>
      <w:r w:rsidR="00701162" w:rsidRPr="008C3D75">
        <w:rPr>
          <w:noProof/>
          <w:webHidden/>
          <w:rPrChange w:id="163" w:author="admin" w:date="2018-06-18T11:14:00Z">
            <w:rPr>
              <w:noProof/>
              <w:webHidden/>
            </w:rPr>
          </w:rPrChange>
        </w:rPr>
        <w:fldChar w:fldCharType="end"/>
      </w:r>
      <w:r w:rsidRPr="008C3D75">
        <w:rPr>
          <w:noProof/>
          <w:rPrChange w:id="164" w:author="admin" w:date="2018-06-18T11:14:00Z">
            <w:rPr>
              <w:noProof/>
            </w:rPr>
          </w:rPrChange>
        </w:rPr>
        <w:fldChar w:fldCharType="end"/>
      </w:r>
    </w:p>
    <w:p w14:paraId="160CC088" w14:textId="77777777" w:rsidR="00701162" w:rsidRPr="008C3D75" w:rsidRDefault="00655477">
      <w:pPr>
        <w:pStyle w:val="TOC3"/>
        <w:rPr>
          <w:rFonts w:asciiTheme="minorHAnsi" w:eastAsiaTheme="minorEastAsia" w:hAnsiTheme="minorHAnsi" w:cstheme="minorBidi"/>
          <w:noProof/>
          <w:sz w:val="22"/>
          <w:szCs w:val="22"/>
          <w:rPrChange w:id="165"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"_Toc516835613" </w:instrText>
      </w:r>
      <w:r w:rsidRPr="008C3D75">
        <w:rPr>
          <w:rPrChange w:id="166" w:author="admin" w:date="2018-06-18T11:14:00Z">
            <w:rPr>
              <w:noProof/>
            </w:rPr>
          </w:rPrChange>
        </w:rPr>
        <w:fldChar w:fldCharType="separate"/>
      </w:r>
      <w:r w:rsidR="00701162" w:rsidRPr="008C3D75">
        <w:rPr>
          <w:rStyle w:val="Hyperlink"/>
          <w:noProof/>
        </w:rPr>
        <w:t>1.5.1</w:t>
      </w:r>
      <w:r w:rsidR="00701162" w:rsidRPr="008C3D75">
        <w:rPr>
          <w:rFonts w:asciiTheme="minorHAnsi" w:eastAsiaTheme="minorEastAsia" w:hAnsiTheme="minorHAnsi" w:cstheme="minorBidi"/>
          <w:noProof/>
          <w:sz w:val="22"/>
          <w:szCs w:val="22"/>
          <w:rPrChange w:id="167"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Invazívne</w:t>
      </w:r>
      <w:r w:rsidR="00701162" w:rsidRPr="008C3D75">
        <w:rPr>
          <w:noProof/>
          <w:webHidden/>
        </w:rPr>
        <w:tab/>
      </w:r>
      <w:r w:rsidR="00701162" w:rsidRPr="008C3D75">
        <w:rPr>
          <w:noProof/>
          <w:webHidden/>
          <w:rPrChange w:id="168" w:author="admin" w:date="2018-06-18T11:14:00Z">
            <w:rPr>
              <w:noProof/>
              <w:webHidden/>
            </w:rPr>
          </w:rPrChange>
        </w:rPr>
        <w:fldChar w:fldCharType="begin"/>
      </w:r>
      <w:r w:rsidR="00701162" w:rsidRPr="008C3D75">
        <w:rPr>
          <w:noProof/>
          <w:webHidden/>
        </w:rPr>
        <w:instrText xml:space="preserve"> PAGEREF _Toc516835613 \h </w:instrText>
      </w:r>
      <w:r w:rsidR="00701162" w:rsidRPr="008C3D75">
        <w:rPr>
          <w:noProof/>
          <w:webHidden/>
          <w:rPrChange w:id="169" w:author="admin" w:date="2018-06-18T11:14:00Z">
            <w:rPr>
              <w:noProof/>
              <w:webHidden/>
            </w:rPr>
          </w:rPrChange>
        </w:rPr>
      </w:r>
      <w:r w:rsidR="00701162" w:rsidRPr="008C3D75">
        <w:rPr>
          <w:noProof/>
          <w:webHidden/>
          <w:rPrChange w:id="170" w:author="admin" w:date="2018-06-18T11:14:00Z">
            <w:rPr>
              <w:noProof/>
              <w:webHidden/>
            </w:rPr>
          </w:rPrChange>
        </w:rPr>
        <w:fldChar w:fldCharType="separate"/>
      </w:r>
      <w:r w:rsidR="00701162" w:rsidRPr="008C3D75">
        <w:rPr>
          <w:noProof/>
          <w:webHidden/>
        </w:rPr>
        <w:t>10</w:t>
      </w:r>
      <w:r w:rsidR="00701162" w:rsidRPr="008C3D75">
        <w:rPr>
          <w:noProof/>
          <w:webHidden/>
          <w:rPrChange w:id="171" w:author="admin" w:date="2018-06-18T11:14:00Z">
            <w:rPr>
              <w:noProof/>
              <w:webHidden/>
            </w:rPr>
          </w:rPrChange>
        </w:rPr>
        <w:fldChar w:fldCharType="end"/>
      </w:r>
      <w:r w:rsidRPr="008C3D75">
        <w:rPr>
          <w:noProof/>
          <w:rPrChange w:id="172" w:author="admin" w:date="2018-06-18T11:14:00Z">
            <w:rPr>
              <w:noProof/>
            </w:rPr>
          </w:rPrChange>
        </w:rPr>
        <w:fldChar w:fldCharType="end"/>
      </w:r>
    </w:p>
    <w:p w14:paraId="0242D6C2" w14:textId="77777777" w:rsidR="00701162" w:rsidRPr="008C3D75" w:rsidRDefault="00655477">
      <w:pPr>
        <w:pStyle w:val="TOC3"/>
        <w:rPr>
          <w:rFonts w:asciiTheme="minorHAnsi" w:eastAsiaTheme="minorEastAsia" w:hAnsiTheme="minorHAnsi" w:cstheme="minorBidi"/>
          <w:noProof/>
          <w:sz w:val="22"/>
          <w:szCs w:val="22"/>
          <w:rPrChange w:id="173" w:author="admin" w:date="2018-06-18T11:14:00Z">
            <w:rPr>
              <w:rFonts w:asciiTheme="minorHAnsi" w:eastAsiaTheme="minorEastAsia" w:hAnsiTheme="minorHAnsi" w:cstheme="minorBidi"/>
              <w:noProof/>
              <w:sz w:val="22"/>
              <w:szCs w:val="22"/>
              <w:lang w:val="cs-CZ"/>
            </w:rPr>
          </w:rPrChange>
        </w:rPr>
      </w:pPr>
      <w:r w:rsidRPr="005C2483">
        <w:lastRenderedPageBreak/>
        <w:fldChar w:fldCharType="begin"/>
      </w:r>
      <w:r w:rsidRPr="008C3D75">
        <w:instrText xml:space="preserve"> HYPERLINK \l "_Toc516835614" </w:instrText>
      </w:r>
      <w:r w:rsidRPr="008C3D75">
        <w:rPr>
          <w:rPrChange w:id="174" w:author="admin" w:date="2018-06-18T11:14:00Z">
            <w:rPr>
              <w:noProof/>
            </w:rPr>
          </w:rPrChange>
        </w:rPr>
        <w:fldChar w:fldCharType="separate"/>
      </w:r>
      <w:r w:rsidR="00701162" w:rsidRPr="008C3D75">
        <w:rPr>
          <w:rStyle w:val="Hyperlink"/>
          <w:noProof/>
        </w:rPr>
        <w:t>1.5.2</w:t>
      </w:r>
      <w:r w:rsidR="00701162" w:rsidRPr="008C3D75">
        <w:rPr>
          <w:rFonts w:asciiTheme="minorHAnsi" w:eastAsiaTheme="minorEastAsia" w:hAnsiTheme="minorHAnsi" w:cstheme="minorBidi"/>
          <w:noProof/>
          <w:sz w:val="22"/>
          <w:szCs w:val="22"/>
          <w:rPrChange w:id="175"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Neinvazívne</w:t>
      </w:r>
      <w:r w:rsidR="00701162" w:rsidRPr="008C3D75">
        <w:rPr>
          <w:noProof/>
          <w:webHidden/>
        </w:rPr>
        <w:tab/>
      </w:r>
      <w:r w:rsidR="00701162" w:rsidRPr="008C3D75">
        <w:rPr>
          <w:noProof/>
          <w:webHidden/>
          <w:rPrChange w:id="176" w:author="admin" w:date="2018-06-18T11:14:00Z">
            <w:rPr>
              <w:noProof/>
              <w:webHidden/>
            </w:rPr>
          </w:rPrChange>
        </w:rPr>
        <w:fldChar w:fldCharType="begin"/>
      </w:r>
      <w:r w:rsidR="00701162" w:rsidRPr="008C3D75">
        <w:rPr>
          <w:noProof/>
          <w:webHidden/>
        </w:rPr>
        <w:instrText xml:space="preserve"> PAGEREF _Toc516835614 \h </w:instrText>
      </w:r>
      <w:r w:rsidR="00701162" w:rsidRPr="008C3D75">
        <w:rPr>
          <w:noProof/>
          <w:webHidden/>
          <w:rPrChange w:id="177" w:author="admin" w:date="2018-06-18T11:14:00Z">
            <w:rPr>
              <w:noProof/>
              <w:webHidden/>
            </w:rPr>
          </w:rPrChange>
        </w:rPr>
      </w:r>
      <w:r w:rsidR="00701162" w:rsidRPr="008C3D75">
        <w:rPr>
          <w:noProof/>
          <w:webHidden/>
          <w:rPrChange w:id="178" w:author="admin" w:date="2018-06-18T11:14:00Z">
            <w:rPr>
              <w:noProof/>
              <w:webHidden/>
            </w:rPr>
          </w:rPrChange>
        </w:rPr>
        <w:fldChar w:fldCharType="separate"/>
      </w:r>
      <w:r w:rsidR="00701162" w:rsidRPr="008C3D75">
        <w:rPr>
          <w:noProof/>
          <w:webHidden/>
        </w:rPr>
        <w:t>11</w:t>
      </w:r>
      <w:r w:rsidR="00701162" w:rsidRPr="008C3D75">
        <w:rPr>
          <w:noProof/>
          <w:webHidden/>
          <w:rPrChange w:id="179" w:author="admin" w:date="2018-06-18T11:14:00Z">
            <w:rPr>
              <w:noProof/>
              <w:webHidden/>
            </w:rPr>
          </w:rPrChange>
        </w:rPr>
        <w:fldChar w:fldCharType="end"/>
      </w:r>
      <w:r w:rsidRPr="008C3D75">
        <w:rPr>
          <w:noProof/>
          <w:rPrChange w:id="180" w:author="admin" w:date="2018-06-18T11:14:00Z">
            <w:rPr>
              <w:noProof/>
            </w:rPr>
          </w:rPrChange>
        </w:rPr>
        <w:fldChar w:fldCharType="end"/>
      </w:r>
    </w:p>
    <w:p w14:paraId="5935908A" w14:textId="77777777" w:rsidR="00701162" w:rsidRPr="008C3D75" w:rsidRDefault="00655477">
      <w:pPr>
        <w:pStyle w:val="TOC2"/>
        <w:rPr>
          <w:rFonts w:asciiTheme="minorHAnsi" w:eastAsiaTheme="minorEastAsia" w:hAnsiTheme="minorHAnsi" w:cstheme="minorBidi"/>
          <w:noProof/>
          <w:sz w:val="22"/>
          <w:szCs w:val="22"/>
          <w:rPrChange w:id="181"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"_Toc516835615" </w:instrText>
      </w:r>
      <w:r w:rsidRPr="008C3D75">
        <w:rPr>
          <w:rPrChange w:id="182" w:author="admin" w:date="2018-06-18T11:14:00Z">
            <w:rPr>
              <w:noProof/>
            </w:rPr>
          </w:rPrChange>
        </w:rPr>
        <w:fldChar w:fldCharType="separate"/>
      </w:r>
      <w:r w:rsidR="00701162" w:rsidRPr="008C3D75">
        <w:rPr>
          <w:rStyle w:val="Hyperlink"/>
          <w:noProof/>
        </w:rPr>
        <w:t>1.6</w:t>
      </w:r>
      <w:r w:rsidR="00701162" w:rsidRPr="008C3D75">
        <w:rPr>
          <w:rFonts w:asciiTheme="minorHAnsi" w:eastAsiaTheme="minorEastAsia" w:hAnsiTheme="minorHAnsi" w:cstheme="minorBidi"/>
          <w:noProof/>
          <w:sz w:val="22"/>
          <w:szCs w:val="22"/>
          <w:rPrChange w:id="183"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Impedančná kardiografia</w:t>
      </w:r>
      <w:r w:rsidR="00701162" w:rsidRPr="008C3D75">
        <w:rPr>
          <w:noProof/>
          <w:webHidden/>
        </w:rPr>
        <w:tab/>
      </w:r>
      <w:r w:rsidR="00701162" w:rsidRPr="008C3D75">
        <w:rPr>
          <w:noProof/>
          <w:webHidden/>
          <w:rPrChange w:id="184" w:author="admin" w:date="2018-06-18T11:14:00Z">
            <w:rPr>
              <w:noProof/>
              <w:webHidden/>
            </w:rPr>
          </w:rPrChange>
        </w:rPr>
        <w:fldChar w:fldCharType="begin"/>
      </w:r>
      <w:r w:rsidR="00701162" w:rsidRPr="008C3D75">
        <w:rPr>
          <w:noProof/>
          <w:webHidden/>
        </w:rPr>
        <w:instrText xml:space="preserve"> PAGEREF _Toc516835615 \h </w:instrText>
      </w:r>
      <w:r w:rsidR="00701162" w:rsidRPr="008C3D75">
        <w:rPr>
          <w:noProof/>
          <w:webHidden/>
          <w:rPrChange w:id="185" w:author="admin" w:date="2018-06-18T11:14:00Z">
            <w:rPr>
              <w:noProof/>
              <w:webHidden/>
            </w:rPr>
          </w:rPrChange>
        </w:rPr>
      </w:r>
      <w:r w:rsidR="00701162" w:rsidRPr="008C3D75">
        <w:rPr>
          <w:noProof/>
          <w:webHidden/>
          <w:rPrChange w:id="186" w:author="admin" w:date="2018-06-18T11:14:00Z">
            <w:rPr>
              <w:noProof/>
              <w:webHidden/>
            </w:rPr>
          </w:rPrChange>
        </w:rPr>
        <w:fldChar w:fldCharType="separate"/>
      </w:r>
      <w:r w:rsidR="00701162" w:rsidRPr="008C3D75">
        <w:rPr>
          <w:noProof/>
          <w:webHidden/>
        </w:rPr>
        <w:t>12</w:t>
      </w:r>
      <w:r w:rsidR="00701162" w:rsidRPr="008C3D75">
        <w:rPr>
          <w:noProof/>
          <w:webHidden/>
          <w:rPrChange w:id="187" w:author="admin" w:date="2018-06-18T11:14:00Z">
            <w:rPr>
              <w:noProof/>
              <w:webHidden/>
            </w:rPr>
          </w:rPrChange>
        </w:rPr>
        <w:fldChar w:fldCharType="end"/>
      </w:r>
      <w:r w:rsidRPr="008C3D75">
        <w:rPr>
          <w:noProof/>
          <w:rPrChange w:id="188" w:author="admin" w:date="2018-06-18T11:14:00Z">
            <w:rPr>
              <w:noProof/>
            </w:rPr>
          </w:rPrChange>
        </w:rPr>
        <w:fldChar w:fldCharType="end"/>
      </w:r>
    </w:p>
    <w:p w14:paraId="76F6E396" w14:textId="77777777" w:rsidR="00701162" w:rsidRPr="008C3D75" w:rsidRDefault="00655477">
      <w:pPr>
        <w:pStyle w:val="TOC2"/>
        <w:rPr>
          <w:rFonts w:asciiTheme="minorHAnsi" w:eastAsiaTheme="minorEastAsia" w:hAnsiTheme="minorHAnsi" w:cstheme="minorBidi"/>
          <w:noProof/>
          <w:sz w:val="22"/>
          <w:szCs w:val="22"/>
          <w:rPrChange w:id="189"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"_Toc516835616" </w:instrText>
      </w:r>
      <w:r w:rsidRPr="008C3D75">
        <w:rPr>
          <w:rPrChange w:id="190" w:author="admin" w:date="2018-06-18T11:14:00Z">
            <w:rPr>
              <w:noProof/>
            </w:rPr>
          </w:rPrChange>
        </w:rPr>
        <w:fldChar w:fldCharType="separate"/>
      </w:r>
      <w:r w:rsidR="00701162" w:rsidRPr="008C3D75">
        <w:rPr>
          <w:rStyle w:val="Hyperlink"/>
          <w:noProof/>
        </w:rPr>
        <w:t>1.7</w:t>
      </w:r>
      <w:r w:rsidR="00701162" w:rsidRPr="008C3D75">
        <w:rPr>
          <w:rFonts w:asciiTheme="minorHAnsi" w:eastAsiaTheme="minorEastAsia" w:hAnsiTheme="minorHAnsi" w:cstheme="minorBidi"/>
          <w:noProof/>
          <w:sz w:val="22"/>
          <w:szCs w:val="22"/>
          <w:rPrChange w:id="191"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Výpočet SV</w:t>
      </w:r>
      <w:r w:rsidR="00701162" w:rsidRPr="008C3D75">
        <w:rPr>
          <w:noProof/>
          <w:webHidden/>
        </w:rPr>
        <w:tab/>
      </w:r>
      <w:r w:rsidR="00701162" w:rsidRPr="008C3D75">
        <w:rPr>
          <w:noProof/>
          <w:webHidden/>
          <w:rPrChange w:id="192" w:author="admin" w:date="2018-06-18T11:14:00Z">
            <w:rPr>
              <w:noProof/>
              <w:webHidden/>
            </w:rPr>
          </w:rPrChange>
        </w:rPr>
        <w:fldChar w:fldCharType="begin"/>
      </w:r>
      <w:r w:rsidR="00701162" w:rsidRPr="008C3D75">
        <w:rPr>
          <w:noProof/>
          <w:webHidden/>
        </w:rPr>
        <w:instrText xml:space="preserve"> PAGEREF _Toc516835616 \h </w:instrText>
      </w:r>
      <w:r w:rsidR="00701162" w:rsidRPr="008C3D75">
        <w:rPr>
          <w:noProof/>
          <w:webHidden/>
          <w:rPrChange w:id="193" w:author="admin" w:date="2018-06-18T11:14:00Z">
            <w:rPr>
              <w:noProof/>
              <w:webHidden/>
            </w:rPr>
          </w:rPrChange>
        </w:rPr>
      </w:r>
      <w:r w:rsidR="00701162" w:rsidRPr="008C3D75">
        <w:rPr>
          <w:noProof/>
          <w:webHidden/>
          <w:rPrChange w:id="194" w:author="admin" w:date="2018-06-18T11:14:00Z">
            <w:rPr>
              <w:noProof/>
              <w:webHidden/>
            </w:rPr>
          </w:rPrChange>
        </w:rPr>
        <w:fldChar w:fldCharType="separate"/>
      </w:r>
      <w:r w:rsidR="00701162" w:rsidRPr="008C3D75">
        <w:rPr>
          <w:noProof/>
          <w:webHidden/>
        </w:rPr>
        <w:t>16</w:t>
      </w:r>
      <w:r w:rsidR="00701162" w:rsidRPr="008C3D75">
        <w:rPr>
          <w:noProof/>
          <w:webHidden/>
          <w:rPrChange w:id="195" w:author="admin" w:date="2018-06-18T11:14:00Z">
            <w:rPr>
              <w:noProof/>
              <w:webHidden/>
            </w:rPr>
          </w:rPrChange>
        </w:rPr>
        <w:fldChar w:fldCharType="end"/>
      </w:r>
      <w:r w:rsidRPr="008C3D75">
        <w:rPr>
          <w:noProof/>
          <w:rPrChange w:id="196" w:author="admin" w:date="2018-06-18T11:14:00Z">
            <w:rPr>
              <w:noProof/>
            </w:rPr>
          </w:rPrChange>
        </w:rPr>
        <w:fldChar w:fldCharType="end"/>
      </w:r>
    </w:p>
    <w:p w14:paraId="7885E015" w14:textId="77777777" w:rsidR="00701162" w:rsidRPr="008C3D75" w:rsidRDefault="00655477">
      <w:pPr>
        <w:pStyle w:val="TOC3"/>
        <w:rPr>
          <w:rFonts w:asciiTheme="minorHAnsi" w:eastAsiaTheme="minorEastAsia" w:hAnsiTheme="minorHAnsi" w:cstheme="minorBidi"/>
          <w:noProof/>
          <w:sz w:val="22"/>
          <w:szCs w:val="22"/>
          <w:rPrChange w:id="197" w:author="admin" w:date="2018-06-18T11:14:00Z">
            <w:rPr>
              <w:rFonts w:asciiTheme="minorHAnsi" w:eastAsiaTheme="minorEastAsia" w:hAnsiTheme="minorHAnsi" w:cstheme="minorBidi"/>
              <w:noProof/>
              <w:sz w:val="22"/>
              <w:szCs w:val="22"/>
              <w:lang w:val="cs-CZ"/>
            </w:rPr>
          </w:rPrChange>
        </w:rPr>
      </w:pPr>
      <w:r w:rsidRPr="005C2483">
        <w:lastRenderedPageBreak/>
        <w:fldChar w:fldCharType="begin"/>
      </w:r>
      <w:r w:rsidRPr="008C3D75">
        <w:instrText xml:space="preserve"> HYPERLINK \l "_Toc516835617" </w:instrText>
      </w:r>
      <w:r w:rsidRPr="008C3D75">
        <w:rPr>
          <w:rPrChange w:id="198" w:author="admin" w:date="2018-06-18T11:14:00Z">
            <w:rPr>
              <w:noProof/>
            </w:rPr>
          </w:rPrChange>
        </w:rPr>
        <w:fldChar w:fldCharType="separate"/>
      </w:r>
      <w:r w:rsidR="00701162" w:rsidRPr="008C3D75">
        <w:rPr>
          <w:rStyle w:val="Hyperlink"/>
          <w:noProof/>
        </w:rPr>
        <w:t>1.7.1</w:t>
      </w:r>
      <w:r w:rsidR="00701162" w:rsidRPr="008C3D75">
        <w:rPr>
          <w:rFonts w:asciiTheme="minorHAnsi" w:eastAsiaTheme="minorEastAsia" w:hAnsiTheme="minorHAnsi" w:cstheme="minorBidi"/>
          <w:noProof/>
          <w:sz w:val="22"/>
          <w:szCs w:val="22"/>
          <w:rPrChange w:id="199"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Metódy výpočtu SV na základe zmeny objemu krvi</w:t>
      </w:r>
      <w:r w:rsidR="00701162" w:rsidRPr="008C3D75">
        <w:rPr>
          <w:noProof/>
          <w:webHidden/>
        </w:rPr>
        <w:tab/>
      </w:r>
      <w:r w:rsidR="00701162" w:rsidRPr="008C3D75">
        <w:rPr>
          <w:noProof/>
          <w:webHidden/>
          <w:rPrChange w:id="200" w:author="admin" w:date="2018-06-18T11:14:00Z">
            <w:rPr>
              <w:noProof/>
              <w:webHidden/>
            </w:rPr>
          </w:rPrChange>
        </w:rPr>
        <w:fldChar w:fldCharType="begin"/>
      </w:r>
      <w:r w:rsidR="00701162" w:rsidRPr="008C3D75">
        <w:rPr>
          <w:noProof/>
          <w:webHidden/>
        </w:rPr>
        <w:instrText xml:space="preserve"> PAGEREF _Toc516835617 \h </w:instrText>
      </w:r>
      <w:r w:rsidR="00701162" w:rsidRPr="008C3D75">
        <w:rPr>
          <w:noProof/>
          <w:webHidden/>
          <w:rPrChange w:id="201" w:author="admin" w:date="2018-06-18T11:14:00Z">
            <w:rPr>
              <w:noProof/>
              <w:webHidden/>
            </w:rPr>
          </w:rPrChange>
        </w:rPr>
      </w:r>
      <w:r w:rsidR="00701162" w:rsidRPr="008C3D75">
        <w:rPr>
          <w:noProof/>
          <w:webHidden/>
          <w:rPrChange w:id="202" w:author="admin" w:date="2018-06-18T11:14:00Z">
            <w:rPr>
              <w:noProof/>
              <w:webHidden/>
            </w:rPr>
          </w:rPrChange>
        </w:rPr>
        <w:fldChar w:fldCharType="separate"/>
      </w:r>
      <w:r w:rsidR="00701162" w:rsidRPr="008C3D75">
        <w:rPr>
          <w:noProof/>
          <w:webHidden/>
        </w:rPr>
        <w:t>17</w:t>
      </w:r>
      <w:r w:rsidR="00701162" w:rsidRPr="008C3D75">
        <w:rPr>
          <w:noProof/>
          <w:webHidden/>
          <w:rPrChange w:id="203" w:author="admin" w:date="2018-06-18T11:14:00Z">
            <w:rPr>
              <w:noProof/>
              <w:webHidden/>
            </w:rPr>
          </w:rPrChange>
        </w:rPr>
        <w:fldChar w:fldCharType="end"/>
      </w:r>
      <w:r w:rsidRPr="008C3D75">
        <w:rPr>
          <w:noProof/>
          <w:rPrChange w:id="204" w:author="admin" w:date="2018-06-18T11:14:00Z">
            <w:rPr>
              <w:noProof/>
            </w:rPr>
          </w:rPrChange>
        </w:rPr>
        <w:fldChar w:fldCharType="end"/>
      </w:r>
    </w:p>
    <w:p w14:paraId="42F289BA" w14:textId="77777777" w:rsidR="00701162" w:rsidRPr="008C3D75" w:rsidRDefault="00655477">
      <w:pPr>
        <w:pStyle w:val="TOC3"/>
        <w:rPr>
          <w:rFonts w:asciiTheme="minorHAnsi" w:eastAsiaTheme="minorEastAsia" w:hAnsiTheme="minorHAnsi" w:cstheme="minorBidi"/>
          <w:noProof/>
          <w:sz w:val="22"/>
          <w:szCs w:val="22"/>
          <w:rPrChange w:id="205"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"_Toc516835618" </w:instrText>
      </w:r>
      <w:r w:rsidRPr="008C3D75">
        <w:rPr>
          <w:rPrChange w:id="206" w:author="admin" w:date="2018-06-18T11:14:00Z">
            <w:rPr>
              <w:noProof/>
            </w:rPr>
          </w:rPrChange>
        </w:rPr>
        <w:fldChar w:fldCharType="separate"/>
      </w:r>
      <w:r w:rsidR="00701162" w:rsidRPr="008C3D75">
        <w:rPr>
          <w:rStyle w:val="Hyperlink"/>
          <w:noProof/>
        </w:rPr>
        <w:t>1.7.2</w:t>
      </w:r>
      <w:r w:rsidR="00701162" w:rsidRPr="008C3D75">
        <w:rPr>
          <w:rFonts w:asciiTheme="minorHAnsi" w:eastAsiaTheme="minorEastAsia" w:hAnsiTheme="minorHAnsi" w:cstheme="minorBidi"/>
          <w:noProof/>
          <w:sz w:val="22"/>
          <w:szCs w:val="22"/>
          <w:rPrChange w:id="207"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Metódy výpočtu SV na základe zmeny vodivosti krvi</w:t>
      </w:r>
      <w:r w:rsidR="00701162" w:rsidRPr="008C3D75">
        <w:rPr>
          <w:noProof/>
          <w:webHidden/>
        </w:rPr>
        <w:tab/>
      </w:r>
      <w:r w:rsidR="00701162" w:rsidRPr="008C3D75">
        <w:rPr>
          <w:noProof/>
          <w:webHidden/>
          <w:rPrChange w:id="208" w:author="admin" w:date="2018-06-18T11:14:00Z">
            <w:rPr>
              <w:noProof/>
              <w:webHidden/>
            </w:rPr>
          </w:rPrChange>
        </w:rPr>
        <w:fldChar w:fldCharType="begin"/>
      </w:r>
      <w:r w:rsidR="00701162" w:rsidRPr="008C3D75">
        <w:rPr>
          <w:noProof/>
          <w:webHidden/>
        </w:rPr>
        <w:instrText xml:space="preserve"> PAGEREF _Toc516835618 \h </w:instrText>
      </w:r>
      <w:r w:rsidR="00701162" w:rsidRPr="008C3D75">
        <w:rPr>
          <w:noProof/>
          <w:webHidden/>
          <w:rPrChange w:id="209" w:author="admin" w:date="2018-06-18T11:14:00Z">
            <w:rPr>
              <w:noProof/>
              <w:webHidden/>
            </w:rPr>
          </w:rPrChange>
        </w:rPr>
      </w:r>
      <w:r w:rsidR="00701162" w:rsidRPr="008C3D75">
        <w:rPr>
          <w:noProof/>
          <w:webHidden/>
          <w:rPrChange w:id="210" w:author="admin" w:date="2018-06-18T11:14:00Z">
            <w:rPr>
              <w:noProof/>
              <w:webHidden/>
            </w:rPr>
          </w:rPrChange>
        </w:rPr>
        <w:fldChar w:fldCharType="separate"/>
      </w:r>
      <w:r w:rsidR="00701162" w:rsidRPr="008C3D75">
        <w:rPr>
          <w:noProof/>
          <w:webHidden/>
        </w:rPr>
        <w:t>21</w:t>
      </w:r>
      <w:r w:rsidR="00701162" w:rsidRPr="008C3D75">
        <w:rPr>
          <w:noProof/>
          <w:webHidden/>
          <w:rPrChange w:id="211" w:author="admin" w:date="2018-06-18T11:14:00Z">
            <w:rPr>
              <w:noProof/>
              <w:webHidden/>
            </w:rPr>
          </w:rPrChange>
        </w:rPr>
        <w:fldChar w:fldCharType="end"/>
      </w:r>
      <w:r w:rsidRPr="008C3D75">
        <w:rPr>
          <w:noProof/>
          <w:rPrChange w:id="212" w:author="admin" w:date="2018-06-18T11:14:00Z">
            <w:rPr>
              <w:noProof/>
            </w:rPr>
          </w:rPrChange>
        </w:rPr>
        <w:fldChar w:fldCharType="end"/>
      </w:r>
    </w:p>
    <w:p w14:paraId="6D9A8766" w14:textId="77777777" w:rsidR="00701162" w:rsidRPr="008C3D75" w:rsidRDefault="00655477">
      <w:pPr>
        <w:pStyle w:val="TOC3"/>
        <w:rPr>
          <w:rFonts w:asciiTheme="minorHAnsi" w:eastAsiaTheme="minorEastAsia" w:hAnsiTheme="minorHAnsi" w:cstheme="minorBidi"/>
          <w:noProof/>
          <w:sz w:val="22"/>
          <w:szCs w:val="22"/>
          <w:rPrChange w:id="213"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"_Toc516835619" </w:instrText>
      </w:r>
      <w:r w:rsidRPr="008C3D75">
        <w:rPr>
          <w:rPrChange w:id="214" w:author="admin" w:date="2018-06-18T11:14:00Z">
            <w:rPr>
              <w:noProof/>
            </w:rPr>
          </w:rPrChange>
        </w:rPr>
        <w:fldChar w:fldCharType="separate"/>
      </w:r>
      <w:r w:rsidR="00701162" w:rsidRPr="008C3D75">
        <w:rPr>
          <w:rStyle w:val="Hyperlink"/>
          <w:noProof/>
        </w:rPr>
        <w:t>1.7.3</w:t>
      </w:r>
      <w:r w:rsidR="00701162" w:rsidRPr="008C3D75">
        <w:rPr>
          <w:rFonts w:asciiTheme="minorHAnsi" w:eastAsiaTheme="minorEastAsia" w:hAnsiTheme="minorHAnsi" w:cstheme="minorBidi"/>
          <w:noProof/>
          <w:sz w:val="22"/>
          <w:szCs w:val="22"/>
          <w:rPrChange w:id="215"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Meranie SV z brachiálnej artérie</w:t>
      </w:r>
      <w:r w:rsidR="00701162" w:rsidRPr="008C3D75">
        <w:rPr>
          <w:noProof/>
          <w:webHidden/>
        </w:rPr>
        <w:tab/>
      </w:r>
      <w:r w:rsidR="00701162" w:rsidRPr="008C3D75">
        <w:rPr>
          <w:noProof/>
          <w:webHidden/>
          <w:rPrChange w:id="216" w:author="admin" w:date="2018-06-18T11:14:00Z">
            <w:rPr>
              <w:noProof/>
              <w:webHidden/>
            </w:rPr>
          </w:rPrChange>
        </w:rPr>
        <w:fldChar w:fldCharType="begin"/>
      </w:r>
      <w:r w:rsidR="00701162" w:rsidRPr="008C3D75">
        <w:rPr>
          <w:noProof/>
          <w:webHidden/>
        </w:rPr>
        <w:instrText xml:space="preserve"> PAGEREF _Toc516835619 \h </w:instrText>
      </w:r>
      <w:r w:rsidR="00701162" w:rsidRPr="008C3D75">
        <w:rPr>
          <w:noProof/>
          <w:webHidden/>
          <w:rPrChange w:id="217" w:author="admin" w:date="2018-06-18T11:14:00Z">
            <w:rPr>
              <w:noProof/>
              <w:webHidden/>
            </w:rPr>
          </w:rPrChange>
        </w:rPr>
      </w:r>
      <w:r w:rsidR="00701162" w:rsidRPr="008C3D75">
        <w:rPr>
          <w:noProof/>
          <w:webHidden/>
          <w:rPrChange w:id="218" w:author="admin" w:date="2018-06-18T11:14:00Z">
            <w:rPr>
              <w:noProof/>
              <w:webHidden/>
            </w:rPr>
          </w:rPrChange>
        </w:rPr>
        <w:fldChar w:fldCharType="separate"/>
      </w:r>
      <w:r w:rsidR="00701162" w:rsidRPr="008C3D75">
        <w:rPr>
          <w:noProof/>
          <w:webHidden/>
        </w:rPr>
        <w:t>26</w:t>
      </w:r>
      <w:r w:rsidR="00701162" w:rsidRPr="008C3D75">
        <w:rPr>
          <w:noProof/>
          <w:webHidden/>
          <w:rPrChange w:id="219" w:author="admin" w:date="2018-06-18T11:14:00Z">
            <w:rPr>
              <w:noProof/>
              <w:webHidden/>
            </w:rPr>
          </w:rPrChange>
        </w:rPr>
        <w:fldChar w:fldCharType="end"/>
      </w:r>
      <w:r w:rsidRPr="008C3D75">
        <w:rPr>
          <w:noProof/>
          <w:rPrChange w:id="220" w:author="admin" w:date="2018-06-18T11:14:00Z">
            <w:rPr>
              <w:noProof/>
            </w:rPr>
          </w:rPrChange>
        </w:rPr>
        <w:fldChar w:fldCharType="end"/>
      </w:r>
    </w:p>
    <w:p w14:paraId="5C49444C" w14:textId="77777777" w:rsidR="00701162" w:rsidRPr="008C3D75" w:rsidRDefault="00655477">
      <w:pPr>
        <w:pStyle w:val="TOC2"/>
        <w:rPr>
          <w:rFonts w:asciiTheme="minorHAnsi" w:eastAsiaTheme="minorEastAsia" w:hAnsiTheme="minorHAnsi" w:cstheme="minorBidi"/>
          <w:noProof/>
          <w:sz w:val="22"/>
          <w:szCs w:val="22"/>
          <w:rPrChange w:id="221" w:author="admin" w:date="2018-06-18T11:14:00Z">
            <w:rPr>
              <w:rFonts w:asciiTheme="minorHAnsi" w:eastAsiaTheme="minorEastAsia" w:hAnsiTheme="minorHAnsi" w:cstheme="minorBidi"/>
              <w:noProof/>
              <w:sz w:val="22"/>
              <w:szCs w:val="22"/>
              <w:lang w:val="cs-CZ"/>
            </w:rPr>
          </w:rPrChange>
        </w:rPr>
      </w:pPr>
      <w:r w:rsidRPr="005C2483">
        <w:lastRenderedPageBreak/>
        <w:fldChar w:fldCharType="begin"/>
      </w:r>
      <w:r w:rsidRPr="008C3D75">
        <w:instrText xml:space="preserve"> HYPERLINK \l "_Toc516835620" </w:instrText>
      </w:r>
      <w:r w:rsidRPr="008C3D75">
        <w:rPr>
          <w:rPrChange w:id="222" w:author="admin" w:date="2018-06-18T11:14:00Z">
            <w:rPr>
              <w:noProof/>
            </w:rPr>
          </w:rPrChange>
        </w:rPr>
        <w:fldChar w:fldCharType="separate"/>
      </w:r>
      <w:r w:rsidR="00701162" w:rsidRPr="008C3D75">
        <w:rPr>
          <w:rStyle w:val="Hyperlink"/>
          <w:noProof/>
        </w:rPr>
        <w:t>1.8</w:t>
      </w:r>
      <w:r w:rsidR="00701162" w:rsidRPr="008C3D75">
        <w:rPr>
          <w:rFonts w:asciiTheme="minorHAnsi" w:eastAsiaTheme="minorEastAsia" w:hAnsiTheme="minorHAnsi" w:cstheme="minorBidi"/>
          <w:noProof/>
          <w:sz w:val="22"/>
          <w:szCs w:val="22"/>
          <w:rPrChange w:id="223"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Parametre výpočtu SV</w:t>
      </w:r>
      <w:r w:rsidR="00701162" w:rsidRPr="008C3D75">
        <w:rPr>
          <w:noProof/>
          <w:webHidden/>
        </w:rPr>
        <w:tab/>
      </w:r>
      <w:r w:rsidR="00701162" w:rsidRPr="008C3D75">
        <w:rPr>
          <w:noProof/>
          <w:webHidden/>
          <w:rPrChange w:id="224" w:author="admin" w:date="2018-06-18T11:14:00Z">
            <w:rPr>
              <w:noProof/>
              <w:webHidden/>
            </w:rPr>
          </w:rPrChange>
        </w:rPr>
        <w:fldChar w:fldCharType="begin"/>
      </w:r>
      <w:r w:rsidR="00701162" w:rsidRPr="008C3D75">
        <w:rPr>
          <w:noProof/>
          <w:webHidden/>
        </w:rPr>
        <w:instrText xml:space="preserve"> PAGEREF _Toc516835620 \h </w:instrText>
      </w:r>
      <w:r w:rsidR="00701162" w:rsidRPr="008C3D75">
        <w:rPr>
          <w:noProof/>
          <w:webHidden/>
          <w:rPrChange w:id="225" w:author="admin" w:date="2018-06-18T11:14:00Z">
            <w:rPr>
              <w:noProof/>
              <w:webHidden/>
            </w:rPr>
          </w:rPrChange>
        </w:rPr>
      </w:r>
      <w:r w:rsidR="00701162" w:rsidRPr="008C3D75">
        <w:rPr>
          <w:noProof/>
          <w:webHidden/>
          <w:rPrChange w:id="226" w:author="admin" w:date="2018-06-18T11:14:00Z">
            <w:rPr>
              <w:noProof/>
              <w:webHidden/>
            </w:rPr>
          </w:rPrChange>
        </w:rPr>
        <w:fldChar w:fldCharType="separate"/>
      </w:r>
      <w:r w:rsidR="00701162" w:rsidRPr="008C3D75">
        <w:rPr>
          <w:noProof/>
          <w:webHidden/>
        </w:rPr>
        <w:t>27</w:t>
      </w:r>
      <w:r w:rsidR="00701162" w:rsidRPr="008C3D75">
        <w:rPr>
          <w:noProof/>
          <w:webHidden/>
          <w:rPrChange w:id="227" w:author="admin" w:date="2018-06-18T11:14:00Z">
            <w:rPr>
              <w:noProof/>
              <w:webHidden/>
            </w:rPr>
          </w:rPrChange>
        </w:rPr>
        <w:fldChar w:fldCharType="end"/>
      </w:r>
      <w:r w:rsidRPr="008C3D75">
        <w:rPr>
          <w:noProof/>
          <w:rPrChange w:id="228" w:author="admin" w:date="2018-06-18T11:14:00Z">
            <w:rPr>
              <w:noProof/>
            </w:rPr>
          </w:rPrChange>
        </w:rPr>
        <w:fldChar w:fldCharType="end"/>
      </w:r>
    </w:p>
    <w:p w14:paraId="01CDF559" w14:textId="77777777" w:rsidR="00701162" w:rsidRPr="008C3D75" w:rsidRDefault="00655477">
      <w:pPr>
        <w:pStyle w:val="TOC3"/>
        <w:rPr>
          <w:rFonts w:asciiTheme="minorHAnsi" w:eastAsiaTheme="minorEastAsia" w:hAnsiTheme="minorHAnsi" w:cstheme="minorBidi"/>
          <w:noProof/>
          <w:sz w:val="22"/>
          <w:szCs w:val="22"/>
          <w:rPrChange w:id="229"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"_Toc516835621" </w:instrText>
      </w:r>
      <w:r w:rsidRPr="008C3D75">
        <w:rPr>
          <w:rPrChange w:id="230" w:author="admin" w:date="2018-06-18T11:14:00Z">
            <w:rPr>
              <w:noProof/>
            </w:rPr>
          </w:rPrChange>
        </w:rPr>
        <w:fldChar w:fldCharType="separate"/>
      </w:r>
      <w:r w:rsidR="00701162" w:rsidRPr="008C3D75">
        <w:rPr>
          <w:rStyle w:val="Hyperlink"/>
          <w:noProof/>
        </w:rPr>
        <w:t>1.8.1</w:t>
      </w:r>
      <w:r w:rsidR="00701162" w:rsidRPr="008C3D75">
        <w:rPr>
          <w:rFonts w:asciiTheme="minorHAnsi" w:eastAsiaTheme="minorEastAsia" w:hAnsiTheme="minorHAnsi" w:cstheme="minorBidi"/>
          <w:noProof/>
          <w:sz w:val="22"/>
          <w:szCs w:val="22"/>
          <w:rPrChange w:id="231"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 xml:space="preserve">Maximum derivovaného impedančného signálu </w:t>
      </w:r>
      <m:oMath>
        <m:r>
          <m:rPr>
            <m:sty m:val="p"/>
          </m:rPr>
          <w:rPr>
            <w:rStyle w:val="Hyperlink"/>
            <w:rFonts w:ascii="Cambria Math" w:hAnsi="Cambria Math"/>
            <w:noProof/>
          </w:rPr>
          <m:t>-dZ/dtmax</m:t>
        </m:r>
      </m:oMath>
      <w:r w:rsidR="00701162" w:rsidRPr="008C3D75">
        <w:rPr>
          <w:noProof/>
          <w:webHidden/>
        </w:rPr>
        <w:tab/>
      </w:r>
      <w:r w:rsidR="00701162" w:rsidRPr="008C3D75">
        <w:rPr>
          <w:noProof/>
          <w:webHidden/>
          <w:rPrChange w:id="232" w:author="admin" w:date="2018-06-18T11:14:00Z">
            <w:rPr>
              <w:noProof/>
              <w:webHidden/>
            </w:rPr>
          </w:rPrChange>
        </w:rPr>
        <w:fldChar w:fldCharType="begin"/>
      </w:r>
      <w:r w:rsidR="00701162" w:rsidRPr="008C3D75">
        <w:rPr>
          <w:noProof/>
          <w:webHidden/>
        </w:rPr>
        <w:instrText xml:space="preserve"> PAGEREF _Toc516835621 \h </w:instrText>
      </w:r>
      <w:r w:rsidR="00701162" w:rsidRPr="008C3D75">
        <w:rPr>
          <w:noProof/>
          <w:webHidden/>
          <w:rPrChange w:id="233" w:author="admin" w:date="2018-06-18T11:14:00Z">
            <w:rPr>
              <w:noProof/>
              <w:webHidden/>
            </w:rPr>
          </w:rPrChange>
        </w:rPr>
      </w:r>
      <w:r w:rsidR="00701162" w:rsidRPr="008C3D75">
        <w:rPr>
          <w:noProof/>
          <w:webHidden/>
          <w:rPrChange w:id="234" w:author="admin" w:date="2018-06-18T11:14:00Z">
            <w:rPr>
              <w:noProof/>
              <w:webHidden/>
            </w:rPr>
          </w:rPrChange>
        </w:rPr>
        <w:fldChar w:fldCharType="separate"/>
      </w:r>
      <w:r w:rsidR="00701162" w:rsidRPr="008C3D75">
        <w:rPr>
          <w:noProof/>
          <w:webHidden/>
        </w:rPr>
        <w:t>27</w:t>
      </w:r>
      <w:r w:rsidR="00701162" w:rsidRPr="008C3D75">
        <w:rPr>
          <w:noProof/>
          <w:webHidden/>
          <w:rPrChange w:id="235" w:author="admin" w:date="2018-06-18T11:14:00Z">
            <w:rPr>
              <w:noProof/>
              <w:webHidden/>
            </w:rPr>
          </w:rPrChange>
        </w:rPr>
        <w:fldChar w:fldCharType="end"/>
      </w:r>
      <w:r w:rsidRPr="008C3D75">
        <w:rPr>
          <w:noProof/>
          <w:rPrChange w:id="236" w:author="admin" w:date="2018-06-18T11:14:00Z">
            <w:rPr>
              <w:noProof/>
            </w:rPr>
          </w:rPrChange>
        </w:rPr>
        <w:fldChar w:fldCharType="end"/>
      </w:r>
    </w:p>
    <w:p w14:paraId="554A13B9" w14:textId="77777777" w:rsidR="00701162" w:rsidRPr="008C3D75" w:rsidRDefault="00655477">
      <w:pPr>
        <w:pStyle w:val="TOC2"/>
        <w:rPr>
          <w:rFonts w:asciiTheme="minorHAnsi" w:eastAsiaTheme="minorEastAsia" w:hAnsiTheme="minorHAnsi" w:cstheme="minorBidi"/>
          <w:noProof/>
          <w:sz w:val="22"/>
          <w:szCs w:val="22"/>
          <w:rPrChange w:id="237"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"_Toc516835622" </w:instrText>
      </w:r>
      <w:r w:rsidRPr="008C3D75">
        <w:rPr>
          <w:rPrChange w:id="238" w:author="admin" w:date="2018-06-18T11:14:00Z">
            <w:rPr>
              <w:noProof/>
            </w:rPr>
          </w:rPrChange>
        </w:rPr>
        <w:fldChar w:fldCharType="separate"/>
      </w:r>
      <w:r w:rsidR="00701162" w:rsidRPr="008C3D75">
        <w:rPr>
          <w:rStyle w:val="Hyperlink"/>
          <w:noProof/>
        </w:rPr>
        <w:t>1.1</w:t>
      </w:r>
      <w:r w:rsidR="00701162" w:rsidRPr="008C3D75">
        <w:rPr>
          <w:rFonts w:asciiTheme="minorHAnsi" w:eastAsiaTheme="minorEastAsia" w:hAnsiTheme="minorHAnsi" w:cstheme="minorBidi"/>
          <w:noProof/>
          <w:sz w:val="22"/>
          <w:szCs w:val="22"/>
          <w:rPrChange w:id="239"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Stanovenie parametrov zo srdcových zvukov (HS)</w:t>
      </w:r>
      <w:r w:rsidR="00701162" w:rsidRPr="008C3D75">
        <w:rPr>
          <w:noProof/>
          <w:webHidden/>
        </w:rPr>
        <w:tab/>
      </w:r>
      <w:r w:rsidR="00701162" w:rsidRPr="008C3D75">
        <w:rPr>
          <w:noProof/>
          <w:webHidden/>
          <w:rPrChange w:id="240" w:author="admin" w:date="2018-06-18T11:14:00Z">
            <w:rPr>
              <w:noProof/>
              <w:webHidden/>
            </w:rPr>
          </w:rPrChange>
        </w:rPr>
        <w:fldChar w:fldCharType="begin"/>
      </w:r>
      <w:r w:rsidR="00701162" w:rsidRPr="008C3D75">
        <w:rPr>
          <w:noProof/>
          <w:webHidden/>
        </w:rPr>
        <w:instrText xml:space="preserve"> PAGEREF _Toc516835622 \h </w:instrText>
      </w:r>
      <w:r w:rsidR="00701162" w:rsidRPr="008C3D75">
        <w:rPr>
          <w:noProof/>
          <w:webHidden/>
          <w:rPrChange w:id="241" w:author="admin" w:date="2018-06-18T11:14:00Z">
            <w:rPr>
              <w:noProof/>
              <w:webHidden/>
            </w:rPr>
          </w:rPrChange>
        </w:rPr>
      </w:r>
      <w:r w:rsidR="00701162" w:rsidRPr="008C3D75">
        <w:rPr>
          <w:noProof/>
          <w:webHidden/>
          <w:rPrChange w:id="242" w:author="admin" w:date="2018-06-18T11:14:00Z">
            <w:rPr>
              <w:noProof/>
              <w:webHidden/>
            </w:rPr>
          </w:rPrChange>
        </w:rPr>
        <w:fldChar w:fldCharType="separate"/>
      </w:r>
      <w:r w:rsidR="00701162" w:rsidRPr="008C3D75">
        <w:rPr>
          <w:noProof/>
          <w:webHidden/>
        </w:rPr>
        <w:t>28</w:t>
      </w:r>
      <w:r w:rsidR="00701162" w:rsidRPr="008C3D75">
        <w:rPr>
          <w:noProof/>
          <w:webHidden/>
          <w:rPrChange w:id="243" w:author="admin" w:date="2018-06-18T11:14:00Z">
            <w:rPr>
              <w:noProof/>
              <w:webHidden/>
            </w:rPr>
          </w:rPrChange>
        </w:rPr>
        <w:fldChar w:fldCharType="end"/>
      </w:r>
      <w:r w:rsidRPr="008C3D75">
        <w:rPr>
          <w:noProof/>
          <w:rPrChange w:id="244" w:author="admin" w:date="2018-06-18T11:14:00Z">
            <w:rPr>
              <w:noProof/>
            </w:rPr>
          </w:rPrChange>
        </w:rPr>
        <w:fldChar w:fldCharType="end"/>
      </w:r>
    </w:p>
    <w:p w14:paraId="15E3897D" w14:textId="77777777" w:rsidR="00701162" w:rsidRPr="008C3D75" w:rsidRDefault="00655477">
      <w:pPr>
        <w:pStyle w:val="TOC3"/>
        <w:rPr>
          <w:rFonts w:asciiTheme="minorHAnsi" w:eastAsiaTheme="minorEastAsia" w:hAnsiTheme="minorHAnsi" w:cstheme="minorBidi"/>
          <w:noProof/>
          <w:sz w:val="22"/>
          <w:szCs w:val="22"/>
          <w:rPrChange w:id="245" w:author="admin" w:date="2018-06-18T11:14:00Z">
            <w:rPr>
              <w:rFonts w:asciiTheme="minorHAnsi" w:eastAsiaTheme="minorEastAsia" w:hAnsiTheme="minorHAnsi" w:cstheme="minorBidi"/>
              <w:noProof/>
              <w:sz w:val="22"/>
              <w:szCs w:val="22"/>
              <w:lang w:val="cs-CZ"/>
            </w:rPr>
          </w:rPrChange>
        </w:rPr>
      </w:pPr>
      <w:r w:rsidRPr="005C2483">
        <w:lastRenderedPageBreak/>
        <w:fldChar w:fldCharType="begin"/>
      </w:r>
      <w:r w:rsidRPr="008C3D75">
        <w:instrText xml:space="preserve"> HYPERLINK \l "_Toc516835623" </w:instrText>
      </w:r>
      <w:r w:rsidRPr="008C3D75">
        <w:rPr>
          <w:rPrChange w:id="246" w:author="admin" w:date="2018-06-18T11:14:00Z">
            <w:rPr>
              <w:noProof/>
            </w:rPr>
          </w:rPrChange>
        </w:rPr>
        <w:fldChar w:fldCharType="separate"/>
      </w:r>
      <w:r w:rsidR="00701162" w:rsidRPr="008C3D75">
        <w:rPr>
          <w:rStyle w:val="Hyperlink"/>
          <w:noProof/>
        </w:rPr>
        <w:t>1.1.1</w:t>
      </w:r>
      <w:r w:rsidR="00701162" w:rsidRPr="008C3D75">
        <w:rPr>
          <w:rFonts w:asciiTheme="minorHAnsi" w:eastAsiaTheme="minorEastAsia" w:hAnsiTheme="minorHAnsi" w:cstheme="minorBidi"/>
          <w:noProof/>
          <w:sz w:val="22"/>
          <w:szCs w:val="22"/>
          <w:rPrChange w:id="247"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S1S2 interval- odhad počiatku systoly</w:t>
      </w:r>
      <w:r w:rsidR="00701162" w:rsidRPr="008C3D75">
        <w:rPr>
          <w:noProof/>
          <w:webHidden/>
        </w:rPr>
        <w:tab/>
      </w:r>
      <w:r w:rsidR="00701162" w:rsidRPr="008C3D75">
        <w:rPr>
          <w:noProof/>
          <w:webHidden/>
          <w:rPrChange w:id="248" w:author="admin" w:date="2018-06-18T11:14:00Z">
            <w:rPr>
              <w:noProof/>
              <w:webHidden/>
            </w:rPr>
          </w:rPrChange>
        </w:rPr>
        <w:fldChar w:fldCharType="begin"/>
      </w:r>
      <w:r w:rsidR="00701162" w:rsidRPr="008C3D75">
        <w:rPr>
          <w:noProof/>
          <w:webHidden/>
        </w:rPr>
        <w:instrText xml:space="preserve"> PAGEREF _Toc516835623 \h </w:instrText>
      </w:r>
      <w:r w:rsidR="00701162" w:rsidRPr="008C3D75">
        <w:rPr>
          <w:noProof/>
          <w:webHidden/>
          <w:rPrChange w:id="249" w:author="admin" w:date="2018-06-18T11:14:00Z">
            <w:rPr>
              <w:noProof/>
              <w:webHidden/>
            </w:rPr>
          </w:rPrChange>
        </w:rPr>
      </w:r>
      <w:r w:rsidR="00701162" w:rsidRPr="008C3D75">
        <w:rPr>
          <w:noProof/>
          <w:webHidden/>
          <w:rPrChange w:id="250" w:author="admin" w:date="2018-06-18T11:14:00Z">
            <w:rPr>
              <w:noProof/>
              <w:webHidden/>
            </w:rPr>
          </w:rPrChange>
        </w:rPr>
        <w:fldChar w:fldCharType="separate"/>
      </w:r>
      <w:r w:rsidR="00701162" w:rsidRPr="008C3D75">
        <w:rPr>
          <w:noProof/>
          <w:webHidden/>
        </w:rPr>
        <w:t>29</w:t>
      </w:r>
      <w:r w:rsidR="00701162" w:rsidRPr="008C3D75">
        <w:rPr>
          <w:noProof/>
          <w:webHidden/>
          <w:rPrChange w:id="251" w:author="admin" w:date="2018-06-18T11:14:00Z">
            <w:rPr>
              <w:noProof/>
              <w:webHidden/>
            </w:rPr>
          </w:rPrChange>
        </w:rPr>
        <w:fldChar w:fldCharType="end"/>
      </w:r>
      <w:r w:rsidRPr="008C3D75">
        <w:rPr>
          <w:noProof/>
          <w:rPrChange w:id="252" w:author="admin" w:date="2018-06-18T11:14:00Z">
            <w:rPr>
              <w:noProof/>
            </w:rPr>
          </w:rPrChange>
        </w:rPr>
        <w:fldChar w:fldCharType="end"/>
      </w:r>
    </w:p>
    <w:p w14:paraId="551E2C64" w14:textId="77777777" w:rsidR="00701162" w:rsidRPr="008C3D75" w:rsidRDefault="00655477">
      <w:pPr>
        <w:pStyle w:val="TOC3"/>
        <w:rPr>
          <w:rFonts w:asciiTheme="minorHAnsi" w:eastAsiaTheme="minorEastAsia" w:hAnsiTheme="minorHAnsi" w:cstheme="minorBidi"/>
          <w:noProof/>
          <w:sz w:val="22"/>
          <w:szCs w:val="22"/>
          <w:rPrChange w:id="253"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"_Toc516835624" </w:instrText>
      </w:r>
      <w:r w:rsidRPr="008C3D75">
        <w:rPr>
          <w:rPrChange w:id="254" w:author="admin" w:date="2018-06-18T11:14:00Z">
            <w:rPr>
              <w:noProof/>
            </w:rPr>
          </w:rPrChange>
        </w:rPr>
        <w:fldChar w:fldCharType="separate"/>
      </w:r>
      <w:r w:rsidR="00701162" w:rsidRPr="008C3D75">
        <w:rPr>
          <w:rStyle w:val="Hyperlink"/>
          <w:noProof/>
        </w:rPr>
        <w:t>1.1.2</w:t>
      </w:r>
      <w:r w:rsidR="00701162" w:rsidRPr="008C3D75">
        <w:rPr>
          <w:rFonts w:asciiTheme="minorHAnsi" w:eastAsiaTheme="minorEastAsia" w:hAnsiTheme="minorHAnsi" w:cstheme="minorBidi"/>
          <w:noProof/>
          <w:sz w:val="22"/>
          <w:szCs w:val="22"/>
          <w:rPrChange w:id="255"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S1S2 interval  - odhad konca systoly</w:t>
      </w:r>
      <w:r w:rsidR="00701162" w:rsidRPr="008C3D75">
        <w:rPr>
          <w:noProof/>
          <w:webHidden/>
        </w:rPr>
        <w:tab/>
      </w:r>
      <w:r w:rsidR="00701162" w:rsidRPr="008C3D75">
        <w:rPr>
          <w:noProof/>
          <w:webHidden/>
          <w:rPrChange w:id="256" w:author="admin" w:date="2018-06-18T11:14:00Z">
            <w:rPr>
              <w:noProof/>
              <w:webHidden/>
            </w:rPr>
          </w:rPrChange>
        </w:rPr>
        <w:fldChar w:fldCharType="begin"/>
      </w:r>
      <w:r w:rsidR="00701162" w:rsidRPr="008C3D75">
        <w:rPr>
          <w:noProof/>
          <w:webHidden/>
        </w:rPr>
        <w:instrText xml:space="preserve"> PAGEREF _Toc516835624 \h </w:instrText>
      </w:r>
      <w:r w:rsidR="00701162" w:rsidRPr="008C3D75">
        <w:rPr>
          <w:noProof/>
          <w:webHidden/>
          <w:rPrChange w:id="257" w:author="admin" w:date="2018-06-18T11:14:00Z">
            <w:rPr>
              <w:noProof/>
              <w:webHidden/>
            </w:rPr>
          </w:rPrChange>
        </w:rPr>
      </w:r>
      <w:r w:rsidR="00701162" w:rsidRPr="008C3D75">
        <w:rPr>
          <w:noProof/>
          <w:webHidden/>
          <w:rPrChange w:id="258" w:author="admin" w:date="2018-06-18T11:14:00Z">
            <w:rPr>
              <w:noProof/>
              <w:webHidden/>
            </w:rPr>
          </w:rPrChange>
        </w:rPr>
        <w:fldChar w:fldCharType="separate"/>
      </w:r>
      <w:r w:rsidR="00701162" w:rsidRPr="008C3D75">
        <w:rPr>
          <w:noProof/>
          <w:webHidden/>
        </w:rPr>
        <w:t>29</w:t>
      </w:r>
      <w:r w:rsidR="00701162" w:rsidRPr="008C3D75">
        <w:rPr>
          <w:noProof/>
          <w:webHidden/>
          <w:rPrChange w:id="259" w:author="admin" w:date="2018-06-18T11:14:00Z">
            <w:rPr>
              <w:noProof/>
              <w:webHidden/>
            </w:rPr>
          </w:rPrChange>
        </w:rPr>
        <w:fldChar w:fldCharType="end"/>
      </w:r>
      <w:r w:rsidRPr="008C3D75">
        <w:rPr>
          <w:noProof/>
          <w:rPrChange w:id="260" w:author="admin" w:date="2018-06-18T11:14:00Z">
            <w:rPr>
              <w:noProof/>
            </w:rPr>
          </w:rPrChange>
        </w:rPr>
        <w:fldChar w:fldCharType="end"/>
      </w:r>
    </w:p>
    <w:p w14:paraId="0199EA13" w14:textId="77777777" w:rsidR="00701162" w:rsidRPr="008C3D75" w:rsidRDefault="00655477">
      <w:pPr>
        <w:pStyle w:val="TOC3"/>
        <w:rPr>
          <w:rFonts w:asciiTheme="minorHAnsi" w:eastAsiaTheme="minorEastAsia" w:hAnsiTheme="minorHAnsi" w:cstheme="minorBidi"/>
          <w:noProof/>
          <w:sz w:val="22"/>
          <w:szCs w:val="22"/>
          <w:rPrChange w:id="261"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"_Toc516835625" </w:instrText>
      </w:r>
      <w:r w:rsidRPr="008C3D75">
        <w:rPr>
          <w:rPrChange w:id="262" w:author="admin" w:date="2018-06-18T11:14:00Z">
            <w:rPr>
              <w:noProof/>
            </w:rPr>
          </w:rPrChange>
        </w:rPr>
        <w:fldChar w:fldCharType="separate"/>
      </w:r>
      <w:r w:rsidR="00701162" w:rsidRPr="008C3D75">
        <w:rPr>
          <w:rStyle w:val="Hyperlink"/>
          <w:noProof/>
        </w:rPr>
        <w:t>1.1.3</w:t>
      </w:r>
      <w:r w:rsidR="00701162" w:rsidRPr="008C3D75">
        <w:rPr>
          <w:rFonts w:asciiTheme="minorHAnsi" w:eastAsiaTheme="minorEastAsia" w:hAnsiTheme="minorHAnsi" w:cstheme="minorBidi"/>
          <w:noProof/>
          <w:sz w:val="22"/>
          <w:szCs w:val="22"/>
          <w:rPrChange w:id="263"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Spracovanie HS</w:t>
      </w:r>
      <w:r w:rsidR="00701162" w:rsidRPr="008C3D75">
        <w:rPr>
          <w:noProof/>
          <w:webHidden/>
        </w:rPr>
        <w:tab/>
      </w:r>
      <w:r w:rsidR="00701162" w:rsidRPr="008C3D75">
        <w:rPr>
          <w:noProof/>
          <w:webHidden/>
          <w:rPrChange w:id="264" w:author="admin" w:date="2018-06-18T11:14:00Z">
            <w:rPr>
              <w:noProof/>
              <w:webHidden/>
            </w:rPr>
          </w:rPrChange>
        </w:rPr>
        <w:fldChar w:fldCharType="begin"/>
      </w:r>
      <w:r w:rsidR="00701162" w:rsidRPr="008C3D75">
        <w:rPr>
          <w:noProof/>
          <w:webHidden/>
        </w:rPr>
        <w:instrText xml:space="preserve"> PAGEREF _Toc516835625 \h </w:instrText>
      </w:r>
      <w:r w:rsidR="00701162" w:rsidRPr="008C3D75">
        <w:rPr>
          <w:noProof/>
          <w:webHidden/>
          <w:rPrChange w:id="265" w:author="admin" w:date="2018-06-18T11:14:00Z">
            <w:rPr>
              <w:noProof/>
              <w:webHidden/>
            </w:rPr>
          </w:rPrChange>
        </w:rPr>
      </w:r>
      <w:r w:rsidR="00701162" w:rsidRPr="008C3D75">
        <w:rPr>
          <w:noProof/>
          <w:webHidden/>
          <w:rPrChange w:id="266" w:author="admin" w:date="2018-06-18T11:14:00Z">
            <w:rPr>
              <w:noProof/>
              <w:webHidden/>
            </w:rPr>
          </w:rPrChange>
        </w:rPr>
        <w:fldChar w:fldCharType="separate"/>
      </w:r>
      <w:r w:rsidR="00701162" w:rsidRPr="008C3D75">
        <w:rPr>
          <w:noProof/>
          <w:webHidden/>
        </w:rPr>
        <w:t>30</w:t>
      </w:r>
      <w:r w:rsidR="00701162" w:rsidRPr="008C3D75">
        <w:rPr>
          <w:noProof/>
          <w:webHidden/>
          <w:rPrChange w:id="267" w:author="admin" w:date="2018-06-18T11:14:00Z">
            <w:rPr>
              <w:noProof/>
              <w:webHidden/>
            </w:rPr>
          </w:rPrChange>
        </w:rPr>
        <w:fldChar w:fldCharType="end"/>
      </w:r>
      <w:r w:rsidRPr="008C3D75">
        <w:rPr>
          <w:noProof/>
          <w:rPrChange w:id="268" w:author="admin" w:date="2018-06-18T11:14:00Z">
            <w:rPr>
              <w:noProof/>
            </w:rPr>
          </w:rPrChange>
        </w:rPr>
        <w:fldChar w:fldCharType="end"/>
      </w:r>
    </w:p>
    <w:p w14:paraId="08B5840B" w14:textId="77777777" w:rsidR="00701162" w:rsidRPr="008C3D75" w:rsidRDefault="00655477">
      <w:pPr>
        <w:pStyle w:val="TOC3"/>
        <w:rPr>
          <w:rFonts w:asciiTheme="minorHAnsi" w:eastAsiaTheme="minorEastAsia" w:hAnsiTheme="minorHAnsi" w:cstheme="minorBidi"/>
          <w:noProof/>
          <w:sz w:val="22"/>
          <w:szCs w:val="22"/>
          <w:rPrChange w:id="269" w:author="admin" w:date="2018-06-18T11:14:00Z">
            <w:rPr>
              <w:rFonts w:asciiTheme="minorHAnsi" w:eastAsiaTheme="minorEastAsia" w:hAnsiTheme="minorHAnsi" w:cstheme="minorBidi"/>
              <w:noProof/>
              <w:sz w:val="22"/>
              <w:szCs w:val="22"/>
              <w:lang w:val="cs-CZ"/>
            </w:rPr>
          </w:rPrChange>
        </w:rPr>
      </w:pPr>
      <w:r w:rsidRPr="005C2483">
        <w:lastRenderedPageBreak/>
        <w:fldChar w:fldCharType="begin"/>
      </w:r>
      <w:r w:rsidRPr="008C3D75">
        <w:instrText xml:space="preserve"> HYPERLINK \l "_Toc516835626" </w:instrText>
      </w:r>
      <w:r w:rsidRPr="008C3D75">
        <w:rPr>
          <w:rPrChange w:id="270" w:author="admin" w:date="2018-06-18T11:14:00Z">
            <w:rPr>
              <w:noProof/>
            </w:rPr>
          </w:rPrChange>
        </w:rPr>
        <w:fldChar w:fldCharType="separate"/>
      </w:r>
      <w:r w:rsidR="00701162" w:rsidRPr="008C3D75">
        <w:rPr>
          <w:rStyle w:val="Hyperlink"/>
          <w:noProof/>
        </w:rPr>
        <w:t>1.1.4</w:t>
      </w:r>
      <w:r w:rsidR="00701162" w:rsidRPr="008C3D75">
        <w:rPr>
          <w:rFonts w:asciiTheme="minorHAnsi" w:eastAsiaTheme="minorEastAsia" w:hAnsiTheme="minorHAnsi" w:cstheme="minorBidi"/>
          <w:noProof/>
          <w:sz w:val="22"/>
          <w:szCs w:val="22"/>
          <w:rPrChange w:id="271"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Komplikácie pri spracovaní HS</w:t>
      </w:r>
      <w:r w:rsidR="00701162" w:rsidRPr="008C3D75">
        <w:rPr>
          <w:noProof/>
          <w:webHidden/>
        </w:rPr>
        <w:tab/>
      </w:r>
      <w:r w:rsidR="00701162" w:rsidRPr="008C3D75">
        <w:rPr>
          <w:noProof/>
          <w:webHidden/>
          <w:rPrChange w:id="272" w:author="admin" w:date="2018-06-18T11:14:00Z">
            <w:rPr>
              <w:noProof/>
              <w:webHidden/>
            </w:rPr>
          </w:rPrChange>
        </w:rPr>
        <w:fldChar w:fldCharType="begin"/>
      </w:r>
      <w:r w:rsidR="00701162" w:rsidRPr="008C3D75">
        <w:rPr>
          <w:noProof/>
          <w:webHidden/>
        </w:rPr>
        <w:instrText xml:space="preserve"> PAGEREF _Toc516835626 \h </w:instrText>
      </w:r>
      <w:r w:rsidR="00701162" w:rsidRPr="008C3D75">
        <w:rPr>
          <w:noProof/>
          <w:webHidden/>
          <w:rPrChange w:id="273" w:author="admin" w:date="2018-06-18T11:14:00Z">
            <w:rPr>
              <w:noProof/>
              <w:webHidden/>
            </w:rPr>
          </w:rPrChange>
        </w:rPr>
      </w:r>
      <w:r w:rsidR="00701162" w:rsidRPr="008C3D75">
        <w:rPr>
          <w:noProof/>
          <w:webHidden/>
          <w:rPrChange w:id="274" w:author="admin" w:date="2018-06-18T11:14:00Z">
            <w:rPr>
              <w:noProof/>
              <w:webHidden/>
            </w:rPr>
          </w:rPrChange>
        </w:rPr>
        <w:fldChar w:fldCharType="separate"/>
      </w:r>
      <w:r w:rsidR="00701162" w:rsidRPr="008C3D75">
        <w:rPr>
          <w:noProof/>
          <w:webHidden/>
        </w:rPr>
        <w:t>31</w:t>
      </w:r>
      <w:r w:rsidR="00701162" w:rsidRPr="008C3D75">
        <w:rPr>
          <w:noProof/>
          <w:webHidden/>
          <w:rPrChange w:id="275" w:author="admin" w:date="2018-06-18T11:14:00Z">
            <w:rPr>
              <w:noProof/>
              <w:webHidden/>
            </w:rPr>
          </w:rPrChange>
        </w:rPr>
        <w:fldChar w:fldCharType="end"/>
      </w:r>
      <w:r w:rsidRPr="008C3D75">
        <w:rPr>
          <w:noProof/>
          <w:rPrChange w:id="276" w:author="admin" w:date="2018-06-18T11:14:00Z">
            <w:rPr>
              <w:noProof/>
            </w:rPr>
          </w:rPrChange>
        </w:rPr>
        <w:fldChar w:fldCharType="end"/>
      </w:r>
    </w:p>
    <w:p w14:paraId="369742C2" w14:textId="77777777" w:rsidR="00701162" w:rsidRPr="008C3D75" w:rsidRDefault="00655477">
      <w:pPr>
        <w:pStyle w:val="TOC1"/>
        <w:rPr>
          <w:rFonts w:asciiTheme="minorHAnsi" w:eastAsiaTheme="minorEastAsia" w:hAnsiTheme="minorHAnsi" w:cstheme="minorBidi"/>
          <w:b w:val="0"/>
          <w:bCs w:val="0"/>
          <w:sz w:val="22"/>
          <w:szCs w:val="22"/>
          <w:rPrChange w:id="277" w:author="admin" w:date="2018-06-18T11:14:00Z">
            <w:rPr>
              <w:rFonts w:asciiTheme="minorHAnsi" w:eastAsiaTheme="minorEastAsia" w:hAnsiTheme="minorHAnsi" w:cstheme="minorBidi"/>
              <w:b w:val="0"/>
              <w:bCs w:val="0"/>
              <w:sz w:val="22"/>
              <w:szCs w:val="22"/>
              <w:lang w:val="cs-CZ"/>
            </w:rPr>
          </w:rPrChange>
        </w:rPr>
      </w:pPr>
      <w:r w:rsidRPr="005C2483">
        <w:fldChar w:fldCharType="begin"/>
      </w:r>
      <w:r w:rsidRPr="008C3D75">
        <w:instrText xml:space="preserve"> HYPERLINK \l "_Toc516835627" </w:instrText>
      </w:r>
      <w:r w:rsidRPr="008C3D75">
        <w:rPr>
          <w:rPrChange w:id="278" w:author="admin" w:date="2018-06-18T11:14:00Z">
            <w:rPr/>
          </w:rPrChange>
        </w:rPr>
        <w:fldChar w:fldCharType="separate"/>
      </w:r>
      <w:r w:rsidR="00701162" w:rsidRPr="008C3D75">
        <w:rPr>
          <w:rStyle w:val="Hyperlink"/>
        </w:rPr>
        <w:t>2</w:t>
      </w:r>
      <w:r w:rsidR="00701162" w:rsidRPr="008C3D75">
        <w:rPr>
          <w:rFonts w:asciiTheme="minorHAnsi" w:eastAsiaTheme="minorEastAsia" w:hAnsiTheme="minorHAnsi" w:cstheme="minorBidi"/>
          <w:b w:val="0"/>
          <w:bCs w:val="0"/>
          <w:sz w:val="22"/>
          <w:szCs w:val="22"/>
          <w:rPrChange w:id="279" w:author="admin" w:date="2018-06-18T11:14:00Z">
            <w:rPr>
              <w:rFonts w:asciiTheme="minorHAnsi" w:eastAsiaTheme="minorEastAsia" w:hAnsiTheme="minorHAnsi" w:cstheme="minorBidi"/>
              <w:b w:val="0"/>
              <w:bCs w:val="0"/>
              <w:sz w:val="22"/>
              <w:szCs w:val="22"/>
              <w:lang w:val="cs-CZ"/>
            </w:rPr>
          </w:rPrChange>
        </w:rPr>
        <w:tab/>
      </w:r>
      <w:r w:rsidR="00701162" w:rsidRPr="008C3D75">
        <w:rPr>
          <w:rStyle w:val="Hyperlink"/>
        </w:rPr>
        <w:t>Ciele dizertácie</w:t>
      </w:r>
      <w:r w:rsidR="00701162" w:rsidRPr="008C3D75">
        <w:rPr>
          <w:webHidden/>
        </w:rPr>
        <w:tab/>
      </w:r>
      <w:r w:rsidR="00701162" w:rsidRPr="008C3D75">
        <w:rPr>
          <w:webHidden/>
          <w:rPrChange w:id="280" w:author="admin" w:date="2018-06-18T11:14:00Z">
            <w:rPr>
              <w:webHidden/>
            </w:rPr>
          </w:rPrChange>
        </w:rPr>
        <w:fldChar w:fldCharType="begin"/>
      </w:r>
      <w:r w:rsidR="00701162" w:rsidRPr="008C3D75">
        <w:rPr>
          <w:webHidden/>
        </w:rPr>
        <w:instrText xml:space="preserve"> PAGEREF _Toc516835627 \h </w:instrText>
      </w:r>
      <w:r w:rsidR="00701162" w:rsidRPr="008C3D75">
        <w:rPr>
          <w:webHidden/>
          <w:rPrChange w:id="281" w:author="admin" w:date="2018-06-18T11:14:00Z">
            <w:rPr>
              <w:webHidden/>
            </w:rPr>
          </w:rPrChange>
        </w:rPr>
      </w:r>
      <w:r w:rsidR="00701162" w:rsidRPr="008C3D75">
        <w:rPr>
          <w:webHidden/>
          <w:rPrChange w:id="282" w:author="admin" w:date="2018-06-18T11:14:00Z">
            <w:rPr>
              <w:webHidden/>
            </w:rPr>
          </w:rPrChange>
        </w:rPr>
        <w:fldChar w:fldCharType="separate"/>
      </w:r>
      <w:r w:rsidR="00701162" w:rsidRPr="008C3D75">
        <w:rPr>
          <w:webHidden/>
        </w:rPr>
        <w:t>32</w:t>
      </w:r>
      <w:r w:rsidR="00701162" w:rsidRPr="008C3D75">
        <w:rPr>
          <w:webHidden/>
          <w:rPrChange w:id="283" w:author="admin" w:date="2018-06-18T11:14:00Z">
            <w:rPr>
              <w:webHidden/>
            </w:rPr>
          </w:rPrChange>
        </w:rPr>
        <w:fldChar w:fldCharType="end"/>
      </w:r>
      <w:r w:rsidRPr="008C3D75">
        <w:rPr>
          <w:rPrChange w:id="284" w:author="admin" w:date="2018-06-18T11:14:00Z">
            <w:rPr/>
          </w:rPrChange>
        </w:rPr>
        <w:fldChar w:fldCharType="end"/>
      </w:r>
    </w:p>
    <w:p w14:paraId="63E8EA9F" w14:textId="77777777" w:rsidR="00701162" w:rsidRPr="008C3D75" w:rsidRDefault="00655477">
      <w:pPr>
        <w:pStyle w:val="TOC1"/>
        <w:rPr>
          <w:rFonts w:asciiTheme="minorHAnsi" w:eastAsiaTheme="minorEastAsia" w:hAnsiTheme="minorHAnsi" w:cstheme="minorBidi"/>
          <w:b w:val="0"/>
          <w:bCs w:val="0"/>
          <w:sz w:val="22"/>
          <w:szCs w:val="22"/>
          <w:rPrChange w:id="285" w:author="admin" w:date="2018-06-18T11:14:00Z">
            <w:rPr>
              <w:rFonts w:asciiTheme="minorHAnsi" w:eastAsiaTheme="minorEastAsia" w:hAnsiTheme="minorHAnsi" w:cstheme="minorBidi"/>
              <w:b w:val="0"/>
              <w:bCs w:val="0"/>
              <w:sz w:val="22"/>
              <w:szCs w:val="22"/>
              <w:lang w:val="cs-CZ"/>
            </w:rPr>
          </w:rPrChange>
        </w:rPr>
      </w:pPr>
      <w:r w:rsidRPr="005C2483">
        <w:fldChar w:fldCharType="begin"/>
      </w:r>
      <w:r w:rsidRPr="008C3D75">
        <w:instrText xml:space="preserve"> HYPERLINK \l "_Toc516835628" </w:instrText>
      </w:r>
      <w:r w:rsidRPr="008C3D75">
        <w:rPr>
          <w:rPrChange w:id="286" w:author="admin" w:date="2018-06-18T11:14:00Z">
            <w:rPr/>
          </w:rPrChange>
        </w:rPr>
        <w:fldChar w:fldCharType="separate"/>
      </w:r>
      <w:r w:rsidR="00701162" w:rsidRPr="008C3D75">
        <w:rPr>
          <w:rStyle w:val="Hyperlink"/>
        </w:rPr>
        <w:t>3</w:t>
      </w:r>
      <w:r w:rsidR="00701162" w:rsidRPr="008C3D75">
        <w:rPr>
          <w:rFonts w:asciiTheme="minorHAnsi" w:eastAsiaTheme="minorEastAsia" w:hAnsiTheme="minorHAnsi" w:cstheme="minorBidi"/>
          <w:b w:val="0"/>
          <w:bCs w:val="0"/>
          <w:sz w:val="22"/>
          <w:szCs w:val="22"/>
          <w:rPrChange w:id="287" w:author="admin" w:date="2018-06-18T11:14:00Z">
            <w:rPr>
              <w:rFonts w:asciiTheme="minorHAnsi" w:eastAsiaTheme="minorEastAsia" w:hAnsiTheme="minorHAnsi" w:cstheme="minorBidi"/>
              <w:b w:val="0"/>
              <w:bCs w:val="0"/>
              <w:sz w:val="22"/>
              <w:szCs w:val="22"/>
              <w:lang w:val="cs-CZ"/>
            </w:rPr>
          </w:rPrChange>
        </w:rPr>
        <w:tab/>
      </w:r>
      <w:r w:rsidR="00701162" w:rsidRPr="008C3D75">
        <w:rPr>
          <w:rStyle w:val="Hyperlink"/>
        </w:rPr>
        <w:t>Dosiahnuté vedecké poznatky</w:t>
      </w:r>
      <w:r w:rsidR="00701162" w:rsidRPr="008C3D75">
        <w:rPr>
          <w:webHidden/>
        </w:rPr>
        <w:tab/>
      </w:r>
      <w:r w:rsidR="00701162" w:rsidRPr="008C3D75">
        <w:rPr>
          <w:webHidden/>
          <w:rPrChange w:id="288" w:author="admin" w:date="2018-06-18T11:14:00Z">
            <w:rPr>
              <w:webHidden/>
            </w:rPr>
          </w:rPrChange>
        </w:rPr>
        <w:fldChar w:fldCharType="begin"/>
      </w:r>
      <w:r w:rsidR="00701162" w:rsidRPr="008C3D75">
        <w:rPr>
          <w:webHidden/>
        </w:rPr>
        <w:instrText xml:space="preserve"> PAGEREF _Toc516835628 \h </w:instrText>
      </w:r>
      <w:r w:rsidR="00701162" w:rsidRPr="008C3D75">
        <w:rPr>
          <w:webHidden/>
          <w:rPrChange w:id="289" w:author="admin" w:date="2018-06-18T11:14:00Z">
            <w:rPr>
              <w:webHidden/>
            </w:rPr>
          </w:rPrChange>
        </w:rPr>
      </w:r>
      <w:r w:rsidR="00701162" w:rsidRPr="008C3D75">
        <w:rPr>
          <w:webHidden/>
          <w:rPrChange w:id="290" w:author="admin" w:date="2018-06-18T11:14:00Z">
            <w:rPr>
              <w:webHidden/>
            </w:rPr>
          </w:rPrChange>
        </w:rPr>
        <w:fldChar w:fldCharType="separate"/>
      </w:r>
      <w:r w:rsidR="00701162" w:rsidRPr="008C3D75">
        <w:rPr>
          <w:webHidden/>
        </w:rPr>
        <w:t>33</w:t>
      </w:r>
      <w:r w:rsidR="00701162" w:rsidRPr="008C3D75">
        <w:rPr>
          <w:webHidden/>
          <w:rPrChange w:id="291" w:author="admin" w:date="2018-06-18T11:14:00Z">
            <w:rPr>
              <w:webHidden/>
            </w:rPr>
          </w:rPrChange>
        </w:rPr>
        <w:fldChar w:fldCharType="end"/>
      </w:r>
      <w:r w:rsidRPr="008C3D75">
        <w:rPr>
          <w:rPrChange w:id="292" w:author="admin" w:date="2018-06-18T11:14:00Z">
            <w:rPr/>
          </w:rPrChange>
        </w:rPr>
        <w:fldChar w:fldCharType="end"/>
      </w:r>
    </w:p>
    <w:p w14:paraId="797DCBB2" w14:textId="77777777" w:rsidR="00701162" w:rsidRPr="008C3D75" w:rsidRDefault="00655477">
      <w:pPr>
        <w:pStyle w:val="TOC2"/>
        <w:rPr>
          <w:rFonts w:asciiTheme="minorHAnsi" w:eastAsiaTheme="minorEastAsia" w:hAnsiTheme="minorHAnsi" w:cstheme="minorBidi"/>
          <w:noProof/>
          <w:sz w:val="22"/>
          <w:szCs w:val="22"/>
          <w:rPrChange w:id="293" w:author="admin" w:date="2018-06-18T11:14:00Z">
            <w:rPr>
              <w:rFonts w:asciiTheme="minorHAnsi" w:eastAsiaTheme="minorEastAsia" w:hAnsiTheme="minorHAnsi" w:cstheme="minorBidi"/>
              <w:noProof/>
              <w:sz w:val="22"/>
              <w:szCs w:val="22"/>
              <w:lang w:val="cs-CZ"/>
            </w:rPr>
          </w:rPrChange>
        </w:rPr>
      </w:pPr>
      <w:r w:rsidRPr="005C2483">
        <w:lastRenderedPageBreak/>
        <w:fldChar w:fldCharType="begin"/>
      </w:r>
      <w:r w:rsidRPr="008C3D75">
        <w:instrText xml:space="preserve"> HYPERLINK \l "_Toc516835629" </w:instrText>
      </w:r>
      <w:r w:rsidRPr="008C3D75">
        <w:rPr>
          <w:rPrChange w:id="294" w:author="admin" w:date="2018-06-18T11:14:00Z">
            <w:rPr>
              <w:noProof/>
            </w:rPr>
          </w:rPrChange>
        </w:rPr>
        <w:fldChar w:fldCharType="separate"/>
      </w:r>
      <w:r w:rsidR="00701162" w:rsidRPr="008C3D75">
        <w:rPr>
          <w:rStyle w:val="Hyperlink"/>
          <w:noProof/>
        </w:rPr>
        <w:t>3.1</w:t>
      </w:r>
      <w:r w:rsidR="00701162" w:rsidRPr="008C3D75">
        <w:rPr>
          <w:rFonts w:asciiTheme="minorHAnsi" w:eastAsiaTheme="minorEastAsia" w:hAnsiTheme="minorHAnsi" w:cstheme="minorBidi"/>
          <w:noProof/>
          <w:sz w:val="22"/>
          <w:szCs w:val="22"/>
          <w:rPrChange w:id="295"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Detekcia bioimpedančných parametrov</w:t>
      </w:r>
      <w:r w:rsidR="00701162" w:rsidRPr="008C3D75">
        <w:rPr>
          <w:noProof/>
          <w:webHidden/>
        </w:rPr>
        <w:tab/>
      </w:r>
      <w:r w:rsidR="00701162" w:rsidRPr="008C3D75">
        <w:rPr>
          <w:noProof/>
          <w:webHidden/>
          <w:rPrChange w:id="296" w:author="admin" w:date="2018-06-18T11:14:00Z">
            <w:rPr>
              <w:noProof/>
              <w:webHidden/>
            </w:rPr>
          </w:rPrChange>
        </w:rPr>
        <w:fldChar w:fldCharType="begin"/>
      </w:r>
      <w:r w:rsidR="00701162" w:rsidRPr="008C3D75">
        <w:rPr>
          <w:noProof/>
          <w:webHidden/>
        </w:rPr>
        <w:instrText xml:space="preserve"> PAGEREF _Toc516835629 \h </w:instrText>
      </w:r>
      <w:r w:rsidR="00701162" w:rsidRPr="008C3D75">
        <w:rPr>
          <w:noProof/>
          <w:webHidden/>
          <w:rPrChange w:id="297" w:author="admin" w:date="2018-06-18T11:14:00Z">
            <w:rPr>
              <w:noProof/>
              <w:webHidden/>
            </w:rPr>
          </w:rPrChange>
        </w:rPr>
      </w:r>
      <w:r w:rsidR="00701162" w:rsidRPr="008C3D75">
        <w:rPr>
          <w:noProof/>
          <w:webHidden/>
          <w:rPrChange w:id="298" w:author="admin" w:date="2018-06-18T11:14:00Z">
            <w:rPr>
              <w:noProof/>
              <w:webHidden/>
            </w:rPr>
          </w:rPrChange>
        </w:rPr>
        <w:fldChar w:fldCharType="separate"/>
      </w:r>
      <w:r w:rsidR="00701162" w:rsidRPr="008C3D75">
        <w:rPr>
          <w:noProof/>
          <w:webHidden/>
        </w:rPr>
        <w:t>33</w:t>
      </w:r>
      <w:r w:rsidR="00701162" w:rsidRPr="008C3D75">
        <w:rPr>
          <w:noProof/>
          <w:webHidden/>
          <w:rPrChange w:id="299" w:author="admin" w:date="2018-06-18T11:14:00Z">
            <w:rPr>
              <w:noProof/>
              <w:webHidden/>
            </w:rPr>
          </w:rPrChange>
        </w:rPr>
        <w:fldChar w:fldCharType="end"/>
      </w:r>
      <w:r w:rsidRPr="008C3D75">
        <w:rPr>
          <w:noProof/>
          <w:rPrChange w:id="300" w:author="admin" w:date="2018-06-18T11:14:00Z">
            <w:rPr>
              <w:noProof/>
            </w:rPr>
          </w:rPrChange>
        </w:rPr>
        <w:fldChar w:fldCharType="end"/>
      </w:r>
    </w:p>
    <w:p w14:paraId="69FC681E" w14:textId="77777777" w:rsidR="00701162" w:rsidRPr="008C3D75" w:rsidRDefault="00655477">
      <w:pPr>
        <w:pStyle w:val="TOC3"/>
        <w:rPr>
          <w:rFonts w:asciiTheme="minorHAnsi" w:eastAsiaTheme="minorEastAsia" w:hAnsiTheme="minorHAnsi" w:cstheme="minorBidi"/>
          <w:noProof/>
          <w:sz w:val="22"/>
          <w:szCs w:val="22"/>
          <w:rPrChange w:id="301"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"_Toc516835630" </w:instrText>
      </w:r>
      <w:r w:rsidRPr="008C3D75">
        <w:rPr>
          <w:rPrChange w:id="302" w:author="admin" w:date="2018-06-18T11:14:00Z">
            <w:rPr>
              <w:noProof/>
            </w:rPr>
          </w:rPrChange>
        </w:rPr>
        <w:fldChar w:fldCharType="separate"/>
      </w:r>
      <w:r w:rsidR="00701162" w:rsidRPr="008C3D75">
        <w:rPr>
          <w:rStyle w:val="Hyperlink"/>
          <w:noProof/>
        </w:rPr>
        <w:t>3.1.1</w:t>
      </w:r>
      <w:r w:rsidR="00701162" w:rsidRPr="008C3D75">
        <w:rPr>
          <w:rFonts w:asciiTheme="minorHAnsi" w:eastAsiaTheme="minorEastAsia" w:hAnsiTheme="minorHAnsi" w:cstheme="minorBidi"/>
          <w:noProof/>
          <w:sz w:val="22"/>
          <w:szCs w:val="22"/>
          <w:rPrChange w:id="303"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Meraní dobrovoľníci</w:t>
      </w:r>
      <w:r w:rsidR="00701162" w:rsidRPr="008C3D75">
        <w:rPr>
          <w:noProof/>
          <w:webHidden/>
        </w:rPr>
        <w:tab/>
      </w:r>
      <w:r w:rsidR="00701162" w:rsidRPr="008C3D75">
        <w:rPr>
          <w:noProof/>
          <w:webHidden/>
          <w:rPrChange w:id="304" w:author="admin" w:date="2018-06-18T11:14:00Z">
            <w:rPr>
              <w:noProof/>
              <w:webHidden/>
            </w:rPr>
          </w:rPrChange>
        </w:rPr>
        <w:fldChar w:fldCharType="begin"/>
      </w:r>
      <w:r w:rsidR="00701162" w:rsidRPr="008C3D75">
        <w:rPr>
          <w:noProof/>
          <w:webHidden/>
        </w:rPr>
        <w:instrText xml:space="preserve"> PAGEREF _Toc516835630 \h </w:instrText>
      </w:r>
      <w:r w:rsidR="00701162" w:rsidRPr="008C3D75">
        <w:rPr>
          <w:noProof/>
          <w:webHidden/>
          <w:rPrChange w:id="305" w:author="admin" w:date="2018-06-18T11:14:00Z">
            <w:rPr>
              <w:noProof/>
              <w:webHidden/>
            </w:rPr>
          </w:rPrChange>
        </w:rPr>
      </w:r>
      <w:r w:rsidR="00701162" w:rsidRPr="008C3D75">
        <w:rPr>
          <w:noProof/>
          <w:webHidden/>
          <w:rPrChange w:id="306" w:author="admin" w:date="2018-06-18T11:14:00Z">
            <w:rPr>
              <w:noProof/>
              <w:webHidden/>
            </w:rPr>
          </w:rPrChange>
        </w:rPr>
        <w:fldChar w:fldCharType="separate"/>
      </w:r>
      <w:r w:rsidR="00701162" w:rsidRPr="008C3D75">
        <w:rPr>
          <w:noProof/>
          <w:webHidden/>
        </w:rPr>
        <w:t>33</w:t>
      </w:r>
      <w:r w:rsidR="00701162" w:rsidRPr="008C3D75">
        <w:rPr>
          <w:noProof/>
          <w:webHidden/>
          <w:rPrChange w:id="307" w:author="admin" w:date="2018-06-18T11:14:00Z">
            <w:rPr>
              <w:noProof/>
              <w:webHidden/>
            </w:rPr>
          </w:rPrChange>
        </w:rPr>
        <w:fldChar w:fldCharType="end"/>
      </w:r>
      <w:r w:rsidRPr="008C3D75">
        <w:rPr>
          <w:noProof/>
          <w:rPrChange w:id="308" w:author="admin" w:date="2018-06-18T11:14:00Z">
            <w:rPr>
              <w:noProof/>
            </w:rPr>
          </w:rPrChange>
        </w:rPr>
        <w:fldChar w:fldCharType="end"/>
      </w:r>
    </w:p>
    <w:p w14:paraId="13333BDD" w14:textId="77777777" w:rsidR="00701162" w:rsidRPr="008C3D75" w:rsidRDefault="00655477">
      <w:pPr>
        <w:pStyle w:val="TOC3"/>
        <w:rPr>
          <w:rFonts w:asciiTheme="minorHAnsi" w:eastAsiaTheme="minorEastAsia" w:hAnsiTheme="minorHAnsi" w:cstheme="minorBidi"/>
          <w:noProof/>
          <w:sz w:val="22"/>
          <w:szCs w:val="22"/>
          <w:rPrChange w:id="309"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"_Toc516835631" </w:instrText>
      </w:r>
      <w:r w:rsidRPr="008C3D75">
        <w:rPr>
          <w:rPrChange w:id="310" w:author="admin" w:date="2018-06-18T11:14:00Z">
            <w:rPr>
              <w:noProof/>
            </w:rPr>
          </w:rPrChange>
        </w:rPr>
        <w:fldChar w:fldCharType="separate"/>
      </w:r>
      <w:r w:rsidR="00701162" w:rsidRPr="008C3D75">
        <w:rPr>
          <w:rStyle w:val="Hyperlink"/>
          <w:noProof/>
        </w:rPr>
        <w:t>3.1.2</w:t>
      </w:r>
      <w:r w:rsidR="00701162" w:rsidRPr="008C3D75">
        <w:rPr>
          <w:rFonts w:asciiTheme="minorHAnsi" w:eastAsiaTheme="minorEastAsia" w:hAnsiTheme="minorHAnsi" w:cstheme="minorBidi"/>
          <w:noProof/>
          <w:sz w:val="22"/>
          <w:szCs w:val="22"/>
          <w:rPrChange w:id="311"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Merací protokol</w:t>
      </w:r>
      <w:r w:rsidR="00701162" w:rsidRPr="008C3D75">
        <w:rPr>
          <w:noProof/>
          <w:webHidden/>
        </w:rPr>
        <w:tab/>
      </w:r>
      <w:r w:rsidR="00701162" w:rsidRPr="008C3D75">
        <w:rPr>
          <w:noProof/>
          <w:webHidden/>
          <w:rPrChange w:id="312" w:author="admin" w:date="2018-06-18T11:14:00Z">
            <w:rPr>
              <w:noProof/>
              <w:webHidden/>
            </w:rPr>
          </w:rPrChange>
        </w:rPr>
        <w:fldChar w:fldCharType="begin"/>
      </w:r>
      <w:r w:rsidR="00701162" w:rsidRPr="008C3D75">
        <w:rPr>
          <w:noProof/>
          <w:webHidden/>
        </w:rPr>
        <w:instrText xml:space="preserve"> PAGEREF _Toc516835631 \h </w:instrText>
      </w:r>
      <w:r w:rsidR="00701162" w:rsidRPr="008C3D75">
        <w:rPr>
          <w:noProof/>
          <w:webHidden/>
          <w:rPrChange w:id="313" w:author="admin" w:date="2018-06-18T11:14:00Z">
            <w:rPr>
              <w:noProof/>
              <w:webHidden/>
            </w:rPr>
          </w:rPrChange>
        </w:rPr>
      </w:r>
      <w:r w:rsidR="00701162" w:rsidRPr="008C3D75">
        <w:rPr>
          <w:noProof/>
          <w:webHidden/>
          <w:rPrChange w:id="314" w:author="admin" w:date="2018-06-18T11:14:00Z">
            <w:rPr>
              <w:noProof/>
              <w:webHidden/>
            </w:rPr>
          </w:rPrChange>
        </w:rPr>
        <w:fldChar w:fldCharType="separate"/>
      </w:r>
      <w:r w:rsidR="00701162" w:rsidRPr="008C3D75">
        <w:rPr>
          <w:noProof/>
          <w:webHidden/>
        </w:rPr>
        <w:t>34</w:t>
      </w:r>
      <w:r w:rsidR="00701162" w:rsidRPr="008C3D75">
        <w:rPr>
          <w:noProof/>
          <w:webHidden/>
          <w:rPrChange w:id="315" w:author="admin" w:date="2018-06-18T11:14:00Z">
            <w:rPr>
              <w:noProof/>
              <w:webHidden/>
            </w:rPr>
          </w:rPrChange>
        </w:rPr>
        <w:fldChar w:fldCharType="end"/>
      </w:r>
      <w:r w:rsidRPr="008C3D75">
        <w:rPr>
          <w:noProof/>
          <w:rPrChange w:id="316" w:author="admin" w:date="2018-06-18T11:14:00Z">
            <w:rPr>
              <w:noProof/>
            </w:rPr>
          </w:rPrChange>
        </w:rPr>
        <w:fldChar w:fldCharType="end"/>
      </w:r>
    </w:p>
    <w:p w14:paraId="2F8C5584" w14:textId="77777777" w:rsidR="00701162" w:rsidRPr="008C3D75" w:rsidRDefault="00655477">
      <w:pPr>
        <w:pStyle w:val="TOC3"/>
        <w:rPr>
          <w:rFonts w:asciiTheme="minorHAnsi" w:eastAsiaTheme="minorEastAsia" w:hAnsiTheme="minorHAnsi" w:cstheme="minorBidi"/>
          <w:noProof/>
          <w:sz w:val="22"/>
          <w:szCs w:val="22"/>
          <w:rPrChange w:id="317" w:author="admin" w:date="2018-06-18T11:14:00Z">
            <w:rPr>
              <w:rFonts w:asciiTheme="minorHAnsi" w:eastAsiaTheme="minorEastAsia" w:hAnsiTheme="minorHAnsi" w:cstheme="minorBidi"/>
              <w:noProof/>
              <w:sz w:val="22"/>
              <w:szCs w:val="22"/>
              <w:lang w:val="cs-CZ"/>
            </w:rPr>
          </w:rPrChange>
        </w:rPr>
      </w:pPr>
      <w:r w:rsidRPr="005C2483">
        <w:lastRenderedPageBreak/>
        <w:fldChar w:fldCharType="begin"/>
      </w:r>
      <w:r w:rsidRPr="008C3D75">
        <w:instrText xml:space="preserve"> HYPERLINK \l "_Toc516835632" </w:instrText>
      </w:r>
      <w:r w:rsidRPr="008C3D75">
        <w:rPr>
          <w:rPrChange w:id="318" w:author="admin" w:date="2018-06-18T11:14:00Z">
            <w:rPr>
              <w:noProof/>
            </w:rPr>
          </w:rPrChange>
        </w:rPr>
        <w:fldChar w:fldCharType="separate"/>
      </w:r>
      <w:r w:rsidR="00701162" w:rsidRPr="008C3D75">
        <w:rPr>
          <w:rStyle w:val="Hyperlink"/>
          <w:noProof/>
        </w:rPr>
        <w:t>3.1.3</w:t>
      </w:r>
      <w:r w:rsidR="00701162" w:rsidRPr="008C3D75">
        <w:rPr>
          <w:rFonts w:asciiTheme="minorHAnsi" w:eastAsiaTheme="minorEastAsia" w:hAnsiTheme="minorHAnsi" w:cstheme="minorBidi"/>
          <w:noProof/>
          <w:sz w:val="22"/>
          <w:szCs w:val="22"/>
          <w:rPrChange w:id="319"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Merané signály</w:t>
      </w:r>
      <w:r w:rsidR="00701162" w:rsidRPr="008C3D75">
        <w:rPr>
          <w:noProof/>
          <w:webHidden/>
        </w:rPr>
        <w:tab/>
      </w:r>
      <w:r w:rsidR="00701162" w:rsidRPr="008C3D75">
        <w:rPr>
          <w:noProof/>
          <w:webHidden/>
          <w:rPrChange w:id="320" w:author="admin" w:date="2018-06-18T11:14:00Z">
            <w:rPr>
              <w:noProof/>
              <w:webHidden/>
            </w:rPr>
          </w:rPrChange>
        </w:rPr>
        <w:fldChar w:fldCharType="begin"/>
      </w:r>
      <w:r w:rsidR="00701162" w:rsidRPr="008C3D75">
        <w:rPr>
          <w:noProof/>
          <w:webHidden/>
        </w:rPr>
        <w:instrText xml:space="preserve"> PAGEREF _Toc516835632 \h </w:instrText>
      </w:r>
      <w:r w:rsidR="00701162" w:rsidRPr="008C3D75">
        <w:rPr>
          <w:noProof/>
          <w:webHidden/>
          <w:rPrChange w:id="321" w:author="admin" w:date="2018-06-18T11:14:00Z">
            <w:rPr>
              <w:noProof/>
              <w:webHidden/>
            </w:rPr>
          </w:rPrChange>
        </w:rPr>
      </w:r>
      <w:r w:rsidR="00701162" w:rsidRPr="008C3D75">
        <w:rPr>
          <w:noProof/>
          <w:webHidden/>
          <w:rPrChange w:id="322" w:author="admin" w:date="2018-06-18T11:14:00Z">
            <w:rPr>
              <w:noProof/>
              <w:webHidden/>
            </w:rPr>
          </w:rPrChange>
        </w:rPr>
        <w:fldChar w:fldCharType="separate"/>
      </w:r>
      <w:r w:rsidR="00701162" w:rsidRPr="008C3D75">
        <w:rPr>
          <w:noProof/>
          <w:webHidden/>
        </w:rPr>
        <w:t>35</w:t>
      </w:r>
      <w:r w:rsidR="00701162" w:rsidRPr="008C3D75">
        <w:rPr>
          <w:noProof/>
          <w:webHidden/>
          <w:rPrChange w:id="323" w:author="admin" w:date="2018-06-18T11:14:00Z">
            <w:rPr>
              <w:noProof/>
              <w:webHidden/>
            </w:rPr>
          </w:rPrChange>
        </w:rPr>
        <w:fldChar w:fldCharType="end"/>
      </w:r>
      <w:r w:rsidRPr="008C3D75">
        <w:rPr>
          <w:noProof/>
          <w:rPrChange w:id="324" w:author="admin" w:date="2018-06-18T11:14:00Z">
            <w:rPr>
              <w:noProof/>
            </w:rPr>
          </w:rPrChange>
        </w:rPr>
        <w:fldChar w:fldCharType="end"/>
      </w:r>
    </w:p>
    <w:p w14:paraId="35B986B0" w14:textId="77777777" w:rsidR="00701162" w:rsidRPr="008C3D75" w:rsidRDefault="00655477">
      <w:pPr>
        <w:pStyle w:val="TOC3"/>
        <w:rPr>
          <w:rFonts w:asciiTheme="minorHAnsi" w:eastAsiaTheme="minorEastAsia" w:hAnsiTheme="minorHAnsi" w:cstheme="minorBidi"/>
          <w:noProof/>
          <w:sz w:val="22"/>
          <w:szCs w:val="22"/>
          <w:rPrChange w:id="325"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"_Toc516835633" </w:instrText>
      </w:r>
      <w:r w:rsidRPr="008C3D75">
        <w:rPr>
          <w:rPrChange w:id="326" w:author="admin" w:date="2018-06-18T11:14:00Z">
            <w:rPr>
              <w:noProof/>
            </w:rPr>
          </w:rPrChange>
        </w:rPr>
        <w:fldChar w:fldCharType="separate"/>
      </w:r>
      <w:r w:rsidR="00701162" w:rsidRPr="008C3D75">
        <w:rPr>
          <w:rStyle w:val="Hyperlink"/>
          <w:noProof/>
        </w:rPr>
        <w:t>3.1.1</w:t>
      </w:r>
      <w:r w:rsidR="00701162" w:rsidRPr="008C3D75">
        <w:rPr>
          <w:rFonts w:asciiTheme="minorHAnsi" w:eastAsiaTheme="minorEastAsia" w:hAnsiTheme="minorHAnsi" w:cstheme="minorBidi"/>
          <w:noProof/>
          <w:sz w:val="22"/>
          <w:szCs w:val="22"/>
          <w:rPrChange w:id="327"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Multikanálový bioimpedančný monitor</w:t>
      </w:r>
      <w:r w:rsidR="00701162" w:rsidRPr="008C3D75">
        <w:rPr>
          <w:noProof/>
          <w:webHidden/>
        </w:rPr>
        <w:tab/>
      </w:r>
      <w:r w:rsidR="00701162" w:rsidRPr="008C3D75">
        <w:rPr>
          <w:noProof/>
          <w:webHidden/>
          <w:rPrChange w:id="328" w:author="admin" w:date="2018-06-18T11:14:00Z">
            <w:rPr>
              <w:noProof/>
              <w:webHidden/>
            </w:rPr>
          </w:rPrChange>
        </w:rPr>
        <w:fldChar w:fldCharType="begin"/>
      </w:r>
      <w:r w:rsidR="00701162" w:rsidRPr="008C3D75">
        <w:rPr>
          <w:noProof/>
          <w:webHidden/>
        </w:rPr>
        <w:instrText xml:space="preserve"> PAGEREF _Toc516835633 \h </w:instrText>
      </w:r>
      <w:r w:rsidR="00701162" w:rsidRPr="008C3D75">
        <w:rPr>
          <w:noProof/>
          <w:webHidden/>
          <w:rPrChange w:id="329" w:author="admin" w:date="2018-06-18T11:14:00Z">
            <w:rPr>
              <w:noProof/>
              <w:webHidden/>
            </w:rPr>
          </w:rPrChange>
        </w:rPr>
      </w:r>
      <w:r w:rsidR="00701162" w:rsidRPr="008C3D75">
        <w:rPr>
          <w:noProof/>
          <w:webHidden/>
          <w:rPrChange w:id="330" w:author="admin" w:date="2018-06-18T11:14:00Z">
            <w:rPr>
              <w:noProof/>
              <w:webHidden/>
            </w:rPr>
          </w:rPrChange>
        </w:rPr>
        <w:fldChar w:fldCharType="separate"/>
      </w:r>
      <w:r w:rsidR="00701162" w:rsidRPr="008C3D75">
        <w:rPr>
          <w:noProof/>
          <w:webHidden/>
        </w:rPr>
        <w:t>35</w:t>
      </w:r>
      <w:r w:rsidR="00701162" w:rsidRPr="008C3D75">
        <w:rPr>
          <w:noProof/>
          <w:webHidden/>
          <w:rPrChange w:id="331" w:author="admin" w:date="2018-06-18T11:14:00Z">
            <w:rPr>
              <w:noProof/>
              <w:webHidden/>
            </w:rPr>
          </w:rPrChange>
        </w:rPr>
        <w:fldChar w:fldCharType="end"/>
      </w:r>
      <w:r w:rsidRPr="008C3D75">
        <w:rPr>
          <w:noProof/>
          <w:rPrChange w:id="332" w:author="admin" w:date="2018-06-18T11:14:00Z">
            <w:rPr>
              <w:noProof/>
            </w:rPr>
          </w:rPrChange>
        </w:rPr>
        <w:fldChar w:fldCharType="end"/>
      </w:r>
    </w:p>
    <w:p w14:paraId="2970F0B2" w14:textId="77777777" w:rsidR="00701162" w:rsidRPr="008C3D75" w:rsidRDefault="00655477">
      <w:pPr>
        <w:pStyle w:val="TOC3"/>
        <w:rPr>
          <w:rFonts w:asciiTheme="minorHAnsi" w:eastAsiaTheme="minorEastAsia" w:hAnsiTheme="minorHAnsi" w:cstheme="minorBidi"/>
          <w:noProof/>
          <w:sz w:val="22"/>
          <w:szCs w:val="22"/>
          <w:rPrChange w:id="333"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"_Toc516835634" </w:instrText>
      </w:r>
      <w:r w:rsidRPr="008C3D75">
        <w:rPr>
          <w:rPrChange w:id="334" w:author="admin" w:date="2018-06-18T11:14:00Z">
            <w:rPr>
              <w:noProof/>
            </w:rPr>
          </w:rPrChange>
        </w:rPr>
        <w:fldChar w:fldCharType="separate"/>
      </w:r>
      <w:r w:rsidR="00701162" w:rsidRPr="008C3D75">
        <w:rPr>
          <w:rStyle w:val="Hyperlink"/>
          <w:noProof/>
        </w:rPr>
        <w:t>3.1.2</w:t>
      </w:r>
      <w:r w:rsidR="00701162" w:rsidRPr="008C3D75">
        <w:rPr>
          <w:rFonts w:asciiTheme="minorHAnsi" w:eastAsiaTheme="minorEastAsia" w:hAnsiTheme="minorHAnsi" w:cstheme="minorBidi"/>
          <w:noProof/>
          <w:sz w:val="22"/>
          <w:szCs w:val="22"/>
          <w:rPrChange w:id="335"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Spracovanie dát</w:t>
      </w:r>
      <w:r w:rsidR="00701162" w:rsidRPr="008C3D75">
        <w:rPr>
          <w:noProof/>
          <w:webHidden/>
        </w:rPr>
        <w:tab/>
      </w:r>
      <w:r w:rsidR="00701162" w:rsidRPr="008C3D75">
        <w:rPr>
          <w:noProof/>
          <w:webHidden/>
          <w:rPrChange w:id="336" w:author="admin" w:date="2018-06-18T11:14:00Z">
            <w:rPr>
              <w:noProof/>
              <w:webHidden/>
            </w:rPr>
          </w:rPrChange>
        </w:rPr>
        <w:fldChar w:fldCharType="begin"/>
      </w:r>
      <w:r w:rsidR="00701162" w:rsidRPr="008C3D75">
        <w:rPr>
          <w:noProof/>
          <w:webHidden/>
        </w:rPr>
        <w:instrText xml:space="preserve"> PAGEREF _Toc516835634 \h </w:instrText>
      </w:r>
      <w:r w:rsidR="00701162" w:rsidRPr="008C3D75">
        <w:rPr>
          <w:noProof/>
          <w:webHidden/>
          <w:rPrChange w:id="337" w:author="admin" w:date="2018-06-18T11:14:00Z">
            <w:rPr>
              <w:noProof/>
              <w:webHidden/>
            </w:rPr>
          </w:rPrChange>
        </w:rPr>
      </w:r>
      <w:r w:rsidR="00701162" w:rsidRPr="008C3D75">
        <w:rPr>
          <w:noProof/>
          <w:webHidden/>
          <w:rPrChange w:id="338" w:author="admin" w:date="2018-06-18T11:14:00Z">
            <w:rPr>
              <w:noProof/>
              <w:webHidden/>
            </w:rPr>
          </w:rPrChange>
        </w:rPr>
        <w:fldChar w:fldCharType="separate"/>
      </w:r>
      <w:r w:rsidR="00701162" w:rsidRPr="008C3D75">
        <w:rPr>
          <w:noProof/>
          <w:webHidden/>
        </w:rPr>
        <w:t>38</w:t>
      </w:r>
      <w:r w:rsidR="00701162" w:rsidRPr="008C3D75">
        <w:rPr>
          <w:noProof/>
          <w:webHidden/>
          <w:rPrChange w:id="339" w:author="admin" w:date="2018-06-18T11:14:00Z">
            <w:rPr>
              <w:noProof/>
              <w:webHidden/>
            </w:rPr>
          </w:rPrChange>
        </w:rPr>
        <w:fldChar w:fldCharType="end"/>
      </w:r>
      <w:r w:rsidRPr="008C3D75">
        <w:rPr>
          <w:noProof/>
          <w:rPrChange w:id="340" w:author="admin" w:date="2018-06-18T11:14:00Z">
            <w:rPr>
              <w:noProof/>
            </w:rPr>
          </w:rPrChange>
        </w:rPr>
        <w:fldChar w:fldCharType="end"/>
      </w:r>
    </w:p>
    <w:p w14:paraId="6CCE9F93" w14:textId="77777777" w:rsidR="00701162" w:rsidRPr="008C3D75" w:rsidRDefault="00655477">
      <w:pPr>
        <w:pStyle w:val="TOC3"/>
        <w:rPr>
          <w:rFonts w:asciiTheme="minorHAnsi" w:eastAsiaTheme="minorEastAsia" w:hAnsiTheme="minorHAnsi" w:cstheme="minorBidi"/>
          <w:noProof/>
          <w:sz w:val="22"/>
          <w:szCs w:val="22"/>
          <w:rPrChange w:id="341" w:author="admin" w:date="2018-06-18T11:14:00Z">
            <w:rPr>
              <w:rFonts w:asciiTheme="minorHAnsi" w:eastAsiaTheme="minorEastAsia" w:hAnsiTheme="minorHAnsi" w:cstheme="minorBidi"/>
              <w:noProof/>
              <w:sz w:val="22"/>
              <w:szCs w:val="22"/>
              <w:lang w:val="cs-CZ"/>
            </w:rPr>
          </w:rPrChange>
        </w:rPr>
      </w:pPr>
      <w:r w:rsidRPr="005C2483">
        <w:lastRenderedPageBreak/>
        <w:fldChar w:fldCharType="begin"/>
      </w:r>
      <w:r w:rsidRPr="008C3D75">
        <w:instrText xml:space="preserve"> HYPERLINK \l "_Toc516835635" </w:instrText>
      </w:r>
      <w:r w:rsidRPr="008C3D75">
        <w:rPr>
          <w:rPrChange w:id="342" w:author="admin" w:date="2018-06-18T11:14:00Z">
            <w:rPr>
              <w:noProof/>
            </w:rPr>
          </w:rPrChange>
        </w:rPr>
        <w:fldChar w:fldCharType="separate"/>
      </w:r>
      <w:r w:rsidR="00701162" w:rsidRPr="008C3D75">
        <w:rPr>
          <w:rStyle w:val="Hyperlink"/>
          <w:noProof/>
        </w:rPr>
        <w:t>3.1.3</w:t>
      </w:r>
      <w:r w:rsidR="00701162" w:rsidRPr="008C3D75">
        <w:rPr>
          <w:rFonts w:asciiTheme="minorHAnsi" w:eastAsiaTheme="minorEastAsia" w:hAnsiTheme="minorHAnsi" w:cstheme="minorBidi"/>
          <w:noProof/>
          <w:sz w:val="22"/>
          <w:szCs w:val="22"/>
          <w:rPrChange w:id="343"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Detekcia prvého srdcového zvuku (S1)</w:t>
      </w:r>
      <w:r w:rsidR="00701162" w:rsidRPr="008C3D75">
        <w:rPr>
          <w:noProof/>
          <w:webHidden/>
        </w:rPr>
        <w:tab/>
      </w:r>
      <w:r w:rsidR="00701162" w:rsidRPr="008C3D75">
        <w:rPr>
          <w:noProof/>
          <w:webHidden/>
          <w:rPrChange w:id="344" w:author="admin" w:date="2018-06-18T11:14:00Z">
            <w:rPr>
              <w:noProof/>
              <w:webHidden/>
            </w:rPr>
          </w:rPrChange>
        </w:rPr>
        <w:fldChar w:fldCharType="begin"/>
      </w:r>
      <w:r w:rsidR="00701162" w:rsidRPr="008C3D75">
        <w:rPr>
          <w:noProof/>
          <w:webHidden/>
        </w:rPr>
        <w:instrText xml:space="preserve"> PAGEREF _Toc516835635 \h </w:instrText>
      </w:r>
      <w:r w:rsidR="00701162" w:rsidRPr="008C3D75">
        <w:rPr>
          <w:noProof/>
          <w:webHidden/>
          <w:rPrChange w:id="345" w:author="admin" w:date="2018-06-18T11:14:00Z">
            <w:rPr>
              <w:noProof/>
              <w:webHidden/>
            </w:rPr>
          </w:rPrChange>
        </w:rPr>
      </w:r>
      <w:r w:rsidR="00701162" w:rsidRPr="008C3D75">
        <w:rPr>
          <w:noProof/>
          <w:webHidden/>
          <w:rPrChange w:id="346" w:author="admin" w:date="2018-06-18T11:14:00Z">
            <w:rPr>
              <w:noProof/>
              <w:webHidden/>
            </w:rPr>
          </w:rPrChange>
        </w:rPr>
        <w:fldChar w:fldCharType="separate"/>
      </w:r>
      <w:r w:rsidR="00701162" w:rsidRPr="008C3D75">
        <w:rPr>
          <w:noProof/>
          <w:webHidden/>
        </w:rPr>
        <w:t>41</w:t>
      </w:r>
      <w:r w:rsidR="00701162" w:rsidRPr="008C3D75">
        <w:rPr>
          <w:noProof/>
          <w:webHidden/>
          <w:rPrChange w:id="347" w:author="admin" w:date="2018-06-18T11:14:00Z">
            <w:rPr>
              <w:noProof/>
              <w:webHidden/>
            </w:rPr>
          </w:rPrChange>
        </w:rPr>
        <w:fldChar w:fldCharType="end"/>
      </w:r>
      <w:r w:rsidRPr="008C3D75">
        <w:rPr>
          <w:noProof/>
          <w:rPrChange w:id="348" w:author="admin" w:date="2018-06-18T11:14:00Z">
            <w:rPr>
              <w:noProof/>
            </w:rPr>
          </w:rPrChange>
        </w:rPr>
        <w:fldChar w:fldCharType="end"/>
      </w:r>
    </w:p>
    <w:p w14:paraId="4DCCAC1C" w14:textId="77777777" w:rsidR="00701162" w:rsidRPr="008C3D75" w:rsidRDefault="00655477">
      <w:pPr>
        <w:pStyle w:val="TOC3"/>
        <w:rPr>
          <w:rFonts w:asciiTheme="minorHAnsi" w:eastAsiaTheme="minorEastAsia" w:hAnsiTheme="minorHAnsi" w:cstheme="minorBidi"/>
          <w:noProof/>
          <w:sz w:val="22"/>
          <w:szCs w:val="22"/>
          <w:rPrChange w:id="349"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"_Toc516835636" </w:instrText>
      </w:r>
      <w:r w:rsidRPr="008C3D75">
        <w:rPr>
          <w:rPrChange w:id="350" w:author="admin" w:date="2018-06-18T11:14:00Z">
            <w:rPr>
              <w:noProof/>
            </w:rPr>
          </w:rPrChange>
        </w:rPr>
        <w:fldChar w:fldCharType="separate"/>
      </w:r>
      <w:r w:rsidR="00701162" w:rsidRPr="008C3D75">
        <w:rPr>
          <w:rStyle w:val="Hyperlink"/>
          <w:noProof/>
        </w:rPr>
        <w:t>3.1.4</w:t>
      </w:r>
      <w:r w:rsidR="00701162" w:rsidRPr="008C3D75">
        <w:rPr>
          <w:rFonts w:asciiTheme="minorHAnsi" w:eastAsiaTheme="minorEastAsia" w:hAnsiTheme="minorHAnsi" w:cstheme="minorBidi"/>
          <w:noProof/>
          <w:sz w:val="22"/>
          <w:szCs w:val="22"/>
          <w:rPrChange w:id="351"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Detekcia srdcového zvuku S2</w:t>
      </w:r>
      <w:r w:rsidR="00701162" w:rsidRPr="008C3D75">
        <w:rPr>
          <w:noProof/>
          <w:webHidden/>
        </w:rPr>
        <w:tab/>
      </w:r>
      <w:r w:rsidR="00701162" w:rsidRPr="008C3D75">
        <w:rPr>
          <w:noProof/>
          <w:webHidden/>
          <w:rPrChange w:id="352" w:author="admin" w:date="2018-06-18T11:14:00Z">
            <w:rPr>
              <w:noProof/>
              <w:webHidden/>
            </w:rPr>
          </w:rPrChange>
        </w:rPr>
        <w:fldChar w:fldCharType="begin"/>
      </w:r>
      <w:r w:rsidR="00701162" w:rsidRPr="008C3D75">
        <w:rPr>
          <w:noProof/>
          <w:webHidden/>
        </w:rPr>
        <w:instrText xml:space="preserve"> PAGEREF _Toc516835636 \h </w:instrText>
      </w:r>
      <w:r w:rsidR="00701162" w:rsidRPr="008C3D75">
        <w:rPr>
          <w:noProof/>
          <w:webHidden/>
          <w:rPrChange w:id="353" w:author="admin" w:date="2018-06-18T11:14:00Z">
            <w:rPr>
              <w:noProof/>
              <w:webHidden/>
            </w:rPr>
          </w:rPrChange>
        </w:rPr>
      </w:r>
      <w:r w:rsidR="00701162" w:rsidRPr="008C3D75">
        <w:rPr>
          <w:noProof/>
          <w:webHidden/>
          <w:rPrChange w:id="354" w:author="admin" w:date="2018-06-18T11:14:00Z">
            <w:rPr>
              <w:noProof/>
              <w:webHidden/>
            </w:rPr>
          </w:rPrChange>
        </w:rPr>
        <w:fldChar w:fldCharType="separate"/>
      </w:r>
      <w:r w:rsidR="00701162" w:rsidRPr="008C3D75">
        <w:rPr>
          <w:noProof/>
          <w:webHidden/>
        </w:rPr>
        <w:t>52</w:t>
      </w:r>
      <w:r w:rsidR="00701162" w:rsidRPr="008C3D75">
        <w:rPr>
          <w:noProof/>
          <w:webHidden/>
          <w:rPrChange w:id="355" w:author="admin" w:date="2018-06-18T11:14:00Z">
            <w:rPr>
              <w:noProof/>
              <w:webHidden/>
            </w:rPr>
          </w:rPrChange>
        </w:rPr>
        <w:fldChar w:fldCharType="end"/>
      </w:r>
      <w:r w:rsidRPr="008C3D75">
        <w:rPr>
          <w:noProof/>
          <w:rPrChange w:id="356" w:author="admin" w:date="2018-06-18T11:14:00Z">
            <w:rPr>
              <w:noProof/>
            </w:rPr>
          </w:rPrChange>
        </w:rPr>
        <w:fldChar w:fldCharType="end"/>
      </w:r>
    </w:p>
    <w:p w14:paraId="3FF3829E" w14:textId="77777777" w:rsidR="00701162" w:rsidRPr="008C3D75" w:rsidRDefault="00655477">
      <w:pPr>
        <w:pStyle w:val="TOC2"/>
        <w:rPr>
          <w:rFonts w:asciiTheme="minorHAnsi" w:eastAsiaTheme="minorEastAsia" w:hAnsiTheme="minorHAnsi" w:cstheme="minorBidi"/>
          <w:noProof/>
          <w:sz w:val="22"/>
          <w:szCs w:val="22"/>
          <w:rPrChange w:id="357"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"_Toc516835637" </w:instrText>
      </w:r>
      <w:r w:rsidRPr="008C3D75">
        <w:rPr>
          <w:rPrChange w:id="358" w:author="admin" w:date="2018-06-18T11:14:00Z">
            <w:rPr>
              <w:noProof/>
            </w:rPr>
          </w:rPrChange>
        </w:rPr>
        <w:fldChar w:fldCharType="separate"/>
      </w:r>
      <w:r w:rsidR="00701162" w:rsidRPr="008C3D75">
        <w:rPr>
          <w:rStyle w:val="Hyperlink"/>
          <w:noProof/>
        </w:rPr>
        <w:t>3.2</w:t>
      </w:r>
      <w:r w:rsidR="00701162" w:rsidRPr="008C3D75">
        <w:rPr>
          <w:rFonts w:asciiTheme="minorHAnsi" w:eastAsiaTheme="minorEastAsia" w:hAnsiTheme="minorHAnsi" w:cstheme="minorBidi"/>
          <w:noProof/>
          <w:sz w:val="22"/>
          <w:szCs w:val="22"/>
          <w:rPrChange w:id="359"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Detekcia bioimpedančných parametrov</w:t>
      </w:r>
      <w:r w:rsidR="00701162" w:rsidRPr="008C3D75">
        <w:rPr>
          <w:noProof/>
          <w:webHidden/>
        </w:rPr>
        <w:tab/>
      </w:r>
      <w:r w:rsidR="00701162" w:rsidRPr="008C3D75">
        <w:rPr>
          <w:noProof/>
          <w:webHidden/>
          <w:rPrChange w:id="360" w:author="admin" w:date="2018-06-18T11:14:00Z">
            <w:rPr>
              <w:noProof/>
              <w:webHidden/>
            </w:rPr>
          </w:rPrChange>
        </w:rPr>
        <w:fldChar w:fldCharType="begin"/>
      </w:r>
      <w:r w:rsidR="00701162" w:rsidRPr="008C3D75">
        <w:rPr>
          <w:noProof/>
          <w:webHidden/>
        </w:rPr>
        <w:instrText xml:space="preserve"> PAGEREF _Toc516835637 \h </w:instrText>
      </w:r>
      <w:r w:rsidR="00701162" w:rsidRPr="008C3D75">
        <w:rPr>
          <w:noProof/>
          <w:webHidden/>
          <w:rPrChange w:id="361" w:author="admin" w:date="2018-06-18T11:14:00Z">
            <w:rPr>
              <w:noProof/>
              <w:webHidden/>
            </w:rPr>
          </w:rPrChange>
        </w:rPr>
      </w:r>
      <w:r w:rsidR="00701162" w:rsidRPr="008C3D75">
        <w:rPr>
          <w:noProof/>
          <w:webHidden/>
          <w:rPrChange w:id="362" w:author="admin" w:date="2018-06-18T11:14:00Z">
            <w:rPr>
              <w:noProof/>
              <w:webHidden/>
            </w:rPr>
          </w:rPrChange>
        </w:rPr>
        <w:fldChar w:fldCharType="separate"/>
      </w:r>
      <w:r w:rsidR="00701162" w:rsidRPr="008C3D75">
        <w:rPr>
          <w:noProof/>
          <w:webHidden/>
        </w:rPr>
        <w:t>53</w:t>
      </w:r>
      <w:r w:rsidR="00701162" w:rsidRPr="008C3D75">
        <w:rPr>
          <w:noProof/>
          <w:webHidden/>
          <w:rPrChange w:id="363" w:author="admin" w:date="2018-06-18T11:14:00Z">
            <w:rPr>
              <w:noProof/>
              <w:webHidden/>
            </w:rPr>
          </w:rPrChange>
        </w:rPr>
        <w:fldChar w:fldCharType="end"/>
      </w:r>
      <w:r w:rsidRPr="008C3D75">
        <w:rPr>
          <w:noProof/>
          <w:rPrChange w:id="364" w:author="admin" w:date="2018-06-18T11:14:00Z">
            <w:rPr>
              <w:noProof/>
            </w:rPr>
          </w:rPrChange>
        </w:rPr>
        <w:fldChar w:fldCharType="end"/>
      </w:r>
    </w:p>
    <w:p w14:paraId="7BE6B612" w14:textId="77777777" w:rsidR="00701162" w:rsidRPr="008C3D75" w:rsidRDefault="00655477">
      <w:pPr>
        <w:pStyle w:val="TOC3"/>
        <w:rPr>
          <w:rFonts w:asciiTheme="minorHAnsi" w:eastAsiaTheme="minorEastAsia" w:hAnsiTheme="minorHAnsi" w:cstheme="minorBidi"/>
          <w:noProof/>
          <w:sz w:val="22"/>
          <w:szCs w:val="22"/>
          <w:rPrChange w:id="365" w:author="admin" w:date="2018-06-18T11:14:00Z">
            <w:rPr>
              <w:rFonts w:asciiTheme="minorHAnsi" w:eastAsiaTheme="minorEastAsia" w:hAnsiTheme="minorHAnsi" w:cstheme="minorBidi"/>
              <w:noProof/>
              <w:sz w:val="22"/>
              <w:szCs w:val="22"/>
              <w:lang w:val="cs-CZ"/>
            </w:rPr>
          </w:rPrChange>
        </w:rPr>
      </w:pPr>
      <w:r w:rsidRPr="005C2483">
        <w:lastRenderedPageBreak/>
        <w:fldChar w:fldCharType="begin"/>
      </w:r>
      <w:r w:rsidRPr="008C3D75">
        <w:instrText xml:space="preserve"> HYPERLINK \l "_Toc516835638" </w:instrText>
      </w:r>
      <w:r w:rsidRPr="008C3D75">
        <w:rPr>
          <w:rPrChange w:id="366" w:author="admin" w:date="2018-06-18T11:14:00Z">
            <w:rPr>
              <w:noProof/>
            </w:rPr>
          </w:rPrChange>
        </w:rPr>
        <w:fldChar w:fldCharType="separate"/>
      </w:r>
      <w:r w:rsidR="00701162" w:rsidRPr="008C3D75">
        <w:rPr>
          <w:rStyle w:val="Hyperlink"/>
          <w:noProof/>
        </w:rPr>
        <w:t>3.2.1</w:t>
      </w:r>
      <w:r w:rsidR="00701162" w:rsidRPr="008C3D75">
        <w:rPr>
          <w:rFonts w:asciiTheme="minorHAnsi" w:eastAsiaTheme="minorEastAsia" w:hAnsiTheme="minorHAnsi" w:cstheme="minorBidi"/>
          <w:noProof/>
          <w:sz w:val="22"/>
          <w:szCs w:val="22"/>
          <w:rPrChange w:id="367"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Úvod do navrhnutej metodiky</w:t>
      </w:r>
      <w:r w:rsidR="00701162" w:rsidRPr="008C3D75">
        <w:rPr>
          <w:noProof/>
          <w:webHidden/>
        </w:rPr>
        <w:tab/>
      </w:r>
      <w:r w:rsidR="00701162" w:rsidRPr="008C3D75">
        <w:rPr>
          <w:noProof/>
          <w:webHidden/>
          <w:rPrChange w:id="368" w:author="admin" w:date="2018-06-18T11:14:00Z">
            <w:rPr>
              <w:noProof/>
              <w:webHidden/>
            </w:rPr>
          </w:rPrChange>
        </w:rPr>
        <w:fldChar w:fldCharType="begin"/>
      </w:r>
      <w:r w:rsidR="00701162" w:rsidRPr="008C3D75">
        <w:rPr>
          <w:noProof/>
          <w:webHidden/>
        </w:rPr>
        <w:instrText xml:space="preserve"> PAGEREF _Toc516835638 \h </w:instrText>
      </w:r>
      <w:r w:rsidR="00701162" w:rsidRPr="008C3D75">
        <w:rPr>
          <w:noProof/>
          <w:webHidden/>
          <w:rPrChange w:id="369" w:author="admin" w:date="2018-06-18T11:14:00Z">
            <w:rPr>
              <w:noProof/>
              <w:webHidden/>
            </w:rPr>
          </w:rPrChange>
        </w:rPr>
      </w:r>
      <w:r w:rsidR="00701162" w:rsidRPr="008C3D75">
        <w:rPr>
          <w:noProof/>
          <w:webHidden/>
          <w:rPrChange w:id="370" w:author="admin" w:date="2018-06-18T11:14:00Z">
            <w:rPr>
              <w:noProof/>
              <w:webHidden/>
            </w:rPr>
          </w:rPrChange>
        </w:rPr>
        <w:fldChar w:fldCharType="separate"/>
      </w:r>
      <w:r w:rsidR="00701162" w:rsidRPr="008C3D75">
        <w:rPr>
          <w:noProof/>
          <w:webHidden/>
        </w:rPr>
        <w:t>53</w:t>
      </w:r>
      <w:r w:rsidR="00701162" w:rsidRPr="008C3D75">
        <w:rPr>
          <w:noProof/>
          <w:webHidden/>
          <w:rPrChange w:id="371" w:author="admin" w:date="2018-06-18T11:14:00Z">
            <w:rPr>
              <w:noProof/>
              <w:webHidden/>
            </w:rPr>
          </w:rPrChange>
        </w:rPr>
        <w:fldChar w:fldCharType="end"/>
      </w:r>
      <w:r w:rsidRPr="008C3D75">
        <w:rPr>
          <w:noProof/>
          <w:rPrChange w:id="372" w:author="admin" w:date="2018-06-18T11:14:00Z">
            <w:rPr>
              <w:noProof/>
            </w:rPr>
          </w:rPrChange>
        </w:rPr>
        <w:fldChar w:fldCharType="end"/>
      </w:r>
    </w:p>
    <w:p w14:paraId="5CE3C61A" w14:textId="77777777" w:rsidR="00701162" w:rsidRPr="008C3D75" w:rsidRDefault="00655477">
      <w:pPr>
        <w:pStyle w:val="TOC3"/>
        <w:rPr>
          <w:rFonts w:asciiTheme="minorHAnsi" w:eastAsiaTheme="minorEastAsia" w:hAnsiTheme="minorHAnsi" w:cstheme="minorBidi"/>
          <w:noProof/>
          <w:sz w:val="22"/>
          <w:szCs w:val="22"/>
          <w:rPrChange w:id="373"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"_Toc516835639" </w:instrText>
      </w:r>
      <w:r w:rsidRPr="008C3D75">
        <w:rPr>
          <w:rPrChange w:id="374" w:author="admin" w:date="2018-06-18T11:14:00Z">
            <w:rPr>
              <w:noProof/>
            </w:rPr>
          </w:rPrChange>
        </w:rPr>
        <w:fldChar w:fldCharType="separate"/>
      </w:r>
      <w:r w:rsidR="00701162" w:rsidRPr="008C3D75">
        <w:rPr>
          <w:rStyle w:val="Hyperlink"/>
          <w:noProof/>
        </w:rPr>
        <w:t>3.2.2</w:t>
      </w:r>
      <w:r w:rsidR="00701162" w:rsidRPr="008C3D75">
        <w:rPr>
          <w:rFonts w:asciiTheme="minorHAnsi" w:eastAsiaTheme="minorEastAsia" w:hAnsiTheme="minorHAnsi" w:cstheme="minorBidi"/>
          <w:noProof/>
          <w:sz w:val="22"/>
          <w:szCs w:val="22"/>
          <w:rPrChange w:id="375"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Popisná štatistika - spontánne dýchanie</w:t>
      </w:r>
      <w:r w:rsidR="00701162" w:rsidRPr="008C3D75">
        <w:rPr>
          <w:noProof/>
          <w:webHidden/>
        </w:rPr>
        <w:tab/>
      </w:r>
      <w:r w:rsidR="00701162" w:rsidRPr="008C3D75">
        <w:rPr>
          <w:noProof/>
          <w:webHidden/>
          <w:rPrChange w:id="376" w:author="admin" w:date="2018-06-18T11:14:00Z">
            <w:rPr>
              <w:noProof/>
              <w:webHidden/>
            </w:rPr>
          </w:rPrChange>
        </w:rPr>
        <w:fldChar w:fldCharType="begin"/>
      </w:r>
      <w:r w:rsidR="00701162" w:rsidRPr="008C3D75">
        <w:rPr>
          <w:noProof/>
          <w:webHidden/>
        </w:rPr>
        <w:instrText xml:space="preserve"> PAGEREF _Toc516835639 \h </w:instrText>
      </w:r>
      <w:r w:rsidR="00701162" w:rsidRPr="008C3D75">
        <w:rPr>
          <w:noProof/>
          <w:webHidden/>
          <w:rPrChange w:id="377" w:author="admin" w:date="2018-06-18T11:14:00Z">
            <w:rPr>
              <w:noProof/>
              <w:webHidden/>
            </w:rPr>
          </w:rPrChange>
        </w:rPr>
      </w:r>
      <w:r w:rsidR="00701162" w:rsidRPr="008C3D75">
        <w:rPr>
          <w:noProof/>
          <w:webHidden/>
          <w:rPrChange w:id="378" w:author="admin" w:date="2018-06-18T11:14:00Z">
            <w:rPr>
              <w:noProof/>
              <w:webHidden/>
            </w:rPr>
          </w:rPrChange>
        </w:rPr>
        <w:fldChar w:fldCharType="separate"/>
      </w:r>
      <w:r w:rsidR="00701162" w:rsidRPr="008C3D75">
        <w:rPr>
          <w:noProof/>
          <w:webHidden/>
        </w:rPr>
        <w:t>57</w:t>
      </w:r>
      <w:r w:rsidR="00701162" w:rsidRPr="008C3D75">
        <w:rPr>
          <w:noProof/>
          <w:webHidden/>
          <w:rPrChange w:id="379" w:author="admin" w:date="2018-06-18T11:14:00Z">
            <w:rPr>
              <w:noProof/>
              <w:webHidden/>
            </w:rPr>
          </w:rPrChange>
        </w:rPr>
        <w:fldChar w:fldCharType="end"/>
      </w:r>
      <w:r w:rsidRPr="008C3D75">
        <w:rPr>
          <w:noProof/>
          <w:rPrChange w:id="380" w:author="admin" w:date="2018-06-18T11:14:00Z">
            <w:rPr>
              <w:noProof/>
            </w:rPr>
          </w:rPrChange>
        </w:rPr>
        <w:fldChar w:fldCharType="end"/>
      </w:r>
    </w:p>
    <w:p w14:paraId="2933AD23" w14:textId="77777777" w:rsidR="00701162" w:rsidRPr="008C3D75" w:rsidRDefault="00655477">
      <w:pPr>
        <w:pStyle w:val="TOC3"/>
        <w:rPr>
          <w:rFonts w:asciiTheme="minorHAnsi" w:eastAsiaTheme="minorEastAsia" w:hAnsiTheme="minorHAnsi" w:cstheme="minorBidi"/>
          <w:noProof/>
          <w:sz w:val="22"/>
          <w:szCs w:val="22"/>
          <w:rPrChange w:id="381"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"_Toc516835640" </w:instrText>
      </w:r>
      <w:r w:rsidRPr="008C3D75">
        <w:rPr>
          <w:rPrChange w:id="382" w:author="admin" w:date="2018-06-18T11:14:00Z">
            <w:rPr>
              <w:noProof/>
            </w:rPr>
          </w:rPrChange>
        </w:rPr>
        <w:fldChar w:fldCharType="separate"/>
      </w:r>
      <w:r w:rsidR="00701162" w:rsidRPr="008C3D75">
        <w:rPr>
          <w:rStyle w:val="Hyperlink"/>
          <w:noProof/>
        </w:rPr>
        <w:t>3.2.3</w:t>
      </w:r>
      <w:r w:rsidR="00701162" w:rsidRPr="008C3D75">
        <w:rPr>
          <w:rFonts w:asciiTheme="minorHAnsi" w:eastAsiaTheme="minorEastAsia" w:hAnsiTheme="minorHAnsi" w:cstheme="minorBidi"/>
          <w:noProof/>
          <w:sz w:val="22"/>
          <w:szCs w:val="22"/>
          <w:rPrChange w:id="383"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Popisná štatistika - Hlboké dýchanie</w:t>
      </w:r>
      <w:r w:rsidR="00701162" w:rsidRPr="008C3D75">
        <w:rPr>
          <w:noProof/>
          <w:webHidden/>
        </w:rPr>
        <w:tab/>
      </w:r>
      <w:r w:rsidR="00701162" w:rsidRPr="008C3D75">
        <w:rPr>
          <w:noProof/>
          <w:webHidden/>
          <w:rPrChange w:id="384" w:author="admin" w:date="2018-06-18T11:14:00Z">
            <w:rPr>
              <w:noProof/>
              <w:webHidden/>
            </w:rPr>
          </w:rPrChange>
        </w:rPr>
        <w:fldChar w:fldCharType="begin"/>
      </w:r>
      <w:r w:rsidR="00701162" w:rsidRPr="008C3D75">
        <w:rPr>
          <w:noProof/>
          <w:webHidden/>
        </w:rPr>
        <w:instrText xml:space="preserve"> PAGEREF _Toc516835640 \h </w:instrText>
      </w:r>
      <w:r w:rsidR="00701162" w:rsidRPr="008C3D75">
        <w:rPr>
          <w:noProof/>
          <w:webHidden/>
          <w:rPrChange w:id="385" w:author="admin" w:date="2018-06-18T11:14:00Z">
            <w:rPr>
              <w:noProof/>
              <w:webHidden/>
            </w:rPr>
          </w:rPrChange>
        </w:rPr>
      </w:r>
      <w:r w:rsidR="00701162" w:rsidRPr="008C3D75">
        <w:rPr>
          <w:noProof/>
          <w:webHidden/>
          <w:rPrChange w:id="386" w:author="admin" w:date="2018-06-18T11:14:00Z">
            <w:rPr>
              <w:noProof/>
              <w:webHidden/>
            </w:rPr>
          </w:rPrChange>
        </w:rPr>
        <w:fldChar w:fldCharType="separate"/>
      </w:r>
      <w:r w:rsidR="00701162" w:rsidRPr="008C3D75">
        <w:rPr>
          <w:noProof/>
          <w:webHidden/>
        </w:rPr>
        <w:t>61</w:t>
      </w:r>
      <w:r w:rsidR="00701162" w:rsidRPr="008C3D75">
        <w:rPr>
          <w:noProof/>
          <w:webHidden/>
          <w:rPrChange w:id="387" w:author="admin" w:date="2018-06-18T11:14:00Z">
            <w:rPr>
              <w:noProof/>
              <w:webHidden/>
            </w:rPr>
          </w:rPrChange>
        </w:rPr>
        <w:fldChar w:fldCharType="end"/>
      </w:r>
      <w:r w:rsidRPr="008C3D75">
        <w:rPr>
          <w:noProof/>
          <w:rPrChange w:id="388" w:author="admin" w:date="2018-06-18T11:14:00Z">
            <w:rPr>
              <w:noProof/>
            </w:rPr>
          </w:rPrChange>
        </w:rPr>
        <w:fldChar w:fldCharType="end"/>
      </w:r>
    </w:p>
    <w:p w14:paraId="3E85DB73" w14:textId="77777777" w:rsidR="00701162" w:rsidRPr="008C3D75" w:rsidRDefault="00655477">
      <w:pPr>
        <w:pStyle w:val="TOC3"/>
        <w:rPr>
          <w:rFonts w:asciiTheme="minorHAnsi" w:eastAsiaTheme="minorEastAsia" w:hAnsiTheme="minorHAnsi" w:cstheme="minorBidi"/>
          <w:noProof/>
          <w:sz w:val="22"/>
          <w:szCs w:val="22"/>
          <w:rPrChange w:id="389" w:author="admin" w:date="2018-06-18T11:14:00Z">
            <w:rPr>
              <w:rFonts w:asciiTheme="minorHAnsi" w:eastAsiaTheme="minorEastAsia" w:hAnsiTheme="minorHAnsi" w:cstheme="minorBidi"/>
              <w:noProof/>
              <w:sz w:val="22"/>
              <w:szCs w:val="22"/>
              <w:lang w:val="cs-CZ"/>
            </w:rPr>
          </w:rPrChange>
        </w:rPr>
      </w:pPr>
      <w:r w:rsidRPr="005C2483">
        <w:lastRenderedPageBreak/>
        <w:fldChar w:fldCharType="begin"/>
      </w:r>
      <w:r w:rsidRPr="008C3D75">
        <w:instrText xml:space="preserve"> HYPERLINK \l "_Toc516835641" </w:instrText>
      </w:r>
      <w:r w:rsidRPr="008C3D75">
        <w:rPr>
          <w:rPrChange w:id="390" w:author="admin" w:date="2018-06-18T11:14:00Z">
            <w:rPr>
              <w:noProof/>
            </w:rPr>
          </w:rPrChange>
        </w:rPr>
        <w:fldChar w:fldCharType="separate"/>
      </w:r>
      <w:r w:rsidR="00701162" w:rsidRPr="008C3D75">
        <w:rPr>
          <w:rStyle w:val="Hyperlink"/>
          <w:noProof/>
        </w:rPr>
        <w:t>3.2.4</w:t>
      </w:r>
      <w:r w:rsidR="00701162" w:rsidRPr="008C3D75">
        <w:rPr>
          <w:rFonts w:asciiTheme="minorHAnsi" w:eastAsiaTheme="minorEastAsia" w:hAnsiTheme="minorHAnsi" w:cstheme="minorBidi"/>
          <w:noProof/>
          <w:sz w:val="22"/>
          <w:szCs w:val="22"/>
          <w:rPrChange w:id="391"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Porovnanie výsledkov meraní s meraniami z literatúry</w:t>
      </w:r>
      <w:r w:rsidR="00701162" w:rsidRPr="008C3D75">
        <w:rPr>
          <w:noProof/>
          <w:webHidden/>
        </w:rPr>
        <w:tab/>
      </w:r>
      <w:r w:rsidR="00701162" w:rsidRPr="008C3D75">
        <w:rPr>
          <w:noProof/>
          <w:webHidden/>
          <w:rPrChange w:id="392" w:author="admin" w:date="2018-06-18T11:14:00Z">
            <w:rPr>
              <w:noProof/>
              <w:webHidden/>
            </w:rPr>
          </w:rPrChange>
        </w:rPr>
        <w:fldChar w:fldCharType="begin"/>
      </w:r>
      <w:r w:rsidR="00701162" w:rsidRPr="008C3D75">
        <w:rPr>
          <w:noProof/>
          <w:webHidden/>
        </w:rPr>
        <w:instrText xml:space="preserve"> PAGEREF _Toc516835641 \h </w:instrText>
      </w:r>
      <w:r w:rsidR="00701162" w:rsidRPr="008C3D75">
        <w:rPr>
          <w:noProof/>
          <w:webHidden/>
          <w:rPrChange w:id="393" w:author="admin" w:date="2018-06-18T11:14:00Z">
            <w:rPr>
              <w:noProof/>
              <w:webHidden/>
            </w:rPr>
          </w:rPrChange>
        </w:rPr>
      </w:r>
      <w:r w:rsidR="00701162" w:rsidRPr="008C3D75">
        <w:rPr>
          <w:noProof/>
          <w:webHidden/>
          <w:rPrChange w:id="394" w:author="admin" w:date="2018-06-18T11:14:00Z">
            <w:rPr>
              <w:noProof/>
              <w:webHidden/>
            </w:rPr>
          </w:rPrChange>
        </w:rPr>
        <w:fldChar w:fldCharType="separate"/>
      </w:r>
      <w:r w:rsidR="00701162" w:rsidRPr="008C3D75">
        <w:rPr>
          <w:noProof/>
          <w:webHidden/>
        </w:rPr>
        <w:t>63</w:t>
      </w:r>
      <w:r w:rsidR="00701162" w:rsidRPr="008C3D75">
        <w:rPr>
          <w:noProof/>
          <w:webHidden/>
          <w:rPrChange w:id="395" w:author="admin" w:date="2018-06-18T11:14:00Z">
            <w:rPr>
              <w:noProof/>
              <w:webHidden/>
            </w:rPr>
          </w:rPrChange>
        </w:rPr>
        <w:fldChar w:fldCharType="end"/>
      </w:r>
      <w:r w:rsidRPr="008C3D75">
        <w:rPr>
          <w:noProof/>
          <w:rPrChange w:id="396" w:author="admin" w:date="2018-06-18T11:14:00Z">
            <w:rPr>
              <w:noProof/>
            </w:rPr>
          </w:rPrChange>
        </w:rPr>
        <w:fldChar w:fldCharType="end"/>
      </w:r>
    </w:p>
    <w:p w14:paraId="3040AC69" w14:textId="77777777" w:rsidR="00701162" w:rsidRPr="008C3D75" w:rsidRDefault="00655477">
      <w:pPr>
        <w:pStyle w:val="TOC3"/>
        <w:rPr>
          <w:rFonts w:asciiTheme="minorHAnsi" w:eastAsiaTheme="minorEastAsia" w:hAnsiTheme="minorHAnsi" w:cstheme="minorBidi"/>
          <w:noProof/>
          <w:sz w:val="22"/>
          <w:szCs w:val="22"/>
          <w:rPrChange w:id="397"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"_Toc516835642" </w:instrText>
      </w:r>
      <w:r w:rsidRPr="008C3D75">
        <w:rPr>
          <w:rPrChange w:id="398" w:author="admin" w:date="2018-06-18T11:14:00Z">
            <w:rPr>
              <w:noProof/>
            </w:rPr>
          </w:rPrChange>
        </w:rPr>
        <w:fldChar w:fldCharType="separate"/>
      </w:r>
      <w:r w:rsidR="00701162" w:rsidRPr="008C3D75">
        <w:rPr>
          <w:rStyle w:val="Hyperlink"/>
          <w:noProof/>
        </w:rPr>
        <w:t>3.2.5</w:t>
      </w:r>
      <w:r w:rsidR="00701162" w:rsidRPr="008C3D75">
        <w:rPr>
          <w:rFonts w:asciiTheme="minorHAnsi" w:eastAsiaTheme="minorEastAsia" w:hAnsiTheme="minorHAnsi" w:cstheme="minorBidi"/>
          <w:noProof/>
          <w:sz w:val="22"/>
          <w:szCs w:val="22"/>
          <w:rPrChange w:id="399"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Reakcia hemodynamických parametrov na dýchanie</w:t>
      </w:r>
      <w:r w:rsidR="00701162" w:rsidRPr="008C3D75">
        <w:rPr>
          <w:noProof/>
          <w:webHidden/>
        </w:rPr>
        <w:tab/>
      </w:r>
      <w:r w:rsidR="00701162" w:rsidRPr="008C3D75">
        <w:rPr>
          <w:noProof/>
          <w:webHidden/>
          <w:rPrChange w:id="400" w:author="admin" w:date="2018-06-18T11:14:00Z">
            <w:rPr>
              <w:noProof/>
              <w:webHidden/>
            </w:rPr>
          </w:rPrChange>
        </w:rPr>
        <w:fldChar w:fldCharType="begin"/>
      </w:r>
      <w:r w:rsidR="00701162" w:rsidRPr="008C3D75">
        <w:rPr>
          <w:noProof/>
          <w:webHidden/>
        </w:rPr>
        <w:instrText xml:space="preserve"> PAGEREF _Toc516835642 \h </w:instrText>
      </w:r>
      <w:r w:rsidR="00701162" w:rsidRPr="008C3D75">
        <w:rPr>
          <w:noProof/>
          <w:webHidden/>
          <w:rPrChange w:id="401" w:author="admin" w:date="2018-06-18T11:14:00Z">
            <w:rPr>
              <w:noProof/>
              <w:webHidden/>
            </w:rPr>
          </w:rPrChange>
        </w:rPr>
      </w:r>
      <w:r w:rsidR="00701162" w:rsidRPr="008C3D75">
        <w:rPr>
          <w:noProof/>
          <w:webHidden/>
          <w:rPrChange w:id="402" w:author="admin" w:date="2018-06-18T11:14:00Z">
            <w:rPr>
              <w:noProof/>
              <w:webHidden/>
            </w:rPr>
          </w:rPrChange>
        </w:rPr>
        <w:fldChar w:fldCharType="separate"/>
      </w:r>
      <w:r w:rsidR="00701162" w:rsidRPr="008C3D75">
        <w:rPr>
          <w:noProof/>
          <w:webHidden/>
        </w:rPr>
        <w:t>65</w:t>
      </w:r>
      <w:r w:rsidR="00701162" w:rsidRPr="008C3D75">
        <w:rPr>
          <w:noProof/>
          <w:webHidden/>
          <w:rPrChange w:id="403" w:author="admin" w:date="2018-06-18T11:14:00Z">
            <w:rPr>
              <w:noProof/>
              <w:webHidden/>
            </w:rPr>
          </w:rPrChange>
        </w:rPr>
        <w:fldChar w:fldCharType="end"/>
      </w:r>
      <w:r w:rsidRPr="008C3D75">
        <w:rPr>
          <w:noProof/>
          <w:rPrChange w:id="404" w:author="admin" w:date="2018-06-18T11:14:00Z">
            <w:rPr>
              <w:noProof/>
            </w:rPr>
          </w:rPrChange>
        </w:rPr>
        <w:fldChar w:fldCharType="end"/>
      </w:r>
    </w:p>
    <w:p w14:paraId="3C23059F" w14:textId="77777777" w:rsidR="00701162" w:rsidRPr="008C3D75" w:rsidRDefault="00655477">
      <w:pPr>
        <w:pStyle w:val="TOC3"/>
        <w:rPr>
          <w:rFonts w:asciiTheme="minorHAnsi" w:eastAsiaTheme="minorEastAsia" w:hAnsiTheme="minorHAnsi" w:cstheme="minorBidi"/>
          <w:noProof/>
          <w:sz w:val="22"/>
          <w:szCs w:val="22"/>
          <w:rPrChange w:id="405"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"_Toc516835643" </w:instrText>
      </w:r>
      <w:r w:rsidRPr="008C3D75">
        <w:rPr>
          <w:rPrChange w:id="406" w:author="admin" w:date="2018-06-18T11:14:00Z">
            <w:rPr>
              <w:noProof/>
            </w:rPr>
          </w:rPrChange>
        </w:rPr>
        <w:fldChar w:fldCharType="separate"/>
      </w:r>
      <w:r w:rsidR="00701162" w:rsidRPr="008C3D75">
        <w:rPr>
          <w:rStyle w:val="Hyperlink"/>
          <w:noProof/>
        </w:rPr>
        <w:t>3.2.6</w:t>
      </w:r>
      <w:r w:rsidR="00701162" w:rsidRPr="008C3D75">
        <w:rPr>
          <w:rFonts w:asciiTheme="minorHAnsi" w:eastAsiaTheme="minorEastAsia" w:hAnsiTheme="minorHAnsi" w:cstheme="minorBidi"/>
          <w:noProof/>
          <w:sz w:val="22"/>
          <w:szCs w:val="22"/>
          <w:rPrChange w:id="407"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 xml:space="preserve">Parameter rozloženia krvi: </w:t>
      </w:r>
      <m:oMath>
        <m:r>
          <m:rPr>
            <m:sty m:val="p"/>
          </m:rPr>
          <w:rPr>
            <w:rStyle w:val="Hyperlink"/>
            <w:rFonts w:ascii="Cambria Math" w:hAnsi="Cambria Math"/>
            <w:noProof/>
          </w:rPr>
          <m:t>Z0i</m:t>
        </m:r>
      </m:oMath>
      <w:r w:rsidR="00701162" w:rsidRPr="008C3D75">
        <w:rPr>
          <w:noProof/>
          <w:webHidden/>
        </w:rPr>
        <w:tab/>
      </w:r>
      <w:r w:rsidR="00701162" w:rsidRPr="008C3D75">
        <w:rPr>
          <w:noProof/>
          <w:webHidden/>
          <w:rPrChange w:id="408" w:author="admin" w:date="2018-06-18T11:14:00Z">
            <w:rPr>
              <w:noProof/>
              <w:webHidden/>
            </w:rPr>
          </w:rPrChange>
        </w:rPr>
        <w:fldChar w:fldCharType="begin"/>
      </w:r>
      <w:r w:rsidR="00701162" w:rsidRPr="008C3D75">
        <w:rPr>
          <w:noProof/>
          <w:webHidden/>
        </w:rPr>
        <w:instrText xml:space="preserve"> PAGEREF _Toc516835643 \h </w:instrText>
      </w:r>
      <w:r w:rsidR="00701162" w:rsidRPr="008C3D75">
        <w:rPr>
          <w:noProof/>
          <w:webHidden/>
          <w:rPrChange w:id="409" w:author="admin" w:date="2018-06-18T11:14:00Z">
            <w:rPr>
              <w:noProof/>
              <w:webHidden/>
            </w:rPr>
          </w:rPrChange>
        </w:rPr>
      </w:r>
      <w:r w:rsidR="00701162" w:rsidRPr="008C3D75">
        <w:rPr>
          <w:noProof/>
          <w:webHidden/>
          <w:rPrChange w:id="410" w:author="admin" w:date="2018-06-18T11:14:00Z">
            <w:rPr>
              <w:noProof/>
              <w:webHidden/>
            </w:rPr>
          </w:rPrChange>
        </w:rPr>
        <w:fldChar w:fldCharType="separate"/>
      </w:r>
      <w:r w:rsidR="00701162" w:rsidRPr="008C3D75">
        <w:rPr>
          <w:noProof/>
          <w:webHidden/>
        </w:rPr>
        <w:t>71</w:t>
      </w:r>
      <w:r w:rsidR="00701162" w:rsidRPr="008C3D75">
        <w:rPr>
          <w:noProof/>
          <w:webHidden/>
          <w:rPrChange w:id="411" w:author="admin" w:date="2018-06-18T11:14:00Z">
            <w:rPr>
              <w:noProof/>
              <w:webHidden/>
            </w:rPr>
          </w:rPrChange>
        </w:rPr>
        <w:fldChar w:fldCharType="end"/>
      </w:r>
      <w:r w:rsidRPr="008C3D75">
        <w:rPr>
          <w:noProof/>
          <w:rPrChange w:id="412" w:author="admin" w:date="2018-06-18T11:14:00Z">
            <w:rPr>
              <w:noProof/>
            </w:rPr>
          </w:rPrChange>
        </w:rPr>
        <w:fldChar w:fldCharType="end"/>
      </w:r>
    </w:p>
    <w:p w14:paraId="269B778F" w14:textId="77777777" w:rsidR="00701162" w:rsidRPr="008C3D75" w:rsidRDefault="00655477">
      <w:pPr>
        <w:pStyle w:val="TOC3"/>
        <w:rPr>
          <w:rFonts w:asciiTheme="minorHAnsi" w:eastAsiaTheme="minorEastAsia" w:hAnsiTheme="minorHAnsi" w:cstheme="minorBidi"/>
          <w:noProof/>
          <w:sz w:val="22"/>
          <w:szCs w:val="22"/>
          <w:rPrChange w:id="413" w:author="admin" w:date="2018-06-18T11:14:00Z">
            <w:rPr>
              <w:rFonts w:asciiTheme="minorHAnsi" w:eastAsiaTheme="minorEastAsia" w:hAnsiTheme="minorHAnsi" w:cstheme="minorBidi"/>
              <w:noProof/>
              <w:sz w:val="22"/>
              <w:szCs w:val="22"/>
              <w:lang w:val="cs-CZ"/>
            </w:rPr>
          </w:rPrChange>
        </w:rPr>
      </w:pPr>
      <w:r w:rsidRPr="005C2483">
        <w:lastRenderedPageBreak/>
        <w:fldChar w:fldCharType="begin"/>
      </w:r>
      <w:r w:rsidRPr="008C3D75">
        <w:instrText xml:space="preserve"> HYPERLINK \l "_Toc516835644" </w:instrText>
      </w:r>
      <w:r w:rsidRPr="008C3D75">
        <w:rPr>
          <w:rPrChange w:id="414" w:author="admin" w:date="2018-06-18T11:14:00Z">
            <w:rPr>
              <w:noProof/>
            </w:rPr>
          </w:rPrChange>
        </w:rPr>
        <w:fldChar w:fldCharType="separate"/>
      </w:r>
      <w:r w:rsidR="00701162" w:rsidRPr="008C3D75">
        <w:rPr>
          <w:rStyle w:val="Hyperlink"/>
          <w:noProof/>
        </w:rPr>
        <w:t>3.2.7</w:t>
      </w:r>
      <w:r w:rsidR="00701162" w:rsidRPr="008C3D75">
        <w:rPr>
          <w:rFonts w:asciiTheme="minorHAnsi" w:eastAsiaTheme="minorEastAsia" w:hAnsiTheme="minorHAnsi" w:cstheme="minorBidi"/>
          <w:noProof/>
          <w:sz w:val="22"/>
          <w:szCs w:val="22"/>
          <w:rPrChange w:id="415"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 xml:space="preserve">Parameter toku krvi: </w:t>
      </w:r>
      <m:oMath>
        <m:r>
          <m:rPr>
            <m:sty m:val="p"/>
          </m:rPr>
          <w:rPr>
            <w:rStyle w:val="Hyperlink"/>
            <w:rFonts w:ascii="Cambria Math" w:hAnsi="Cambria Math"/>
            <w:noProof/>
          </w:rPr>
          <m:t>-dZi(t)dtmax</m:t>
        </m:r>
      </m:oMath>
      <w:r w:rsidR="00701162" w:rsidRPr="008C3D75">
        <w:rPr>
          <w:noProof/>
          <w:webHidden/>
        </w:rPr>
        <w:tab/>
      </w:r>
      <w:r w:rsidR="00701162" w:rsidRPr="008C3D75">
        <w:rPr>
          <w:noProof/>
          <w:webHidden/>
          <w:rPrChange w:id="416" w:author="admin" w:date="2018-06-18T11:14:00Z">
            <w:rPr>
              <w:noProof/>
              <w:webHidden/>
            </w:rPr>
          </w:rPrChange>
        </w:rPr>
        <w:fldChar w:fldCharType="begin"/>
      </w:r>
      <w:r w:rsidR="00701162" w:rsidRPr="008C3D75">
        <w:rPr>
          <w:noProof/>
          <w:webHidden/>
        </w:rPr>
        <w:instrText xml:space="preserve"> PAGEREF _Toc516835644 \h </w:instrText>
      </w:r>
      <w:r w:rsidR="00701162" w:rsidRPr="008C3D75">
        <w:rPr>
          <w:noProof/>
          <w:webHidden/>
          <w:rPrChange w:id="417" w:author="admin" w:date="2018-06-18T11:14:00Z">
            <w:rPr>
              <w:noProof/>
              <w:webHidden/>
            </w:rPr>
          </w:rPrChange>
        </w:rPr>
      </w:r>
      <w:r w:rsidR="00701162" w:rsidRPr="008C3D75">
        <w:rPr>
          <w:noProof/>
          <w:webHidden/>
          <w:rPrChange w:id="418" w:author="admin" w:date="2018-06-18T11:14:00Z">
            <w:rPr>
              <w:noProof/>
              <w:webHidden/>
            </w:rPr>
          </w:rPrChange>
        </w:rPr>
        <w:fldChar w:fldCharType="separate"/>
      </w:r>
      <w:r w:rsidR="00701162" w:rsidRPr="008C3D75">
        <w:rPr>
          <w:noProof/>
          <w:webHidden/>
        </w:rPr>
        <w:t>72</w:t>
      </w:r>
      <w:r w:rsidR="00701162" w:rsidRPr="008C3D75">
        <w:rPr>
          <w:noProof/>
          <w:webHidden/>
          <w:rPrChange w:id="419" w:author="admin" w:date="2018-06-18T11:14:00Z">
            <w:rPr>
              <w:noProof/>
              <w:webHidden/>
            </w:rPr>
          </w:rPrChange>
        </w:rPr>
        <w:fldChar w:fldCharType="end"/>
      </w:r>
      <w:r w:rsidRPr="008C3D75">
        <w:rPr>
          <w:noProof/>
          <w:rPrChange w:id="420" w:author="admin" w:date="2018-06-18T11:14:00Z">
            <w:rPr>
              <w:noProof/>
            </w:rPr>
          </w:rPrChange>
        </w:rPr>
        <w:fldChar w:fldCharType="end"/>
      </w:r>
    </w:p>
    <w:p w14:paraId="354677C6" w14:textId="77777777" w:rsidR="00701162" w:rsidRPr="008C3D75" w:rsidRDefault="00655477">
      <w:pPr>
        <w:pStyle w:val="TOC3"/>
        <w:rPr>
          <w:rFonts w:asciiTheme="minorHAnsi" w:eastAsiaTheme="minorEastAsia" w:hAnsiTheme="minorHAnsi" w:cstheme="minorBidi"/>
          <w:noProof/>
          <w:sz w:val="22"/>
          <w:szCs w:val="22"/>
          <w:rPrChange w:id="421"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"_Toc516835645" </w:instrText>
      </w:r>
      <w:r w:rsidRPr="008C3D75">
        <w:rPr>
          <w:rPrChange w:id="422" w:author="admin" w:date="2018-06-18T11:14:00Z">
            <w:rPr>
              <w:noProof/>
            </w:rPr>
          </w:rPrChange>
        </w:rPr>
        <w:fldChar w:fldCharType="separate"/>
      </w:r>
      <w:r w:rsidR="00701162" w:rsidRPr="008C3D75">
        <w:rPr>
          <w:rStyle w:val="Hyperlink"/>
          <w:noProof/>
        </w:rPr>
        <w:t>3.2.8</w:t>
      </w:r>
      <w:r w:rsidR="00701162" w:rsidRPr="008C3D75">
        <w:rPr>
          <w:rFonts w:asciiTheme="minorHAnsi" w:eastAsiaTheme="minorEastAsia" w:hAnsiTheme="minorHAnsi" w:cstheme="minorBidi"/>
          <w:noProof/>
          <w:sz w:val="22"/>
          <w:szCs w:val="22"/>
          <w:rPrChange w:id="423"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Rýchlosť pulznej vlny: PVW</w:t>
      </w:r>
      <w:r w:rsidR="00701162" w:rsidRPr="008C3D75">
        <w:rPr>
          <w:noProof/>
          <w:webHidden/>
        </w:rPr>
        <w:tab/>
      </w:r>
      <w:r w:rsidR="00701162" w:rsidRPr="008C3D75">
        <w:rPr>
          <w:noProof/>
          <w:webHidden/>
          <w:rPrChange w:id="424" w:author="admin" w:date="2018-06-18T11:14:00Z">
            <w:rPr>
              <w:noProof/>
              <w:webHidden/>
            </w:rPr>
          </w:rPrChange>
        </w:rPr>
        <w:fldChar w:fldCharType="begin"/>
      </w:r>
      <w:r w:rsidR="00701162" w:rsidRPr="008C3D75">
        <w:rPr>
          <w:noProof/>
          <w:webHidden/>
        </w:rPr>
        <w:instrText xml:space="preserve"> PAGEREF _Toc516835645 \h </w:instrText>
      </w:r>
      <w:r w:rsidR="00701162" w:rsidRPr="008C3D75">
        <w:rPr>
          <w:noProof/>
          <w:webHidden/>
          <w:rPrChange w:id="425" w:author="admin" w:date="2018-06-18T11:14:00Z">
            <w:rPr>
              <w:noProof/>
              <w:webHidden/>
            </w:rPr>
          </w:rPrChange>
        </w:rPr>
      </w:r>
      <w:r w:rsidR="00701162" w:rsidRPr="008C3D75">
        <w:rPr>
          <w:noProof/>
          <w:webHidden/>
          <w:rPrChange w:id="426" w:author="admin" w:date="2018-06-18T11:14:00Z">
            <w:rPr>
              <w:noProof/>
              <w:webHidden/>
            </w:rPr>
          </w:rPrChange>
        </w:rPr>
        <w:fldChar w:fldCharType="separate"/>
      </w:r>
      <w:r w:rsidR="00701162" w:rsidRPr="008C3D75">
        <w:rPr>
          <w:noProof/>
          <w:webHidden/>
        </w:rPr>
        <w:t>72</w:t>
      </w:r>
      <w:r w:rsidR="00701162" w:rsidRPr="008C3D75">
        <w:rPr>
          <w:noProof/>
          <w:webHidden/>
          <w:rPrChange w:id="427" w:author="admin" w:date="2018-06-18T11:14:00Z">
            <w:rPr>
              <w:noProof/>
              <w:webHidden/>
            </w:rPr>
          </w:rPrChange>
        </w:rPr>
        <w:fldChar w:fldCharType="end"/>
      </w:r>
      <w:r w:rsidRPr="008C3D75">
        <w:rPr>
          <w:noProof/>
          <w:rPrChange w:id="428" w:author="admin" w:date="2018-06-18T11:14:00Z">
            <w:rPr>
              <w:noProof/>
            </w:rPr>
          </w:rPrChange>
        </w:rPr>
        <w:fldChar w:fldCharType="end"/>
      </w:r>
    </w:p>
    <w:p w14:paraId="6B6DC410" w14:textId="77777777" w:rsidR="00701162" w:rsidRPr="008C3D75" w:rsidRDefault="00655477">
      <w:pPr>
        <w:pStyle w:val="TOC3"/>
        <w:rPr>
          <w:rFonts w:asciiTheme="minorHAnsi" w:eastAsiaTheme="minorEastAsia" w:hAnsiTheme="minorHAnsi" w:cstheme="minorBidi"/>
          <w:noProof/>
          <w:sz w:val="22"/>
          <w:szCs w:val="22"/>
          <w:rPrChange w:id="429"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"_Toc516835646" </w:instrText>
      </w:r>
      <w:r w:rsidRPr="008C3D75">
        <w:rPr>
          <w:rPrChange w:id="430" w:author="admin" w:date="2018-06-18T11:14:00Z">
            <w:rPr>
              <w:noProof/>
            </w:rPr>
          </w:rPrChange>
        </w:rPr>
        <w:fldChar w:fldCharType="separate"/>
      </w:r>
      <w:r w:rsidR="00701162" w:rsidRPr="008C3D75">
        <w:rPr>
          <w:rStyle w:val="Hyperlink"/>
          <w:noProof/>
        </w:rPr>
        <w:t>3.2.9</w:t>
      </w:r>
      <w:r w:rsidR="00701162" w:rsidRPr="008C3D75">
        <w:rPr>
          <w:rFonts w:asciiTheme="minorHAnsi" w:eastAsiaTheme="minorEastAsia" w:hAnsiTheme="minorHAnsi" w:cstheme="minorBidi"/>
          <w:noProof/>
          <w:sz w:val="22"/>
          <w:szCs w:val="22"/>
          <w:rPrChange w:id="431"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Srdcové zvuky</w:t>
      </w:r>
      <w:r w:rsidR="00701162" w:rsidRPr="008C3D75">
        <w:rPr>
          <w:noProof/>
          <w:webHidden/>
        </w:rPr>
        <w:tab/>
      </w:r>
      <w:r w:rsidR="00701162" w:rsidRPr="008C3D75">
        <w:rPr>
          <w:noProof/>
          <w:webHidden/>
          <w:rPrChange w:id="432" w:author="admin" w:date="2018-06-18T11:14:00Z">
            <w:rPr>
              <w:noProof/>
              <w:webHidden/>
            </w:rPr>
          </w:rPrChange>
        </w:rPr>
        <w:fldChar w:fldCharType="begin"/>
      </w:r>
      <w:r w:rsidR="00701162" w:rsidRPr="008C3D75">
        <w:rPr>
          <w:noProof/>
          <w:webHidden/>
        </w:rPr>
        <w:instrText xml:space="preserve"> PAGEREF _Toc516835646 \h </w:instrText>
      </w:r>
      <w:r w:rsidR="00701162" w:rsidRPr="008C3D75">
        <w:rPr>
          <w:noProof/>
          <w:webHidden/>
          <w:rPrChange w:id="433" w:author="admin" w:date="2018-06-18T11:14:00Z">
            <w:rPr>
              <w:noProof/>
              <w:webHidden/>
            </w:rPr>
          </w:rPrChange>
        </w:rPr>
      </w:r>
      <w:r w:rsidR="00701162" w:rsidRPr="008C3D75">
        <w:rPr>
          <w:noProof/>
          <w:webHidden/>
          <w:rPrChange w:id="434" w:author="admin" w:date="2018-06-18T11:14:00Z">
            <w:rPr>
              <w:noProof/>
              <w:webHidden/>
            </w:rPr>
          </w:rPrChange>
        </w:rPr>
        <w:fldChar w:fldCharType="separate"/>
      </w:r>
      <w:r w:rsidR="00701162" w:rsidRPr="008C3D75">
        <w:rPr>
          <w:noProof/>
          <w:webHidden/>
        </w:rPr>
        <w:t>74</w:t>
      </w:r>
      <w:r w:rsidR="00701162" w:rsidRPr="008C3D75">
        <w:rPr>
          <w:noProof/>
          <w:webHidden/>
          <w:rPrChange w:id="435" w:author="admin" w:date="2018-06-18T11:14:00Z">
            <w:rPr>
              <w:noProof/>
              <w:webHidden/>
            </w:rPr>
          </w:rPrChange>
        </w:rPr>
        <w:fldChar w:fldCharType="end"/>
      </w:r>
      <w:r w:rsidRPr="008C3D75">
        <w:rPr>
          <w:noProof/>
          <w:rPrChange w:id="436" w:author="admin" w:date="2018-06-18T11:14:00Z">
            <w:rPr>
              <w:noProof/>
            </w:rPr>
          </w:rPrChange>
        </w:rPr>
        <w:fldChar w:fldCharType="end"/>
      </w:r>
    </w:p>
    <w:p w14:paraId="6D07918C" w14:textId="77777777" w:rsidR="00701162" w:rsidRPr="008C3D75" w:rsidRDefault="00655477">
      <w:pPr>
        <w:pStyle w:val="TOC3"/>
        <w:rPr>
          <w:rFonts w:asciiTheme="minorHAnsi" w:eastAsiaTheme="minorEastAsia" w:hAnsiTheme="minorHAnsi" w:cstheme="minorBidi"/>
          <w:noProof/>
          <w:sz w:val="22"/>
          <w:szCs w:val="22"/>
          <w:rPrChange w:id="437" w:author="admin" w:date="2018-06-18T11:14:00Z">
            <w:rPr>
              <w:rFonts w:asciiTheme="minorHAnsi" w:eastAsiaTheme="minorEastAsia" w:hAnsiTheme="minorHAnsi" w:cstheme="minorBidi"/>
              <w:noProof/>
              <w:sz w:val="22"/>
              <w:szCs w:val="22"/>
              <w:lang w:val="cs-CZ"/>
            </w:rPr>
          </w:rPrChange>
        </w:rPr>
      </w:pPr>
      <w:r w:rsidRPr="005C2483">
        <w:lastRenderedPageBreak/>
        <w:fldChar w:fldCharType="begin"/>
      </w:r>
      <w:r w:rsidRPr="008C3D75">
        <w:instrText xml:space="preserve"> HYPERLINK \l "_Toc516835647" </w:instrText>
      </w:r>
      <w:r w:rsidRPr="008C3D75">
        <w:rPr>
          <w:rPrChange w:id="438" w:author="admin" w:date="2018-06-18T11:14:00Z">
            <w:rPr>
              <w:noProof/>
            </w:rPr>
          </w:rPrChange>
        </w:rPr>
        <w:fldChar w:fldCharType="separate"/>
      </w:r>
      <w:r w:rsidR="00701162" w:rsidRPr="008C3D75">
        <w:rPr>
          <w:rStyle w:val="Hyperlink"/>
          <w:noProof/>
        </w:rPr>
        <w:t>3.2.10</w:t>
      </w:r>
      <w:r w:rsidR="00701162" w:rsidRPr="008C3D75">
        <w:rPr>
          <w:rFonts w:asciiTheme="minorHAnsi" w:eastAsiaTheme="minorEastAsia" w:hAnsiTheme="minorHAnsi" w:cstheme="minorBidi"/>
          <w:noProof/>
          <w:sz w:val="22"/>
          <w:szCs w:val="22"/>
          <w:rPrChange w:id="439"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RR intervaly</w:t>
      </w:r>
      <w:r w:rsidR="00701162" w:rsidRPr="008C3D75">
        <w:rPr>
          <w:noProof/>
          <w:webHidden/>
        </w:rPr>
        <w:tab/>
      </w:r>
      <w:r w:rsidR="00701162" w:rsidRPr="008C3D75">
        <w:rPr>
          <w:noProof/>
          <w:webHidden/>
          <w:rPrChange w:id="440" w:author="admin" w:date="2018-06-18T11:14:00Z">
            <w:rPr>
              <w:noProof/>
              <w:webHidden/>
            </w:rPr>
          </w:rPrChange>
        </w:rPr>
        <w:fldChar w:fldCharType="begin"/>
      </w:r>
      <w:r w:rsidR="00701162" w:rsidRPr="008C3D75">
        <w:rPr>
          <w:noProof/>
          <w:webHidden/>
        </w:rPr>
        <w:instrText xml:space="preserve"> PAGEREF _Toc516835647 \h </w:instrText>
      </w:r>
      <w:r w:rsidR="00701162" w:rsidRPr="008C3D75">
        <w:rPr>
          <w:noProof/>
          <w:webHidden/>
          <w:rPrChange w:id="441" w:author="admin" w:date="2018-06-18T11:14:00Z">
            <w:rPr>
              <w:noProof/>
              <w:webHidden/>
            </w:rPr>
          </w:rPrChange>
        </w:rPr>
      </w:r>
      <w:r w:rsidR="00701162" w:rsidRPr="008C3D75">
        <w:rPr>
          <w:noProof/>
          <w:webHidden/>
          <w:rPrChange w:id="442" w:author="admin" w:date="2018-06-18T11:14:00Z">
            <w:rPr>
              <w:noProof/>
              <w:webHidden/>
            </w:rPr>
          </w:rPrChange>
        </w:rPr>
        <w:fldChar w:fldCharType="separate"/>
      </w:r>
      <w:r w:rsidR="00701162" w:rsidRPr="008C3D75">
        <w:rPr>
          <w:noProof/>
          <w:webHidden/>
        </w:rPr>
        <w:t>74</w:t>
      </w:r>
      <w:r w:rsidR="00701162" w:rsidRPr="008C3D75">
        <w:rPr>
          <w:noProof/>
          <w:webHidden/>
          <w:rPrChange w:id="443" w:author="admin" w:date="2018-06-18T11:14:00Z">
            <w:rPr>
              <w:noProof/>
              <w:webHidden/>
            </w:rPr>
          </w:rPrChange>
        </w:rPr>
        <w:fldChar w:fldCharType="end"/>
      </w:r>
      <w:r w:rsidRPr="008C3D75">
        <w:rPr>
          <w:noProof/>
          <w:rPrChange w:id="444" w:author="admin" w:date="2018-06-18T11:14:00Z">
            <w:rPr>
              <w:noProof/>
            </w:rPr>
          </w:rPrChange>
        </w:rPr>
        <w:fldChar w:fldCharType="end"/>
      </w:r>
    </w:p>
    <w:p w14:paraId="56678BE3" w14:textId="77777777" w:rsidR="00701162" w:rsidRPr="008C3D75" w:rsidRDefault="00655477">
      <w:pPr>
        <w:pStyle w:val="TOC3"/>
        <w:rPr>
          <w:rFonts w:asciiTheme="minorHAnsi" w:eastAsiaTheme="minorEastAsia" w:hAnsiTheme="minorHAnsi" w:cstheme="minorBidi"/>
          <w:noProof/>
          <w:sz w:val="22"/>
          <w:szCs w:val="22"/>
          <w:rPrChange w:id="445"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"_Toc516835648" </w:instrText>
      </w:r>
      <w:r w:rsidRPr="008C3D75">
        <w:rPr>
          <w:rPrChange w:id="446" w:author="admin" w:date="2018-06-18T11:14:00Z">
            <w:rPr>
              <w:noProof/>
            </w:rPr>
          </w:rPrChange>
        </w:rPr>
        <w:fldChar w:fldCharType="separate"/>
      </w:r>
      <w:r w:rsidR="00701162" w:rsidRPr="008C3D75">
        <w:rPr>
          <w:rStyle w:val="Hyperlink"/>
          <w:noProof/>
        </w:rPr>
        <w:t>3.2.11</w:t>
      </w:r>
      <w:r w:rsidR="00701162" w:rsidRPr="008C3D75">
        <w:rPr>
          <w:rFonts w:asciiTheme="minorHAnsi" w:eastAsiaTheme="minorEastAsia" w:hAnsiTheme="minorHAnsi" w:cstheme="minorBidi"/>
          <w:noProof/>
          <w:sz w:val="22"/>
          <w:szCs w:val="22"/>
          <w:rPrChange w:id="447"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Diskusia</w:t>
      </w:r>
      <w:r w:rsidR="00701162" w:rsidRPr="008C3D75">
        <w:rPr>
          <w:noProof/>
          <w:webHidden/>
        </w:rPr>
        <w:tab/>
      </w:r>
      <w:r w:rsidR="00701162" w:rsidRPr="008C3D75">
        <w:rPr>
          <w:noProof/>
          <w:webHidden/>
          <w:rPrChange w:id="448" w:author="admin" w:date="2018-06-18T11:14:00Z">
            <w:rPr>
              <w:noProof/>
              <w:webHidden/>
            </w:rPr>
          </w:rPrChange>
        </w:rPr>
        <w:fldChar w:fldCharType="begin"/>
      </w:r>
      <w:r w:rsidR="00701162" w:rsidRPr="008C3D75">
        <w:rPr>
          <w:noProof/>
          <w:webHidden/>
        </w:rPr>
        <w:instrText xml:space="preserve"> PAGEREF _Toc516835648 \h </w:instrText>
      </w:r>
      <w:r w:rsidR="00701162" w:rsidRPr="008C3D75">
        <w:rPr>
          <w:noProof/>
          <w:webHidden/>
          <w:rPrChange w:id="449" w:author="admin" w:date="2018-06-18T11:14:00Z">
            <w:rPr>
              <w:noProof/>
              <w:webHidden/>
            </w:rPr>
          </w:rPrChange>
        </w:rPr>
      </w:r>
      <w:r w:rsidR="00701162" w:rsidRPr="008C3D75">
        <w:rPr>
          <w:noProof/>
          <w:webHidden/>
          <w:rPrChange w:id="450" w:author="admin" w:date="2018-06-18T11:14:00Z">
            <w:rPr>
              <w:noProof/>
              <w:webHidden/>
            </w:rPr>
          </w:rPrChange>
        </w:rPr>
        <w:fldChar w:fldCharType="separate"/>
      </w:r>
      <w:r w:rsidR="00701162" w:rsidRPr="008C3D75">
        <w:rPr>
          <w:noProof/>
          <w:webHidden/>
        </w:rPr>
        <w:t>74</w:t>
      </w:r>
      <w:r w:rsidR="00701162" w:rsidRPr="008C3D75">
        <w:rPr>
          <w:noProof/>
          <w:webHidden/>
          <w:rPrChange w:id="451" w:author="admin" w:date="2018-06-18T11:14:00Z">
            <w:rPr>
              <w:noProof/>
              <w:webHidden/>
            </w:rPr>
          </w:rPrChange>
        </w:rPr>
        <w:fldChar w:fldCharType="end"/>
      </w:r>
      <w:r w:rsidRPr="008C3D75">
        <w:rPr>
          <w:noProof/>
          <w:rPrChange w:id="452" w:author="admin" w:date="2018-06-18T11:14:00Z">
            <w:rPr>
              <w:noProof/>
            </w:rPr>
          </w:rPrChange>
        </w:rPr>
        <w:fldChar w:fldCharType="end"/>
      </w:r>
    </w:p>
    <w:p w14:paraId="5D6E702F" w14:textId="77777777" w:rsidR="00701162" w:rsidRPr="008C3D75" w:rsidRDefault="00655477">
      <w:pPr>
        <w:pStyle w:val="TOC3"/>
        <w:rPr>
          <w:rFonts w:asciiTheme="minorHAnsi" w:eastAsiaTheme="minorEastAsia" w:hAnsiTheme="minorHAnsi" w:cstheme="minorBidi"/>
          <w:noProof/>
          <w:sz w:val="22"/>
          <w:szCs w:val="22"/>
          <w:rPrChange w:id="453"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"_Toc516835649" </w:instrText>
      </w:r>
      <w:r w:rsidRPr="008C3D75">
        <w:rPr>
          <w:rPrChange w:id="454" w:author="admin" w:date="2018-06-18T11:14:00Z">
            <w:rPr>
              <w:noProof/>
            </w:rPr>
          </w:rPrChange>
        </w:rPr>
        <w:fldChar w:fldCharType="separate"/>
      </w:r>
      <w:r w:rsidR="00701162" w:rsidRPr="008C3D75">
        <w:rPr>
          <w:rStyle w:val="Hyperlink"/>
          <w:noProof/>
        </w:rPr>
        <w:t>3.2.12</w:t>
      </w:r>
      <w:r w:rsidR="00701162" w:rsidRPr="008C3D75">
        <w:rPr>
          <w:rFonts w:asciiTheme="minorHAnsi" w:eastAsiaTheme="minorEastAsia" w:hAnsiTheme="minorHAnsi" w:cstheme="minorBidi"/>
          <w:noProof/>
          <w:sz w:val="22"/>
          <w:szCs w:val="22"/>
          <w:rPrChange w:id="455"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Limitácie</w:t>
      </w:r>
      <w:r w:rsidR="00701162" w:rsidRPr="008C3D75">
        <w:rPr>
          <w:noProof/>
          <w:webHidden/>
        </w:rPr>
        <w:tab/>
      </w:r>
      <w:r w:rsidR="00701162" w:rsidRPr="008C3D75">
        <w:rPr>
          <w:noProof/>
          <w:webHidden/>
          <w:rPrChange w:id="456" w:author="admin" w:date="2018-06-18T11:14:00Z">
            <w:rPr>
              <w:noProof/>
              <w:webHidden/>
            </w:rPr>
          </w:rPrChange>
        </w:rPr>
        <w:fldChar w:fldCharType="begin"/>
      </w:r>
      <w:r w:rsidR="00701162" w:rsidRPr="008C3D75">
        <w:rPr>
          <w:noProof/>
          <w:webHidden/>
        </w:rPr>
        <w:instrText xml:space="preserve"> PAGEREF _Toc516835649 \h </w:instrText>
      </w:r>
      <w:r w:rsidR="00701162" w:rsidRPr="008C3D75">
        <w:rPr>
          <w:noProof/>
          <w:webHidden/>
          <w:rPrChange w:id="457" w:author="admin" w:date="2018-06-18T11:14:00Z">
            <w:rPr>
              <w:noProof/>
              <w:webHidden/>
            </w:rPr>
          </w:rPrChange>
        </w:rPr>
      </w:r>
      <w:r w:rsidR="00701162" w:rsidRPr="008C3D75">
        <w:rPr>
          <w:noProof/>
          <w:webHidden/>
          <w:rPrChange w:id="458" w:author="admin" w:date="2018-06-18T11:14:00Z">
            <w:rPr>
              <w:noProof/>
              <w:webHidden/>
            </w:rPr>
          </w:rPrChange>
        </w:rPr>
        <w:fldChar w:fldCharType="separate"/>
      </w:r>
      <w:r w:rsidR="00701162" w:rsidRPr="008C3D75">
        <w:rPr>
          <w:noProof/>
          <w:webHidden/>
        </w:rPr>
        <w:t>77</w:t>
      </w:r>
      <w:r w:rsidR="00701162" w:rsidRPr="008C3D75">
        <w:rPr>
          <w:noProof/>
          <w:webHidden/>
          <w:rPrChange w:id="459" w:author="admin" w:date="2018-06-18T11:14:00Z">
            <w:rPr>
              <w:noProof/>
              <w:webHidden/>
            </w:rPr>
          </w:rPrChange>
        </w:rPr>
        <w:fldChar w:fldCharType="end"/>
      </w:r>
      <w:r w:rsidRPr="008C3D75">
        <w:rPr>
          <w:noProof/>
          <w:rPrChange w:id="460" w:author="admin" w:date="2018-06-18T11:14:00Z">
            <w:rPr>
              <w:noProof/>
            </w:rPr>
          </w:rPrChange>
        </w:rPr>
        <w:fldChar w:fldCharType="end"/>
      </w:r>
    </w:p>
    <w:p w14:paraId="70D2AA6A" w14:textId="77777777" w:rsidR="00701162" w:rsidRPr="008C3D75" w:rsidRDefault="00655477">
      <w:pPr>
        <w:pStyle w:val="TOC2"/>
        <w:rPr>
          <w:rFonts w:asciiTheme="minorHAnsi" w:eastAsiaTheme="minorEastAsia" w:hAnsiTheme="minorHAnsi" w:cstheme="minorBidi"/>
          <w:noProof/>
          <w:sz w:val="22"/>
          <w:szCs w:val="22"/>
          <w:rPrChange w:id="461" w:author="admin" w:date="2018-06-18T11:14:00Z">
            <w:rPr>
              <w:rFonts w:asciiTheme="minorHAnsi" w:eastAsiaTheme="minorEastAsia" w:hAnsiTheme="minorHAnsi" w:cstheme="minorBidi"/>
              <w:noProof/>
              <w:sz w:val="22"/>
              <w:szCs w:val="22"/>
              <w:lang w:val="cs-CZ"/>
            </w:rPr>
          </w:rPrChange>
        </w:rPr>
      </w:pPr>
      <w:r w:rsidRPr="005C2483">
        <w:lastRenderedPageBreak/>
        <w:fldChar w:fldCharType="begin"/>
      </w:r>
      <w:r w:rsidRPr="008C3D75">
        <w:instrText xml:space="preserve"> HYPERLINK \l "_Toc516835650" </w:instrText>
      </w:r>
      <w:r w:rsidRPr="008C3D75">
        <w:rPr>
          <w:rPrChange w:id="462" w:author="admin" w:date="2018-06-18T11:14:00Z">
            <w:rPr>
              <w:noProof/>
            </w:rPr>
          </w:rPrChange>
        </w:rPr>
        <w:fldChar w:fldCharType="separate"/>
      </w:r>
      <w:r w:rsidR="00701162" w:rsidRPr="008C3D75">
        <w:rPr>
          <w:rStyle w:val="Hyperlink"/>
          <w:noProof/>
        </w:rPr>
        <w:t>3.3</w:t>
      </w:r>
      <w:r w:rsidR="00701162" w:rsidRPr="008C3D75">
        <w:rPr>
          <w:rFonts w:asciiTheme="minorHAnsi" w:eastAsiaTheme="minorEastAsia" w:hAnsiTheme="minorHAnsi" w:cstheme="minorBidi"/>
          <w:noProof/>
          <w:sz w:val="22"/>
          <w:szCs w:val="22"/>
          <w:rPrChange w:id="463"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Počítanie SV u subjektov po transplantácií srdca</w:t>
      </w:r>
      <w:r w:rsidR="00701162" w:rsidRPr="008C3D75">
        <w:rPr>
          <w:noProof/>
          <w:webHidden/>
        </w:rPr>
        <w:tab/>
      </w:r>
      <w:r w:rsidR="00701162" w:rsidRPr="008C3D75">
        <w:rPr>
          <w:noProof/>
          <w:webHidden/>
          <w:rPrChange w:id="464" w:author="admin" w:date="2018-06-18T11:14:00Z">
            <w:rPr>
              <w:noProof/>
              <w:webHidden/>
            </w:rPr>
          </w:rPrChange>
        </w:rPr>
        <w:fldChar w:fldCharType="begin"/>
      </w:r>
      <w:r w:rsidR="00701162" w:rsidRPr="008C3D75">
        <w:rPr>
          <w:noProof/>
          <w:webHidden/>
        </w:rPr>
        <w:instrText xml:space="preserve"> PAGEREF _Toc516835650 \h </w:instrText>
      </w:r>
      <w:r w:rsidR="00701162" w:rsidRPr="008C3D75">
        <w:rPr>
          <w:noProof/>
          <w:webHidden/>
          <w:rPrChange w:id="465" w:author="admin" w:date="2018-06-18T11:14:00Z">
            <w:rPr>
              <w:noProof/>
              <w:webHidden/>
            </w:rPr>
          </w:rPrChange>
        </w:rPr>
      </w:r>
      <w:r w:rsidR="00701162" w:rsidRPr="008C3D75">
        <w:rPr>
          <w:noProof/>
          <w:webHidden/>
          <w:rPrChange w:id="466" w:author="admin" w:date="2018-06-18T11:14:00Z">
            <w:rPr>
              <w:noProof/>
              <w:webHidden/>
            </w:rPr>
          </w:rPrChange>
        </w:rPr>
        <w:fldChar w:fldCharType="separate"/>
      </w:r>
      <w:r w:rsidR="00701162" w:rsidRPr="008C3D75">
        <w:rPr>
          <w:noProof/>
          <w:webHidden/>
        </w:rPr>
        <w:t>77</w:t>
      </w:r>
      <w:r w:rsidR="00701162" w:rsidRPr="008C3D75">
        <w:rPr>
          <w:noProof/>
          <w:webHidden/>
          <w:rPrChange w:id="467" w:author="admin" w:date="2018-06-18T11:14:00Z">
            <w:rPr>
              <w:noProof/>
              <w:webHidden/>
            </w:rPr>
          </w:rPrChange>
        </w:rPr>
        <w:fldChar w:fldCharType="end"/>
      </w:r>
      <w:r w:rsidRPr="008C3D75">
        <w:rPr>
          <w:noProof/>
          <w:rPrChange w:id="468" w:author="admin" w:date="2018-06-18T11:14:00Z">
            <w:rPr>
              <w:noProof/>
            </w:rPr>
          </w:rPrChange>
        </w:rPr>
        <w:fldChar w:fldCharType="end"/>
      </w:r>
    </w:p>
    <w:p w14:paraId="5CE0A190" w14:textId="77777777" w:rsidR="00701162" w:rsidRPr="008C3D75" w:rsidRDefault="00655477">
      <w:pPr>
        <w:pStyle w:val="TOC3"/>
        <w:rPr>
          <w:rFonts w:asciiTheme="minorHAnsi" w:eastAsiaTheme="minorEastAsia" w:hAnsiTheme="minorHAnsi" w:cstheme="minorBidi"/>
          <w:noProof/>
          <w:sz w:val="22"/>
          <w:szCs w:val="22"/>
          <w:rPrChange w:id="469"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"_Toc516835651" </w:instrText>
      </w:r>
      <w:r w:rsidRPr="008C3D75">
        <w:rPr>
          <w:rPrChange w:id="470" w:author="admin" w:date="2018-06-18T11:14:00Z">
            <w:rPr>
              <w:noProof/>
            </w:rPr>
          </w:rPrChange>
        </w:rPr>
        <w:fldChar w:fldCharType="separate"/>
      </w:r>
      <w:r w:rsidR="00701162" w:rsidRPr="008C3D75">
        <w:rPr>
          <w:rStyle w:val="Hyperlink"/>
          <w:noProof/>
        </w:rPr>
        <w:t>3.3.1</w:t>
      </w:r>
      <w:r w:rsidR="00701162" w:rsidRPr="008C3D75">
        <w:rPr>
          <w:rFonts w:asciiTheme="minorHAnsi" w:eastAsiaTheme="minorEastAsia" w:hAnsiTheme="minorHAnsi" w:cstheme="minorBidi"/>
          <w:noProof/>
          <w:sz w:val="22"/>
          <w:szCs w:val="22"/>
          <w:rPrChange w:id="471"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Protokol</w:t>
      </w:r>
      <w:r w:rsidR="00701162" w:rsidRPr="008C3D75">
        <w:rPr>
          <w:noProof/>
          <w:webHidden/>
        </w:rPr>
        <w:tab/>
      </w:r>
      <w:r w:rsidR="00701162" w:rsidRPr="008C3D75">
        <w:rPr>
          <w:noProof/>
          <w:webHidden/>
          <w:rPrChange w:id="472" w:author="admin" w:date="2018-06-18T11:14:00Z">
            <w:rPr>
              <w:noProof/>
              <w:webHidden/>
            </w:rPr>
          </w:rPrChange>
        </w:rPr>
        <w:fldChar w:fldCharType="begin"/>
      </w:r>
      <w:r w:rsidR="00701162" w:rsidRPr="008C3D75">
        <w:rPr>
          <w:noProof/>
          <w:webHidden/>
        </w:rPr>
        <w:instrText xml:space="preserve"> PAGEREF _Toc516835651 \h </w:instrText>
      </w:r>
      <w:r w:rsidR="00701162" w:rsidRPr="008C3D75">
        <w:rPr>
          <w:noProof/>
          <w:webHidden/>
          <w:rPrChange w:id="473" w:author="admin" w:date="2018-06-18T11:14:00Z">
            <w:rPr>
              <w:noProof/>
              <w:webHidden/>
            </w:rPr>
          </w:rPrChange>
        </w:rPr>
      </w:r>
      <w:r w:rsidR="00701162" w:rsidRPr="008C3D75">
        <w:rPr>
          <w:noProof/>
          <w:webHidden/>
          <w:rPrChange w:id="474" w:author="admin" w:date="2018-06-18T11:14:00Z">
            <w:rPr>
              <w:noProof/>
              <w:webHidden/>
            </w:rPr>
          </w:rPrChange>
        </w:rPr>
        <w:fldChar w:fldCharType="separate"/>
      </w:r>
      <w:r w:rsidR="00701162" w:rsidRPr="008C3D75">
        <w:rPr>
          <w:noProof/>
          <w:webHidden/>
        </w:rPr>
        <w:t>78</w:t>
      </w:r>
      <w:r w:rsidR="00701162" w:rsidRPr="008C3D75">
        <w:rPr>
          <w:noProof/>
          <w:webHidden/>
          <w:rPrChange w:id="475" w:author="admin" w:date="2018-06-18T11:14:00Z">
            <w:rPr>
              <w:noProof/>
              <w:webHidden/>
            </w:rPr>
          </w:rPrChange>
        </w:rPr>
        <w:fldChar w:fldCharType="end"/>
      </w:r>
      <w:r w:rsidRPr="008C3D75">
        <w:rPr>
          <w:noProof/>
          <w:rPrChange w:id="476" w:author="admin" w:date="2018-06-18T11:14:00Z">
            <w:rPr>
              <w:noProof/>
            </w:rPr>
          </w:rPrChange>
        </w:rPr>
        <w:fldChar w:fldCharType="end"/>
      </w:r>
    </w:p>
    <w:p w14:paraId="30A2F14C" w14:textId="77777777" w:rsidR="00701162" w:rsidRPr="008C3D75" w:rsidRDefault="00655477">
      <w:pPr>
        <w:pStyle w:val="TOC2"/>
        <w:rPr>
          <w:rFonts w:asciiTheme="minorHAnsi" w:eastAsiaTheme="minorEastAsia" w:hAnsiTheme="minorHAnsi" w:cstheme="minorBidi"/>
          <w:noProof/>
          <w:sz w:val="22"/>
          <w:szCs w:val="22"/>
          <w:rPrChange w:id="477"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"_Toc516835652" </w:instrText>
      </w:r>
      <w:r w:rsidRPr="008C3D75">
        <w:rPr>
          <w:rPrChange w:id="478" w:author="admin" w:date="2018-06-18T11:14:00Z">
            <w:rPr>
              <w:noProof/>
            </w:rPr>
          </w:rPrChange>
        </w:rPr>
        <w:fldChar w:fldCharType="separate"/>
      </w:r>
      <w:r w:rsidR="00701162" w:rsidRPr="008C3D75">
        <w:rPr>
          <w:rStyle w:val="Hyperlink"/>
          <w:noProof/>
        </w:rPr>
        <w:t>Výpočet srdcového výdaja z impedancie krku</w:t>
      </w:r>
      <w:r w:rsidR="00701162" w:rsidRPr="008C3D75">
        <w:rPr>
          <w:noProof/>
          <w:webHidden/>
        </w:rPr>
        <w:tab/>
      </w:r>
      <w:r w:rsidR="00701162" w:rsidRPr="008C3D75">
        <w:rPr>
          <w:noProof/>
          <w:webHidden/>
          <w:rPrChange w:id="479" w:author="admin" w:date="2018-06-18T11:14:00Z">
            <w:rPr>
              <w:noProof/>
              <w:webHidden/>
            </w:rPr>
          </w:rPrChange>
        </w:rPr>
        <w:fldChar w:fldCharType="begin"/>
      </w:r>
      <w:r w:rsidR="00701162" w:rsidRPr="008C3D75">
        <w:rPr>
          <w:noProof/>
          <w:webHidden/>
        </w:rPr>
        <w:instrText xml:space="preserve"> PAGEREF _Toc516835652 \h </w:instrText>
      </w:r>
      <w:r w:rsidR="00701162" w:rsidRPr="008C3D75">
        <w:rPr>
          <w:noProof/>
          <w:webHidden/>
          <w:rPrChange w:id="480" w:author="admin" w:date="2018-06-18T11:14:00Z">
            <w:rPr>
              <w:noProof/>
              <w:webHidden/>
            </w:rPr>
          </w:rPrChange>
        </w:rPr>
      </w:r>
      <w:r w:rsidR="00701162" w:rsidRPr="008C3D75">
        <w:rPr>
          <w:noProof/>
          <w:webHidden/>
          <w:rPrChange w:id="481" w:author="admin" w:date="2018-06-18T11:14:00Z">
            <w:rPr>
              <w:noProof/>
              <w:webHidden/>
            </w:rPr>
          </w:rPrChange>
        </w:rPr>
        <w:fldChar w:fldCharType="separate"/>
      </w:r>
      <w:r w:rsidR="00701162" w:rsidRPr="008C3D75">
        <w:rPr>
          <w:noProof/>
          <w:webHidden/>
        </w:rPr>
        <w:t>79</w:t>
      </w:r>
      <w:r w:rsidR="00701162" w:rsidRPr="008C3D75">
        <w:rPr>
          <w:noProof/>
          <w:webHidden/>
          <w:rPrChange w:id="482" w:author="admin" w:date="2018-06-18T11:14:00Z">
            <w:rPr>
              <w:noProof/>
              <w:webHidden/>
            </w:rPr>
          </w:rPrChange>
        </w:rPr>
        <w:fldChar w:fldCharType="end"/>
      </w:r>
      <w:r w:rsidRPr="008C3D75">
        <w:rPr>
          <w:noProof/>
          <w:rPrChange w:id="483" w:author="admin" w:date="2018-06-18T11:14:00Z">
            <w:rPr>
              <w:noProof/>
            </w:rPr>
          </w:rPrChange>
        </w:rPr>
        <w:fldChar w:fldCharType="end"/>
      </w:r>
    </w:p>
    <w:p w14:paraId="760FBE3B" w14:textId="77777777" w:rsidR="00701162" w:rsidRPr="008C3D75" w:rsidRDefault="00655477">
      <w:pPr>
        <w:pStyle w:val="TOC3"/>
        <w:rPr>
          <w:rFonts w:asciiTheme="minorHAnsi" w:eastAsiaTheme="minorEastAsia" w:hAnsiTheme="minorHAnsi" w:cstheme="minorBidi"/>
          <w:noProof/>
          <w:sz w:val="22"/>
          <w:szCs w:val="22"/>
          <w:rPrChange w:id="484" w:author="admin" w:date="2018-06-18T11:14:00Z">
            <w:rPr>
              <w:rFonts w:asciiTheme="minorHAnsi" w:eastAsiaTheme="minorEastAsia" w:hAnsiTheme="minorHAnsi" w:cstheme="minorBidi"/>
              <w:noProof/>
              <w:sz w:val="22"/>
              <w:szCs w:val="22"/>
              <w:lang w:val="cs-CZ"/>
            </w:rPr>
          </w:rPrChange>
        </w:rPr>
      </w:pPr>
      <w:r w:rsidRPr="005C2483">
        <w:lastRenderedPageBreak/>
        <w:fldChar w:fldCharType="begin"/>
      </w:r>
      <w:r w:rsidRPr="008C3D75">
        <w:instrText xml:space="preserve"> HYPERLINK \l "_Toc516835653" </w:instrText>
      </w:r>
      <w:r w:rsidRPr="008C3D75">
        <w:rPr>
          <w:rPrChange w:id="485" w:author="admin" w:date="2018-06-18T11:14:00Z">
            <w:rPr>
              <w:noProof/>
            </w:rPr>
          </w:rPrChange>
        </w:rPr>
        <w:fldChar w:fldCharType="separate"/>
      </w:r>
      <w:r w:rsidR="00701162" w:rsidRPr="008C3D75">
        <w:rPr>
          <w:rStyle w:val="Hyperlink"/>
          <w:noProof/>
        </w:rPr>
        <w:t>3.3.2</w:t>
      </w:r>
      <w:r w:rsidR="00701162" w:rsidRPr="008C3D75">
        <w:rPr>
          <w:rFonts w:asciiTheme="minorHAnsi" w:eastAsiaTheme="minorEastAsia" w:hAnsiTheme="minorHAnsi" w:cstheme="minorBidi"/>
          <w:noProof/>
          <w:sz w:val="22"/>
          <w:szCs w:val="22"/>
          <w:rPrChange w:id="486"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Štatistické vyhodnotenie simultánneho merania</w:t>
      </w:r>
      <w:r w:rsidR="00701162" w:rsidRPr="008C3D75">
        <w:rPr>
          <w:noProof/>
          <w:webHidden/>
        </w:rPr>
        <w:tab/>
      </w:r>
      <w:r w:rsidR="00701162" w:rsidRPr="008C3D75">
        <w:rPr>
          <w:noProof/>
          <w:webHidden/>
          <w:rPrChange w:id="487" w:author="admin" w:date="2018-06-18T11:14:00Z">
            <w:rPr>
              <w:noProof/>
              <w:webHidden/>
            </w:rPr>
          </w:rPrChange>
        </w:rPr>
        <w:fldChar w:fldCharType="begin"/>
      </w:r>
      <w:r w:rsidR="00701162" w:rsidRPr="008C3D75">
        <w:rPr>
          <w:noProof/>
          <w:webHidden/>
        </w:rPr>
        <w:instrText xml:space="preserve"> PAGEREF _Toc516835653 \h </w:instrText>
      </w:r>
      <w:r w:rsidR="00701162" w:rsidRPr="008C3D75">
        <w:rPr>
          <w:noProof/>
          <w:webHidden/>
          <w:rPrChange w:id="488" w:author="admin" w:date="2018-06-18T11:14:00Z">
            <w:rPr>
              <w:noProof/>
              <w:webHidden/>
            </w:rPr>
          </w:rPrChange>
        </w:rPr>
      </w:r>
      <w:r w:rsidR="00701162" w:rsidRPr="008C3D75">
        <w:rPr>
          <w:noProof/>
          <w:webHidden/>
          <w:rPrChange w:id="489" w:author="admin" w:date="2018-06-18T11:14:00Z">
            <w:rPr>
              <w:noProof/>
              <w:webHidden/>
            </w:rPr>
          </w:rPrChange>
        </w:rPr>
        <w:fldChar w:fldCharType="separate"/>
      </w:r>
      <w:r w:rsidR="00701162" w:rsidRPr="008C3D75">
        <w:rPr>
          <w:noProof/>
          <w:webHidden/>
        </w:rPr>
        <w:t>80</w:t>
      </w:r>
      <w:r w:rsidR="00701162" w:rsidRPr="008C3D75">
        <w:rPr>
          <w:noProof/>
          <w:webHidden/>
          <w:rPrChange w:id="490" w:author="admin" w:date="2018-06-18T11:14:00Z">
            <w:rPr>
              <w:noProof/>
              <w:webHidden/>
            </w:rPr>
          </w:rPrChange>
        </w:rPr>
        <w:fldChar w:fldCharType="end"/>
      </w:r>
      <w:r w:rsidRPr="008C3D75">
        <w:rPr>
          <w:noProof/>
          <w:rPrChange w:id="491" w:author="admin" w:date="2018-06-18T11:14:00Z">
            <w:rPr>
              <w:noProof/>
            </w:rPr>
          </w:rPrChange>
        </w:rPr>
        <w:fldChar w:fldCharType="end"/>
      </w:r>
    </w:p>
    <w:p w14:paraId="5501E487" w14:textId="77777777" w:rsidR="00701162" w:rsidRPr="008C3D75" w:rsidRDefault="00655477">
      <w:pPr>
        <w:pStyle w:val="TOC3"/>
        <w:rPr>
          <w:rFonts w:asciiTheme="minorHAnsi" w:eastAsiaTheme="minorEastAsia" w:hAnsiTheme="minorHAnsi" w:cstheme="minorBidi"/>
          <w:noProof/>
          <w:sz w:val="22"/>
          <w:szCs w:val="22"/>
          <w:rPrChange w:id="492"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"_Toc516835654" </w:instrText>
      </w:r>
      <w:r w:rsidRPr="008C3D75">
        <w:rPr>
          <w:rPrChange w:id="493" w:author="admin" w:date="2018-06-18T11:14:00Z">
            <w:rPr>
              <w:noProof/>
            </w:rPr>
          </w:rPrChange>
        </w:rPr>
        <w:fldChar w:fldCharType="separate"/>
      </w:r>
      <w:r w:rsidR="00701162" w:rsidRPr="008C3D75">
        <w:rPr>
          <w:rStyle w:val="Hyperlink"/>
          <w:noProof/>
        </w:rPr>
        <w:t>3.3.3</w:t>
      </w:r>
      <w:r w:rsidR="00701162" w:rsidRPr="008C3D75">
        <w:rPr>
          <w:rFonts w:asciiTheme="minorHAnsi" w:eastAsiaTheme="minorEastAsia" w:hAnsiTheme="minorHAnsi" w:cstheme="minorBidi"/>
          <w:noProof/>
          <w:sz w:val="22"/>
          <w:szCs w:val="22"/>
          <w:rPrChange w:id="494"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Výsledky</w:t>
      </w:r>
      <w:r w:rsidR="00701162" w:rsidRPr="008C3D75">
        <w:rPr>
          <w:noProof/>
          <w:webHidden/>
        </w:rPr>
        <w:tab/>
      </w:r>
      <w:r w:rsidR="00701162" w:rsidRPr="008C3D75">
        <w:rPr>
          <w:noProof/>
          <w:webHidden/>
          <w:rPrChange w:id="495" w:author="admin" w:date="2018-06-18T11:14:00Z">
            <w:rPr>
              <w:noProof/>
              <w:webHidden/>
            </w:rPr>
          </w:rPrChange>
        </w:rPr>
        <w:fldChar w:fldCharType="begin"/>
      </w:r>
      <w:r w:rsidR="00701162" w:rsidRPr="008C3D75">
        <w:rPr>
          <w:noProof/>
          <w:webHidden/>
        </w:rPr>
        <w:instrText xml:space="preserve"> PAGEREF _Toc516835654 \h </w:instrText>
      </w:r>
      <w:r w:rsidR="00701162" w:rsidRPr="008C3D75">
        <w:rPr>
          <w:noProof/>
          <w:webHidden/>
          <w:rPrChange w:id="496" w:author="admin" w:date="2018-06-18T11:14:00Z">
            <w:rPr>
              <w:noProof/>
              <w:webHidden/>
            </w:rPr>
          </w:rPrChange>
        </w:rPr>
      </w:r>
      <w:r w:rsidR="00701162" w:rsidRPr="008C3D75">
        <w:rPr>
          <w:noProof/>
          <w:webHidden/>
          <w:rPrChange w:id="497" w:author="admin" w:date="2018-06-18T11:14:00Z">
            <w:rPr>
              <w:noProof/>
              <w:webHidden/>
            </w:rPr>
          </w:rPrChange>
        </w:rPr>
        <w:fldChar w:fldCharType="separate"/>
      </w:r>
      <w:r w:rsidR="00701162" w:rsidRPr="008C3D75">
        <w:rPr>
          <w:noProof/>
          <w:webHidden/>
        </w:rPr>
        <w:t>81</w:t>
      </w:r>
      <w:r w:rsidR="00701162" w:rsidRPr="008C3D75">
        <w:rPr>
          <w:noProof/>
          <w:webHidden/>
          <w:rPrChange w:id="498" w:author="admin" w:date="2018-06-18T11:14:00Z">
            <w:rPr>
              <w:noProof/>
              <w:webHidden/>
            </w:rPr>
          </w:rPrChange>
        </w:rPr>
        <w:fldChar w:fldCharType="end"/>
      </w:r>
      <w:r w:rsidRPr="008C3D75">
        <w:rPr>
          <w:noProof/>
          <w:rPrChange w:id="499" w:author="admin" w:date="2018-06-18T11:14:00Z">
            <w:rPr>
              <w:noProof/>
            </w:rPr>
          </w:rPrChange>
        </w:rPr>
        <w:fldChar w:fldCharType="end"/>
      </w:r>
    </w:p>
    <w:p w14:paraId="44A8FC10" w14:textId="77777777" w:rsidR="00701162" w:rsidRPr="008C3D75" w:rsidRDefault="00655477">
      <w:pPr>
        <w:pStyle w:val="TOC3"/>
        <w:rPr>
          <w:rFonts w:asciiTheme="minorHAnsi" w:eastAsiaTheme="minorEastAsia" w:hAnsiTheme="minorHAnsi" w:cstheme="minorBidi"/>
          <w:noProof/>
          <w:sz w:val="22"/>
          <w:szCs w:val="22"/>
          <w:rPrChange w:id="500"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"_Toc516835655" </w:instrText>
      </w:r>
      <w:r w:rsidRPr="008C3D75">
        <w:rPr>
          <w:rPrChange w:id="501" w:author="admin" w:date="2018-06-18T11:14:00Z">
            <w:rPr>
              <w:noProof/>
            </w:rPr>
          </w:rPrChange>
        </w:rPr>
        <w:fldChar w:fldCharType="separate"/>
      </w:r>
      <w:r w:rsidR="00701162" w:rsidRPr="008C3D75">
        <w:rPr>
          <w:rStyle w:val="Hyperlink"/>
          <w:noProof/>
        </w:rPr>
        <w:t>3.3.4</w:t>
      </w:r>
      <w:r w:rsidR="00701162" w:rsidRPr="008C3D75">
        <w:rPr>
          <w:rFonts w:asciiTheme="minorHAnsi" w:eastAsiaTheme="minorEastAsia" w:hAnsiTheme="minorHAnsi" w:cstheme="minorBidi"/>
          <w:noProof/>
          <w:sz w:val="22"/>
          <w:szCs w:val="22"/>
          <w:rPrChange w:id="502"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Bland Altmanova štatistická analýza</w:t>
      </w:r>
      <w:r w:rsidR="00701162" w:rsidRPr="008C3D75">
        <w:rPr>
          <w:noProof/>
          <w:webHidden/>
        </w:rPr>
        <w:tab/>
      </w:r>
      <w:r w:rsidR="00701162" w:rsidRPr="008C3D75">
        <w:rPr>
          <w:noProof/>
          <w:webHidden/>
          <w:rPrChange w:id="503" w:author="admin" w:date="2018-06-18T11:14:00Z">
            <w:rPr>
              <w:noProof/>
              <w:webHidden/>
            </w:rPr>
          </w:rPrChange>
        </w:rPr>
        <w:fldChar w:fldCharType="begin"/>
      </w:r>
      <w:r w:rsidR="00701162" w:rsidRPr="008C3D75">
        <w:rPr>
          <w:noProof/>
          <w:webHidden/>
        </w:rPr>
        <w:instrText xml:space="preserve"> PAGEREF _Toc516835655 \h </w:instrText>
      </w:r>
      <w:r w:rsidR="00701162" w:rsidRPr="008C3D75">
        <w:rPr>
          <w:noProof/>
          <w:webHidden/>
          <w:rPrChange w:id="504" w:author="admin" w:date="2018-06-18T11:14:00Z">
            <w:rPr>
              <w:noProof/>
              <w:webHidden/>
            </w:rPr>
          </w:rPrChange>
        </w:rPr>
      </w:r>
      <w:r w:rsidR="00701162" w:rsidRPr="008C3D75">
        <w:rPr>
          <w:noProof/>
          <w:webHidden/>
          <w:rPrChange w:id="505" w:author="admin" w:date="2018-06-18T11:14:00Z">
            <w:rPr>
              <w:noProof/>
              <w:webHidden/>
            </w:rPr>
          </w:rPrChange>
        </w:rPr>
        <w:fldChar w:fldCharType="separate"/>
      </w:r>
      <w:r w:rsidR="00701162" w:rsidRPr="008C3D75">
        <w:rPr>
          <w:noProof/>
          <w:webHidden/>
        </w:rPr>
        <w:t>83</w:t>
      </w:r>
      <w:r w:rsidR="00701162" w:rsidRPr="008C3D75">
        <w:rPr>
          <w:noProof/>
          <w:webHidden/>
          <w:rPrChange w:id="506" w:author="admin" w:date="2018-06-18T11:14:00Z">
            <w:rPr>
              <w:noProof/>
              <w:webHidden/>
            </w:rPr>
          </w:rPrChange>
        </w:rPr>
        <w:fldChar w:fldCharType="end"/>
      </w:r>
      <w:r w:rsidRPr="008C3D75">
        <w:rPr>
          <w:noProof/>
          <w:rPrChange w:id="507" w:author="admin" w:date="2018-06-18T11:14:00Z">
            <w:rPr>
              <w:noProof/>
            </w:rPr>
          </w:rPrChange>
        </w:rPr>
        <w:fldChar w:fldCharType="end"/>
      </w:r>
    </w:p>
    <w:p w14:paraId="21DAD6AB" w14:textId="77777777" w:rsidR="00701162" w:rsidRPr="008C3D75" w:rsidRDefault="00655477">
      <w:pPr>
        <w:pStyle w:val="TOC3"/>
        <w:rPr>
          <w:rFonts w:asciiTheme="minorHAnsi" w:eastAsiaTheme="minorEastAsia" w:hAnsiTheme="minorHAnsi" w:cstheme="minorBidi"/>
          <w:noProof/>
          <w:sz w:val="22"/>
          <w:szCs w:val="22"/>
          <w:rPrChange w:id="508" w:author="admin" w:date="2018-06-18T11:14:00Z">
            <w:rPr>
              <w:rFonts w:asciiTheme="minorHAnsi" w:eastAsiaTheme="minorEastAsia" w:hAnsiTheme="minorHAnsi" w:cstheme="minorBidi"/>
              <w:noProof/>
              <w:sz w:val="22"/>
              <w:szCs w:val="22"/>
              <w:lang w:val="cs-CZ"/>
            </w:rPr>
          </w:rPrChange>
        </w:rPr>
      </w:pPr>
      <w:r w:rsidRPr="005C2483">
        <w:lastRenderedPageBreak/>
        <w:fldChar w:fldCharType="begin"/>
      </w:r>
      <w:r w:rsidRPr="008C3D75">
        <w:instrText xml:space="preserve"> HYPERLINK \l "_Toc516835656" </w:instrText>
      </w:r>
      <w:r w:rsidRPr="008C3D75">
        <w:rPr>
          <w:rPrChange w:id="509" w:author="admin" w:date="2018-06-18T11:14:00Z">
            <w:rPr>
              <w:noProof/>
            </w:rPr>
          </w:rPrChange>
        </w:rPr>
        <w:fldChar w:fldCharType="separate"/>
      </w:r>
      <w:r w:rsidR="00701162" w:rsidRPr="008C3D75">
        <w:rPr>
          <w:rStyle w:val="Hyperlink"/>
          <w:noProof/>
        </w:rPr>
        <w:t>3.3.5</w:t>
      </w:r>
      <w:r w:rsidR="00701162" w:rsidRPr="008C3D75">
        <w:rPr>
          <w:rFonts w:asciiTheme="minorHAnsi" w:eastAsiaTheme="minorEastAsia" w:hAnsiTheme="minorHAnsi" w:cstheme="minorBidi"/>
          <w:noProof/>
          <w:sz w:val="22"/>
          <w:szCs w:val="22"/>
          <w:rPrChange w:id="510"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Diskusia</w:t>
      </w:r>
      <w:r w:rsidR="00701162" w:rsidRPr="008C3D75">
        <w:rPr>
          <w:noProof/>
          <w:webHidden/>
        </w:rPr>
        <w:tab/>
      </w:r>
      <w:r w:rsidR="00701162" w:rsidRPr="008C3D75">
        <w:rPr>
          <w:noProof/>
          <w:webHidden/>
          <w:rPrChange w:id="511" w:author="admin" w:date="2018-06-18T11:14:00Z">
            <w:rPr>
              <w:noProof/>
              <w:webHidden/>
            </w:rPr>
          </w:rPrChange>
        </w:rPr>
        <w:fldChar w:fldCharType="begin"/>
      </w:r>
      <w:r w:rsidR="00701162" w:rsidRPr="008C3D75">
        <w:rPr>
          <w:noProof/>
          <w:webHidden/>
        </w:rPr>
        <w:instrText xml:space="preserve"> PAGEREF _Toc516835656 \h </w:instrText>
      </w:r>
      <w:r w:rsidR="00701162" w:rsidRPr="008C3D75">
        <w:rPr>
          <w:noProof/>
          <w:webHidden/>
          <w:rPrChange w:id="512" w:author="admin" w:date="2018-06-18T11:14:00Z">
            <w:rPr>
              <w:noProof/>
              <w:webHidden/>
            </w:rPr>
          </w:rPrChange>
        </w:rPr>
      </w:r>
      <w:r w:rsidR="00701162" w:rsidRPr="008C3D75">
        <w:rPr>
          <w:noProof/>
          <w:webHidden/>
          <w:rPrChange w:id="513" w:author="admin" w:date="2018-06-18T11:14:00Z">
            <w:rPr>
              <w:noProof/>
              <w:webHidden/>
            </w:rPr>
          </w:rPrChange>
        </w:rPr>
        <w:fldChar w:fldCharType="separate"/>
      </w:r>
      <w:r w:rsidR="00701162" w:rsidRPr="008C3D75">
        <w:rPr>
          <w:noProof/>
          <w:webHidden/>
        </w:rPr>
        <w:t>85</w:t>
      </w:r>
      <w:r w:rsidR="00701162" w:rsidRPr="008C3D75">
        <w:rPr>
          <w:noProof/>
          <w:webHidden/>
          <w:rPrChange w:id="514" w:author="admin" w:date="2018-06-18T11:14:00Z">
            <w:rPr>
              <w:noProof/>
              <w:webHidden/>
            </w:rPr>
          </w:rPrChange>
        </w:rPr>
        <w:fldChar w:fldCharType="end"/>
      </w:r>
      <w:r w:rsidRPr="008C3D75">
        <w:rPr>
          <w:noProof/>
          <w:rPrChange w:id="515" w:author="admin" w:date="2018-06-18T11:14:00Z">
            <w:rPr>
              <w:noProof/>
            </w:rPr>
          </w:rPrChange>
        </w:rPr>
        <w:fldChar w:fldCharType="end"/>
      </w:r>
    </w:p>
    <w:p w14:paraId="636A2454" w14:textId="77777777" w:rsidR="00701162" w:rsidRPr="008C3D75" w:rsidRDefault="00655477">
      <w:pPr>
        <w:pStyle w:val="TOC2"/>
        <w:rPr>
          <w:rFonts w:asciiTheme="minorHAnsi" w:eastAsiaTheme="minorEastAsia" w:hAnsiTheme="minorHAnsi" w:cstheme="minorBidi"/>
          <w:noProof/>
          <w:sz w:val="22"/>
          <w:szCs w:val="22"/>
          <w:rPrChange w:id="516"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"_Toc516835657" </w:instrText>
      </w:r>
      <w:r w:rsidRPr="008C3D75">
        <w:rPr>
          <w:rPrChange w:id="517" w:author="admin" w:date="2018-06-18T11:14:00Z">
            <w:rPr>
              <w:noProof/>
            </w:rPr>
          </w:rPrChange>
        </w:rPr>
        <w:fldChar w:fldCharType="separate"/>
      </w:r>
      <w:r w:rsidR="00701162" w:rsidRPr="008C3D75">
        <w:rPr>
          <w:rStyle w:val="Hyperlink"/>
          <w:noProof/>
        </w:rPr>
        <w:t>3.4</w:t>
      </w:r>
      <w:r w:rsidR="00701162" w:rsidRPr="008C3D75">
        <w:rPr>
          <w:rFonts w:asciiTheme="minorHAnsi" w:eastAsiaTheme="minorEastAsia" w:hAnsiTheme="minorHAnsi" w:cstheme="minorBidi"/>
          <w:noProof/>
          <w:sz w:val="22"/>
          <w:szCs w:val="22"/>
          <w:rPrChange w:id="518"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Relatívne zmeny SV u subjektov po transplantácií srdca</w:t>
      </w:r>
      <w:r w:rsidR="00701162" w:rsidRPr="008C3D75">
        <w:rPr>
          <w:noProof/>
          <w:webHidden/>
        </w:rPr>
        <w:tab/>
      </w:r>
      <w:r w:rsidR="00701162" w:rsidRPr="008C3D75">
        <w:rPr>
          <w:noProof/>
          <w:webHidden/>
          <w:rPrChange w:id="519" w:author="admin" w:date="2018-06-18T11:14:00Z">
            <w:rPr>
              <w:noProof/>
              <w:webHidden/>
            </w:rPr>
          </w:rPrChange>
        </w:rPr>
        <w:fldChar w:fldCharType="begin"/>
      </w:r>
      <w:r w:rsidR="00701162" w:rsidRPr="008C3D75">
        <w:rPr>
          <w:noProof/>
          <w:webHidden/>
        </w:rPr>
        <w:instrText xml:space="preserve"> PAGEREF _Toc516835657 \h </w:instrText>
      </w:r>
      <w:r w:rsidR="00701162" w:rsidRPr="008C3D75">
        <w:rPr>
          <w:noProof/>
          <w:webHidden/>
          <w:rPrChange w:id="520" w:author="admin" w:date="2018-06-18T11:14:00Z">
            <w:rPr>
              <w:noProof/>
              <w:webHidden/>
            </w:rPr>
          </w:rPrChange>
        </w:rPr>
      </w:r>
      <w:r w:rsidR="00701162" w:rsidRPr="008C3D75">
        <w:rPr>
          <w:noProof/>
          <w:webHidden/>
          <w:rPrChange w:id="521" w:author="admin" w:date="2018-06-18T11:14:00Z">
            <w:rPr>
              <w:noProof/>
              <w:webHidden/>
            </w:rPr>
          </w:rPrChange>
        </w:rPr>
        <w:fldChar w:fldCharType="separate"/>
      </w:r>
      <w:r w:rsidR="00701162" w:rsidRPr="008C3D75">
        <w:rPr>
          <w:noProof/>
          <w:webHidden/>
        </w:rPr>
        <w:t>86</w:t>
      </w:r>
      <w:r w:rsidR="00701162" w:rsidRPr="008C3D75">
        <w:rPr>
          <w:noProof/>
          <w:webHidden/>
          <w:rPrChange w:id="522" w:author="admin" w:date="2018-06-18T11:14:00Z">
            <w:rPr>
              <w:noProof/>
              <w:webHidden/>
            </w:rPr>
          </w:rPrChange>
        </w:rPr>
        <w:fldChar w:fldCharType="end"/>
      </w:r>
      <w:r w:rsidRPr="008C3D75">
        <w:rPr>
          <w:noProof/>
          <w:rPrChange w:id="523" w:author="admin" w:date="2018-06-18T11:14:00Z">
            <w:rPr>
              <w:noProof/>
            </w:rPr>
          </w:rPrChange>
        </w:rPr>
        <w:fldChar w:fldCharType="end"/>
      </w:r>
    </w:p>
    <w:p w14:paraId="7A008BEB" w14:textId="77777777" w:rsidR="00701162" w:rsidRPr="008C3D75" w:rsidRDefault="00655477">
      <w:pPr>
        <w:pStyle w:val="TOC3"/>
        <w:rPr>
          <w:rFonts w:asciiTheme="minorHAnsi" w:eastAsiaTheme="minorEastAsia" w:hAnsiTheme="minorHAnsi" w:cstheme="minorBidi"/>
          <w:noProof/>
          <w:sz w:val="22"/>
          <w:szCs w:val="22"/>
          <w:rPrChange w:id="524" w:author="admin" w:date="2018-06-18T11:14:00Z">
            <w:rPr>
              <w:rFonts w:asciiTheme="minorHAnsi" w:eastAsiaTheme="minorEastAsia" w:hAnsiTheme="minorHAnsi" w:cstheme="minorBidi"/>
              <w:noProof/>
              <w:sz w:val="22"/>
              <w:szCs w:val="22"/>
              <w:lang w:val="cs-CZ"/>
            </w:rPr>
          </w:rPrChange>
        </w:rPr>
      </w:pPr>
      <w:r w:rsidRPr="005C2483">
        <w:fldChar w:fldCharType="begin"/>
      </w:r>
      <w:r w:rsidRPr="008C3D75">
        <w:instrText xml:space="preserve"> HYPERLINK \l "_Toc516835658" </w:instrText>
      </w:r>
      <w:r w:rsidRPr="008C3D75">
        <w:rPr>
          <w:rPrChange w:id="525" w:author="admin" w:date="2018-06-18T11:14:00Z">
            <w:rPr>
              <w:noProof/>
            </w:rPr>
          </w:rPrChange>
        </w:rPr>
        <w:fldChar w:fldCharType="separate"/>
      </w:r>
      <w:r w:rsidR="00701162" w:rsidRPr="008C3D75">
        <w:rPr>
          <w:rStyle w:val="Hyperlink"/>
          <w:noProof/>
        </w:rPr>
        <w:t>3.4.1</w:t>
      </w:r>
      <w:r w:rsidR="00701162" w:rsidRPr="008C3D75">
        <w:rPr>
          <w:rFonts w:asciiTheme="minorHAnsi" w:eastAsiaTheme="minorEastAsia" w:hAnsiTheme="minorHAnsi" w:cstheme="minorBidi"/>
          <w:noProof/>
          <w:sz w:val="22"/>
          <w:szCs w:val="22"/>
          <w:rPrChange w:id="526"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Výsledky</w:t>
      </w:r>
      <w:r w:rsidR="00701162" w:rsidRPr="008C3D75">
        <w:rPr>
          <w:noProof/>
          <w:webHidden/>
        </w:rPr>
        <w:tab/>
      </w:r>
      <w:r w:rsidR="00701162" w:rsidRPr="008C3D75">
        <w:rPr>
          <w:noProof/>
          <w:webHidden/>
          <w:rPrChange w:id="527" w:author="admin" w:date="2018-06-18T11:14:00Z">
            <w:rPr>
              <w:noProof/>
              <w:webHidden/>
            </w:rPr>
          </w:rPrChange>
        </w:rPr>
        <w:fldChar w:fldCharType="begin"/>
      </w:r>
      <w:r w:rsidR="00701162" w:rsidRPr="008C3D75">
        <w:rPr>
          <w:noProof/>
          <w:webHidden/>
        </w:rPr>
        <w:instrText xml:space="preserve"> PAGEREF _Toc516835658 \h </w:instrText>
      </w:r>
      <w:r w:rsidR="00701162" w:rsidRPr="008C3D75">
        <w:rPr>
          <w:noProof/>
          <w:webHidden/>
          <w:rPrChange w:id="528" w:author="admin" w:date="2018-06-18T11:14:00Z">
            <w:rPr>
              <w:noProof/>
              <w:webHidden/>
            </w:rPr>
          </w:rPrChange>
        </w:rPr>
      </w:r>
      <w:r w:rsidR="00701162" w:rsidRPr="008C3D75">
        <w:rPr>
          <w:noProof/>
          <w:webHidden/>
          <w:rPrChange w:id="529" w:author="admin" w:date="2018-06-18T11:14:00Z">
            <w:rPr>
              <w:noProof/>
              <w:webHidden/>
            </w:rPr>
          </w:rPrChange>
        </w:rPr>
        <w:fldChar w:fldCharType="separate"/>
      </w:r>
      <w:r w:rsidR="00701162" w:rsidRPr="008C3D75">
        <w:rPr>
          <w:noProof/>
          <w:webHidden/>
        </w:rPr>
        <w:t>86</w:t>
      </w:r>
      <w:r w:rsidR="00701162" w:rsidRPr="008C3D75">
        <w:rPr>
          <w:noProof/>
          <w:webHidden/>
          <w:rPrChange w:id="530" w:author="admin" w:date="2018-06-18T11:14:00Z">
            <w:rPr>
              <w:noProof/>
              <w:webHidden/>
            </w:rPr>
          </w:rPrChange>
        </w:rPr>
        <w:fldChar w:fldCharType="end"/>
      </w:r>
      <w:r w:rsidRPr="008C3D75">
        <w:rPr>
          <w:noProof/>
          <w:rPrChange w:id="531" w:author="admin" w:date="2018-06-18T11:14:00Z">
            <w:rPr>
              <w:noProof/>
            </w:rPr>
          </w:rPrChange>
        </w:rPr>
        <w:fldChar w:fldCharType="end"/>
      </w:r>
    </w:p>
    <w:p w14:paraId="0204BBAC" w14:textId="77777777" w:rsidR="00701162" w:rsidRPr="008C3D75" w:rsidRDefault="00655477">
      <w:pPr>
        <w:pStyle w:val="TOC3"/>
        <w:rPr>
          <w:rFonts w:asciiTheme="minorHAnsi" w:eastAsiaTheme="minorEastAsia" w:hAnsiTheme="minorHAnsi" w:cstheme="minorBidi"/>
          <w:noProof/>
          <w:sz w:val="22"/>
          <w:szCs w:val="22"/>
          <w:rPrChange w:id="532" w:author="admin" w:date="2018-06-18T11:14:00Z">
            <w:rPr>
              <w:rFonts w:asciiTheme="minorHAnsi" w:eastAsiaTheme="minorEastAsia" w:hAnsiTheme="minorHAnsi" w:cstheme="minorBidi"/>
              <w:noProof/>
              <w:sz w:val="22"/>
              <w:szCs w:val="22"/>
              <w:lang w:val="cs-CZ"/>
            </w:rPr>
          </w:rPrChange>
        </w:rPr>
      </w:pPr>
      <w:r w:rsidRPr="005C2483">
        <w:lastRenderedPageBreak/>
        <w:fldChar w:fldCharType="begin"/>
      </w:r>
      <w:r w:rsidRPr="008C3D75">
        <w:instrText xml:space="preserve"> HYPERLINK \l "_Toc516835659" </w:instrText>
      </w:r>
      <w:r w:rsidRPr="008C3D75">
        <w:rPr>
          <w:rPrChange w:id="533" w:author="admin" w:date="2018-06-18T11:14:00Z">
            <w:rPr>
              <w:noProof/>
            </w:rPr>
          </w:rPrChange>
        </w:rPr>
        <w:fldChar w:fldCharType="separate"/>
      </w:r>
      <w:r w:rsidR="00701162" w:rsidRPr="008C3D75">
        <w:rPr>
          <w:rStyle w:val="Hyperlink"/>
          <w:noProof/>
        </w:rPr>
        <w:t>3.4.2</w:t>
      </w:r>
      <w:r w:rsidR="00701162" w:rsidRPr="008C3D75">
        <w:rPr>
          <w:rFonts w:asciiTheme="minorHAnsi" w:eastAsiaTheme="minorEastAsia" w:hAnsiTheme="minorHAnsi" w:cstheme="minorBidi"/>
          <w:noProof/>
          <w:sz w:val="22"/>
          <w:szCs w:val="22"/>
          <w:rPrChange w:id="534" w:author="admin" w:date="2018-06-18T11:14:00Z">
            <w:rPr>
              <w:rFonts w:asciiTheme="minorHAnsi" w:eastAsiaTheme="minorEastAsia" w:hAnsiTheme="minorHAnsi" w:cstheme="minorBidi"/>
              <w:noProof/>
              <w:sz w:val="22"/>
              <w:szCs w:val="22"/>
              <w:lang w:val="cs-CZ"/>
            </w:rPr>
          </w:rPrChange>
        </w:rPr>
        <w:tab/>
      </w:r>
      <w:r w:rsidR="00701162" w:rsidRPr="008C3D75">
        <w:rPr>
          <w:rStyle w:val="Hyperlink"/>
          <w:noProof/>
        </w:rPr>
        <w:t>Diskusia</w:t>
      </w:r>
      <w:r w:rsidR="00701162" w:rsidRPr="008C3D75">
        <w:rPr>
          <w:noProof/>
          <w:webHidden/>
        </w:rPr>
        <w:tab/>
      </w:r>
      <w:r w:rsidR="00701162" w:rsidRPr="008C3D75">
        <w:rPr>
          <w:noProof/>
          <w:webHidden/>
          <w:rPrChange w:id="535" w:author="admin" w:date="2018-06-18T11:14:00Z">
            <w:rPr>
              <w:noProof/>
              <w:webHidden/>
            </w:rPr>
          </w:rPrChange>
        </w:rPr>
        <w:fldChar w:fldCharType="begin"/>
      </w:r>
      <w:r w:rsidR="00701162" w:rsidRPr="008C3D75">
        <w:rPr>
          <w:noProof/>
          <w:webHidden/>
        </w:rPr>
        <w:instrText xml:space="preserve"> PAGEREF _Toc516835659 \h </w:instrText>
      </w:r>
      <w:r w:rsidR="00701162" w:rsidRPr="008C3D75">
        <w:rPr>
          <w:noProof/>
          <w:webHidden/>
          <w:rPrChange w:id="536" w:author="admin" w:date="2018-06-18T11:14:00Z">
            <w:rPr>
              <w:noProof/>
              <w:webHidden/>
            </w:rPr>
          </w:rPrChange>
        </w:rPr>
      </w:r>
      <w:r w:rsidR="00701162" w:rsidRPr="008C3D75">
        <w:rPr>
          <w:noProof/>
          <w:webHidden/>
          <w:rPrChange w:id="537" w:author="admin" w:date="2018-06-18T11:14:00Z">
            <w:rPr>
              <w:noProof/>
              <w:webHidden/>
            </w:rPr>
          </w:rPrChange>
        </w:rPr>
        <w:fldChar w:fldCharType="separate"/>
      </w:r>
      <w:r w:rsidR="00701162" w:rsidRPr="008C3D75">
        <w:rPr>
          <w:noProof/>
          <w:webHidden/>
        </w:rPr>
        <w:t>88</w:t>
      </w:r>
      <w:r w:rsidR="00701162" w:rsidRPr="008C3D75">
        <w:rPr>
          <w:noProof/>
          <w:webHidden/>
          <w:rPrChange w:id="538" w:author="admin" w:date="2018-06-18T11:14:00Z">
            <w:rPr>
              <w:noProof/>
              <w:webHidden/>
            </w:rPr>
          </w:rPrChange>
        </w:rPr>
        <w:fldChar w:fldCharType="end"/>
      </w:r>
      <w:r w:rsidRPr="008C3D75">
        <w:rPr>
          <w:noProof/>
          <w:rPrChange w:id="539" w:author="admin" w:date="2018-06-18T11:14:00Z">
            <w:rPr>
              <w:noProof/>
            </w:rPr>
          </w:rPrChange>
        </w:rPr>
        <w:fldChar w:fldCharType="end"/>
      </w:r>
    </w:p>
    <w:p w14:paraId="0AA06E5C" w14:textId="77777777" w:rsidR="00701162" w:rsidRPr="008C3D75" w:rsidRDefault="00655477">
      <w:pPr>
        <w:pStyle w:val="TOC1"/>
        <w:rPr>
          <w:rFonts w:asciiTheme="minorHAnsi" w:eastAsiaTheme="minorEastAsia" w:hAnsiTheme="minorHAnsi" w:cstheme="minorBidi"/>
          <w:b w:val="0"/>
          <w:bCs w:val="0"/>
          <w:sz w:val="22"/>
          <w:szCs w:val="22"/>
          <w:rPrChange w:id="540" w:author="admin" w:date="2018-06-18T11:14:00Z">
            <w:rPr>
              <w:rFonts w:asciiTheme="minorHAnsi" w:eastAsiaTheme="minorEastAsia" w:hAnsiTheme="minorHAnsi" w:cstheme="minorBidi"/>
              <w:b w:val="0"/>
              <w:bCs w:val="0"/>
              <w:sz w:val="22"/>
              <w:szCs w:val="22"/>
              <w:lang w:val="cs-CZ"/>
            </w:rPr>
          </w:rPrChange>
        </w:rPr>
      </w:pPr>
      <w:r w:rsidRPr="005C2483">
        <w:fldChar w:fldCharType="begin"/>
      </w:r>
      <w:r w:rsidRPr="008C3D75">
        <w:instrText xml:space="preserve"> HYPERLINK \l "_Toc516835660" </w:instrText>
      </w:r>
      <w:r w:rsidRPr="008C3D75">
        <w:rPr>
          <w:rPrChange w:id="541" w:author="admin" w:date="2018-06-18T11:14:00Z">
            <w:rPr/>
          </w:rPrChange>
        </w:rPr>
        <w:fldChar w:fldCharType="separate"/>
      </w:r>
      <w:r w:rsidR="00701162" w:rsidRPr="008C3D75">
        <w:rPr>
          <w:rStyle w:val="Hyperlink"/>
        </w:rPr>
        <w:t>4</w:t>
      </w:r>
      <w:r w:rsidR="00701162" w:rsidRPr="008C3D75">
        <w:rPr>
          <w:rFonts w:asciiTheme="minorHAnsi" w:eastAsiaTheme="minorEastAsia" w:hAnsiTheme="minorHAnsi" w:cstheme="minorBidi"/>
          <w:b w:val="0"/>
          <w:bCs w:val="0"/>
          <w:sz w:val="22"/>
          <w:szCs w:val="22"/>
          <w:rPrChange w:id="542" w:author="admin" w:date="2018-06-18T11:14:00Z">
            <w:rPr>
              <w:rFonts w:asciiTheme="minorHAnsi" w:eastAsiaTheme="minorEastAsia" w:hAnsiTheme="minorHAnsi" w:cstheme="minorBidi"/>
              <w:b w:val="0"/>
              <w:bCs w:val="0"/>
              <w:sz w:val="22"/>
              <w:szCs w:val="22"/>
              <w:lang w:val="cs-CZ"/>
            </w:rPr>
          </w:rPrChange>
        </w:rPr>
        <w:tab/>
      </w:r>
      <w:r w:rsidR="00701162" w:rsidRPr="008C3D75">
        <w:rPr>
          <w:rStyle w:val="Hyperlink"/>
        </w:rPr>
        <w:t>Záver</w:t>
      </w:r>
      <w:r w:rsidR="00701162" w:rsidRPr="008C3D75">
        <w:rPr>
          <w:webHidden/>
        </w:rPr>
        <w:tab/>
      </w:r>
      <w:r w:rsidR="00701162" w:rsidRPr="008C3D75">
        <w:rPr>
          <w:webHidden/>
          <w:rPrChange w:id="543" w:author="admin" w:date="2018-06-18T11:14:00Z">
            <w:rPr>
              <w:webHidden/>
            </w:rPr>
          </w:rPrChange>
        </w:rPr>
        <w:fldChar w:fldCharType="begin"/>
      </w:r>
      <w:r w:rsidR="00701162" w:rsidRPr="008C3D75">
        <w:rPr>
          <w:webHidden/>
        </w:rPr>
        <w:instrText xml:space="preserve"> PAGEREF _Toc516835660 \h </w:instrText>
      </w:r>
      <w:r w:rsidR="00701162" w:rsidRPr="008C3D75">
        <w:rPr>
          <w:webHidden/>
          <w:rPrChange w:id="544" w:author="admin" w:date="2018-06-18T11:14:00Z">
            <w:rPr>
              <w:webHidden/>
            </w:rPr>
          </w:rPrChange>
        </w:rPr>
      </w:r>
      <w:r w:rsidR="00701162" w:rsidRPr="008C3D75">
        <w:rPr>
          <w:webHidden/>
          <w:rPrChange w:id="545" w:author="admin" w:date="2018-06-18T11:14:00Z">
            <w:rPr>
              <w:webHidden/>
            </w:rPr>
          </w:rPrChange>
        </w:rPr>
        <w:fldChar w:fldCharType="separate"/>
      </w:r>
      <w:r w:rsidR="00701162" w:rsidRPr="008C3D75">
        <w:rPr>
          <w:webHidden/>
        </w:rPr>
        <w:t>89</w:t>
      </w:r>
      <w:r w:rsidR="00701162" w:rsidRPr="008C3D75">
        <w:rPr>
          <w:webHidden/>
          <w:rPrChange w:id="546" w:author="admin" w:date="2018-06-18T11:14:00Z">
            <w:rPr>
              <w:webHidden/>
            </w:rPr>
          </w:rPrChange>
        </w:rPr>
        <w:fldChar w:fldCharType="end"/>
      </w:r>
      <w:r w:rsidRPr="008C3D75">
        <w:rPr>
          <w:rPrChange w:id="547" w:author="admin" w:date="2018-06-18T11:14:00Z">
            <w:rPr/>
          </w:rPrChange>
        </w:rPr>
        <w:fldChar w:fldCharType="end"/>
      </w:r>
    </w:p>
    <w:p w14:paraId="47B66DBB" w14:textId="77777777" w:rsidR="00701162" w:rsidRPr="008C3D75" w:rsidRDefault="00655477">
      <w:pPr>
        <w:pStyle w:val="TOC1"/>
        <w:rPr>
          <w:rFonts w:asciiTheme="minorHAnsi" w:eastAsiaTheme="minorEastAsia" w:hAnsiTheme="minorHAnsi" w:cstheme="minorBidi"/>
          <w:b w:val="0"/>
          <w:bCs w:val="0"/>
          <w:sz w:val="22"/>
          <w:szCs w:val="22"/>
          <w:rPrChange w:id="548" w:author="admin" w:date="2018-06-18T11:14:00Z">
            <w:rPr>
              <w:rFonts w:asciiTheme="minorHAnsi" w:eastAsiaTheme="minorEastAsia" w:hAnsiTheme="minorHAnsi" w:cstheme="minorBidi"/>
              <w:b w:val="0"/>
              <w:bCs w:val="0"/>
              <w:sz w:val="22"/>
              <w:szCs w:val="22"/>
              <w:lang w:val="cs-CZ"/>
            </w:rPr>
          </w:rPrChange>
        </w:rPr>
      </w:pPr>
      <w:r w:rsidRPr="005C2483">
        <w:fldChar w:fldCharType="begin"/>
      </w:r>
      <w:r w:rsidRPr="008C3D75">
        <w:instrText xml:space="preserve"> HYPERLINK \l "_Toc516835661" </w:instrText>
      </w:r>
      <w:r w:rsidRPr="008C3D75">
        <w:rPr>
          <w:rPrChange w:id="549" w:author="admin" w:date="2018-06-18T11:14:00Z">
            <w:rPr/>
          </w:rPrChange>
        </w:rPr>
        <w:fldChar w:fldCharType="separate"/>
      </w:r>
      <w:r w:rsidR="00701162" w:rsidRPr="008C3D75">
        <w:rPr>
          <w:rStyle w:val="Hyperlink"/>
        </w:rPr>
        <w:t>Literatúra</w:t>
      </w:r>
      <w:r w:rsidR="00701162" w:rsidRPr="008C3D75">
        <w:rPr>
          <w:webHidden/>
        </w:rPr>
        <w:tab/>
      </w:r>
      <w:r w:rsidR="00701162" w:rsidRPr="008C3D75">
        <w:rPr>
          <w:webHidden/>
          <w:rPrChange w:id="550" w:author="admin" w:date="2018-06-18T11:14:00Z">
            <w:rPr>
              <w:webHidden/>
            </w:rPr>
          </w:rPrChange>
        </w:rPr>
        <w:fldChar w:fldCharType="begin"/>
      </w:r>
      <w:r w:rsidR="00701162" w:rsidRPr="008C3D75">
        <w:rPr>
          <w:webHidden/>
        </w:rPr>
        <w:instrText xml:space="preserve"> PAGEREF _Toc516835661 \h </w:instrText>
      </w:r>
      <w:r w:rsidR="00701162" w:rsidRPr="008C3D75">
        <w:rPr>
          <w:webHidden/>
          <w:rPrChange w:id="551" w:author="admin" w:date="2018-06-18T11:14:00Z">
            <w:rPr>
              <w:webHidden/>
            </w:rPr>
          </w:rPrChange>
        </w:rPr>
      </w:r>
      <w:r w:rsidR="00701162" w:rsidRPr="008C3D75">
        <w:rPr>
          <w:webHidden/>
          <w:rPrChange w:id="552" w:author="admin" w:date="2018-06-18T11:14:00Z">
            <w:rPr>
              <w:webHidden/>
            </w:rPr>
          </w:rPrChange>
        </w:rPr>
        <w:fldChar w:fldCharType="separate"/>
      </w:r>
      <w:r w:rsidR="00701162" w:rsidRPr="008C3D75">
        <w:rPr>
          <w:webHidden/>
        </w:rPr>
        <w:t>93</w:t>
      </w:r>
      <w:r w:rsidR="00701162" w:rsidRPr="008C3D75">
        <w:rPr>
          <w:webHidden/>
          <w:rPrChange w:id="553" w:author="admin" w:date="2018-06-18T11:14:00Z">
            <w:rPr>
              <w:webHidden/>
            </w:rPr>
          </w:rPrChange>
        </w:rPr>
        <w:fldChar w:fldCharType="end"/>
      </w:r>
      <w:r w:rsidRPr="008C3D75">
        <w:rPr>
          <w:rPrChange w:id="554" w:author="admin" w:date="2018-06-18T11:14:00Z">
            <w:rPr/>
          </w:rPrChange>
        </w:rPr>
        <w:fldChar w:fldCharType="end"/>
      </w:r>
    </w:p>
    <w:p w14:paraId="3C9C7325" w14:textId="77777777" w:rsidR="00701162" w:rsidRPr="008C3D75" w:rsidRDefault="00655477">
      <w:pPr>
        <w:pStyle w:val="TOC1"/>
        <w:rPr>
          <w:rFonts w:asciiTheme="minorHAnsi" w:eastAsiaTheme="minorEastAsia" w:hAnsiTheme="minorHAnsi" w:cstheme="minorBidi"/>
          <w:b w:val="0"/>
          <w:bCs w:val="0"/>
          <w:sz w:val="22"/>
          <w:szCs w:val="22"/>
          <w:rPrChange w:id="555" w:author="admin" w:date="2018-06-18T11:14:00Z">
            <w:rPr>
              <w:rFonts w:asciiTheme="minorHAnsi" w:eastAsiaTheme="minorEastAsia" w:hAnsiTheme="minorHAnsi" w:cstheme="minorBidi"/>
              <w:b w:val="0"/>
              <w:bCs w:val="0"/>
              <w:sz w:val="22"/>
              <w:szCs w:val="22"/>
              <w:lang w:val="cs-CZ"/>
            </w:rPr>
          </w:rPrChange>
        </w:rPr>
      </w:pPr>
      <w:r w:rsidRPr="005C2483">
        <w:lastRenderedPageBreak/>
        <w:fldChar w:fldCharType="begin"/>
      </w:r>
      <w:r w:rsidRPr="008C3D75">
        <w:instrText xml:space="preserve"> HYPERLINK \l "_Toc516835662" </w:instrText>
      </w:r>
      <w:r w:rsidRPr="008C3D75">
        <w:rPr>
          <w:rPrChange w:id="556" w:author="admin" w:date="2018-06-18T11:14:00Z">
            <w:rPr/>
          </w:rPrChange>
        </w:rPr>
        <w:fldChar w:fldCharType="separate"/>
      </w:r>
      <w:r w:rsidR="00701162" w:rsidRPr="008C3D75">
        <w:rPr>
          <w:rStyle w:val="Hyperlink"/>
        </w:rPr>
        <w:t>ZOZNAM SYMBOLOV, VELIČÍN A SKRATIEK</w:t>
      </w:r>
      <w:r w:rsidR="00701162" w:rsidRPr="008C3D75">
        <w:rPr>
          <w:webHidden/>
        </w:rPr>
        <w:tab/>
      </w:r>
      <w:r w:rsidR="00701162" w:rsidRPr="008C3D75">
        <w:rPr>
          <w:webHidden/>
          <w:rPrChange w:id="557" w:author="admin" w:date="2018-06-18T11:14:00Z">
            <w:rPr>
              <w:webHidden/>
            </w:rPr>
          </w:rPrChange>
        </w:rPr>
        <w:fldChar w:fldCharType="begin"/>
      </w:r>
      <w:r w:rsidR="00701162" w:rsidRPr="008C3D75">
        <w:rPr>
          <w:webHidden/>
        </w:rPr>
        <w:instrText xml:space="preserve"> PAGEREF _Toc516835662 \h </w:instrText>
      </w:r>
      <w:r w:rsidR="00701162" w:rsidRPr="008C3D75">
        <w:rPr>
          <w:webHidden/>
          <w:rPrChange w:id="558" w:author="admin" w:date="2018-06-18T11:14:00Z">
            <w:rPr>
              <w:webHidden/>
            </w:rPr>
          </w:rPrChange>
        </w:rPr>
      </w:r>
      <w:r w:rsidR="00701162" w:rsidRPr="008C3D75">
        <w:rPr>
          <w:webHidden/>
          <w:rPrChange w:id="559" w:author="admin" w:date="2018-06-18T11:14:00Z">
            <w:rPr>
              <w:webHidden/>
            </w:rPr>
          </w:rPrChange>
        </w:rPr>
        <w:fldChar w:fldCharType="separate"/>
      </w:r>
      <w:r w:rsidR="00701162" w:rsidRPr="008C3D75">
        <w:rPr>
          <w:webHidden/>
        </w:rPr>
        <w:t>97</w:t>
      </w:r>
      <w:r w:rsidR="00701162" w:rsidRPr="008C3D75">
        <w:rPr>
          <w:webHidden/>
          <w:rPrChange w:id="560" w:author="admin" w:date="2018-06-18T11:14:00Z">
            <w:rPr>
              <w:webHidden/>
            </w:rPr>
          </w:rPrChange>
        </w:rPr>
        <w:fldChar w:fldCharType="end"/>
      </w:r>
      <w:r w:rsidRPr="008C3D75">
        <w:rPr>
          <w:rPrChange w:id="561" w:author="admin" w:date="2018-06-18T11:14:00Z">
            <w:rPr/>
          </w:rPrChange>
        </w:rPr>
        <w:fldChar w:fldCharType="end"/>
      </w:r>
    </w:p>
    <w:p w14:paraId="00621E5A" w14:textId="77777777" w:rsidR="00BD7167" w:rsidRPr="008C3D75" w:rsidRDefault="00BD7167" w:rsidP="00BD7167">
      <w:pPr>
        <w:pStyle w:val="TOC1"/>
        <w:rPr>
          <w:b w:val="0"/>
          <w:bCs w:val="0"/>
          <w:noProof w:val="0"/>
        </w:rPr>
      </w:pPr>
      <w:r w:rsidRPr="005C2483">
        <w:rPr>
          <w:b w:val="0"/>
          <w:bCs w:val="0"/>
          <w:noProof w:val="0"/>
        </w:rPr>
        <w:fldChar w:fldCharType="end"/>
      </w:r>
      <w:r w:rsidRPr="008C3D75">
        <w:rPr>
          <w:b w:val="0"/>
          <w:bCs w:val="0"/>
          <w:noProof w:val="0"/>
        </w:rPr>
        <w:br w:type="page"/>
      </w:r>
    </w:p>
    <w:p w14:paraId="4F331E90" w14:textId="77777777" w:rsidR="00BD7167" w:rsidRPr="008C3D75" w:rsidRDefault="00BD7167" w:rsidP="00BD7167">
      <w:pPr>
        <w:pStyle w:val="Heading1"/>
        <w:numPr>
          <w:ilvl w:val="0"/>
          <w:numId w:val="0"/>
        </w:numPr>
        <w:ind w:left="432" w:hanging="432"/>
      </w:pPr>
      <w:bookmarkStart w:id="562" w:name="_Toc516835601"/>
      <w:r w:rsidRPr="008C3D75">
        <w:lastRenderedPageBreak/>
        <w:t>ZOZNAM OBRÁZKOV</w:t>
      </w:r>
      <w:bookmarkEnd w:id="562"/>
    </w:p>
    <w:p w14:paraId="7728592C" w14:textId="77777777" w:rsidR="00BD7167" w:rsidRPr="008C3D75" w:rsidRDefault="00BD7167" w:rsidP="00BD7167"/>
    <w:p w14:paraId="5C325702" w14:textId="77777777" w:rsidR="00701162" w:rsidRPr="008C3D75" w:rsidRDefault="00BD7167">
      <w:pPr>
        <w:pStyle w:val="TableofFigures"/>
        <w:tabs>
          <w:tab w:val="right" w:leader="dot" w:pos="8494"/>
        </w:tabs>
        <w:rPr>
          <w:rFonts w:eastAsiaTheme="minorEastAsia" w:cstheme="minorBidi"/>
          <w:smallCaps w:val="0"/>
          <w:noProof/>
          <w:sz w:val="22"/>
          <w:szCs w:val="22"/>
          <w:rPrChange w:id="563"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TOC \h \z \c "Obrázok" </w:instrText>
      </w:r>
      <w:r w:rsidRPr="008C3D75">
        <w:rPr>
          <w:rPrChange w:id="564" w:author="admin" w:date="2018-06-18T11:14:00Z">
            <w:rPr>
              <w:rFonts w:asciiTheme="majorHAnsi" w:hAnsiTheme="majorHAnsi" w:cs="Times New Roman"/>
              <w:smallCaps w:val="0"/>
              <w:sz w:val="24"/>
            </w:rPr>
          </w:rPrChange>
        </w:rPr>
        <w:fldChar w:fldCharType="separate"/>
      </w:r>
      <w:r w:rsidR="00655477" w:rsidRPr="008C3D75">
        <w:rPr>
          <w:rPrChange w:id="565" w:author="admin" w:date="2018-06-18T11:14:00Z">
            <w:rPr/>
          </w:rPrChange>
        </w:rPr>
        <w:fldChar w:fldCharType="begin"/>
      </w:r>
      <w:r w:rsidR="00655477" w:rsidRPr="008C3D75">
        <w:instrText xml:space="preserve"> HYPERLINK \l "_Toc516835663" </w:instrText>
      </w:r>
      <w:r w:rsidR="00655477" w:rsidRPr="008C3D75">
        <w:rPr>
          <w:rPrChange w:id="566" w:author="admin" w:date="2018-06-18T11:14:00Z">
            <w:rPr>
              <w:noProof/>
            </w:rPr>
          </w:rPrChange>
        </w:rPr>
        <w:fldChar w:fldCharType="separate"/>
      </w:r>
      <w:r w:rsidR="00701162" w:rsidRPr="008C3D75">
        <w:rPr>
          <w:rStyle w:val="Hyperlink"/>
          <w:noProof/>
          <w:lang w:bidi="en-US"/>
        </w:rPr>
        <w:t>Obrázok 1.1:Mechanická analógia 2-prvkového windkesselovho modelu.</w:t>
      </w:r>
      <w:r w:rsidR="00701162" w:rsidRPr="008C3D75">
        <w:rPr>
          <w:noProof/>
          <w:webHidden/>
        </w:rPr>
        <w:tab/>
      </w:r>
      <w:r w:rsidR="00701162" w:rsidRPr="008C3D75">
        <w:rPr>
          <w:noProof/>
          <w:webHidden/>
          <w:rPrChange w:id="567" w:author="admin" w:date="2018-06-18T11:14:00Z">
            <w:rPr>
              <w:noProof/>
              <w:webHidden/>
            </w:rPr>
          </w:rPrChange>
        </w:rPr>
        <w:fldChar w:fldCharType="begin"/>
      </w:r>
      <w:r w:rsidR="00701162" w:rsidRPr="008C3D75">
        <w:rPr>
          <w:noProof/>
          <w:webHidden/>
        </w:rPr>
        <w:instrText xml:space="preserve"> PAGEREF _Toc516835663 \h </w:instrText>
      </w:r>
      <w:r w:rsidR="00701162" w:rsidRPr="008C3D75">
        <w:rPr>
          <w:noProof/>
          <w:webHidden/>
          <w:rPrChange w:id="568" w:author="admin" w:date="2018-06-18T11:14:00Z">
            <w:rPr>
              <w:noProof/>
              <w:webHidden/>
            </w:rPr>
          </w:rPrChange>
        </w:rPr>
      </w:r>
      <w:r w:rsidR="00701162" w:rsidRPr="008C3D75">
        <w:rPr>
          <w:noProof/>
          <w:webHidden/>
          <w:rPrChange w:id="569" w:author="admin" w:date="2018-06-18T11:14:00Z">
            <w:rPr>
              <w:noProof/>
              <w:webHidden/>
            </w:rPr>
          </w:rPrChange>
        </w:rPr>
        <w:fldChar w:fldCharType="separate"/>
      </w:r>
      <w:r w:rsidR="00701162" w:rsidRPr="008C3D75">
        <w:rPr>
          <w:noProof/>
          <w:webHidden/>
        </w:rPr>
        <w:t>6</w:t>
      </w:r>
      <w:r w:rsidR="00701162" w:rsidRPr="008C3D75">
        <w:rPr>
          <w:noProof/>
          <w:webHidden/>
          <w:rPrChange w:id="570" w:author="admin" w:date="2018-06-18T11:14:00Z">
            <w:rPr>
              <w:noProof/>
              <w:webHidden/>
            </w:rPr>
          </w:rPrChange>
        </w:rPr>
        <w:fldChar w:fldCharType="end"/>
      </w:r>
      <w:r w:rsidR="00655477" w:rsidRPr="008C3D75">
        <w:rPr>
          <w:noProof/>
          <w:rPrChange w:id="571" w:author="admin" w:date="2018-06-18T11:14:00Z">
            <w:rPr>
              <w:noProof/>
            </w:rPr>
          </w:rPrChange>
        </w:rPr>
        <w:fldChar w:fldCharType="end"/>
      </w:r>
    </w:p>
    <w:p w14:paraId="1240C7CA" w14:textId="77777777" w:rsidR="00701162" w:rsidRPr="008C3D75" w:rsidRDefault="00655477">
      <w:pPr>
        <w:pStyle w:val="TableofFigures"/>
        <w:tabs>
          <w:tab w:val="right" w:leader="dot" w:pos="8494"/>
        </w:tabs>
        <w:rPr>
          <w:rFonts w:eastAsiaTheme="minorEastAsia" w:cstheme="minorBidi"/>
          <w:smallCaps w:val="0"/>
          <w:noProof/>
          <w:sz w:val="22"/>
          <w:szCs w:val="22"/>
          <w:rPrChange w:id="572" w:author="admin" w:date="2018-06-18T11:14:00Z">
            <w:rPr>
              <w:rFonts w:eastAsiaTheme="minorEastAsia" w:cstheme="minorBidi"/>
              <w:smallCaps w:val="0"/>
              <w:noProof/>
              <w:sz w:val="22"/>
              <w:szCs w:val="22"/>
              <w:lang w:val="cs-CZ"/>
            </w:rPr>
          </w:rPrChange>
        </w:rPr>
      </w:pPr>
      <w:r w:rsidRPr="008C3D75">
        <w:rPr>
          <w:rPrChange w:id="573" w:author="admin" w:date="2018-06-18T11:14:00Z">
            <w:rPr/>
          </w:rPrChange>
        </w:rPr>
        <w:fldChar w:fldCharType="begin"/>
      </w:r>
      <w:r w:rsidRPr="008C3D75">
        <w:instrText xml:space="preserve"> HYPERLINK \l "_Toc516835664" </w:instrText>
      </w:r>
      <w:r w:rsidRPr="008C3D75">
        <w:rPr>
          <w:rPrChange w:id="574" w:author="admin" w:date="2018-06-18T11:14:00Z">
            <w:rPr>
              <w:noProof/>
            </w:rPr>
          </w:rPrChange>
        </w:rPr>
        <w:fldChar w:fldCharType="separate"/>
      </w:r>
      <w:r w:rsidR="00701162" w:rsidRPr="008C3D75">
        <w:rPr>
          <w:rStyle w:val="Hyperlink"/>
          <w:noProof/>
          <w:lang w:bidi="en-US"/>
        </w:rPr>
        <w:t>Obrázok 1.2:Náhradná el. schéma 2-dielneho windkesselovho modelu</w:t>
      </w:r>
      <w:r w:rsidR="00701162" w:rsidRPr="008C3D75">
        <w:rPr>
          <w:noProof/>
          <w:webHidden/>
        </w:rPr>
        <w:tab/>
      </w:r>
      <w:r w:rsidR="00701162" w:rsidRPr="008C3D75">
        <w:rPr>
          <w:noProof/>
          <w:webHidden/>
          <w:rPrChange w:id="575" w:author="admin" w:date="2018-06-18T11:14:00Z">
            <w:rPr>
              <w:noProof/>
              <w:webHidden/>
            </w:rPr>
          </w:rPrChange>
        </w:rPr>
        <w:fldChar w:fldCharType="begin"/>
      </w:r>
      <w:r w:rsidR="00701162" w:rsidRPr="008C3D75">
        <w:rPr>
          <w:noProof/>
          <w:webHidden/>
        </w:rPr>
        <w:instrText xml:space="preserve"> PAGEREF _Toc516835664 \h </w:instrText>
      </w:r>
      <w:r w:rsidR="00701162" w:rsidRPr="008C3D75">
        <w:rPr>
          <w:noProof/>
          <w:webHidden/>
          <w:rPrChange w:id="576" w:author="admin" w:date="2018-06-18T11:14:00Z">
            <w:rPr>
              <w:noProof/>
              <w:webHidden/>
            </w:rPr>
          </w:rPrChange>
        </w:rPr>
      </w:r>
      <w:r w:rsidR="00701162" w:rsidRPr="008C3D75">
        <w:rPr>
          <w:noProof/>
          <w:webHidden/>
          <w:rPrChange w:id="577" w:author="admin" w:date="2018-06-18T11:14:00Z">
            <w:rPr>
              <w:noProof/>
              <w:webHidden/>
            </w:rPr>
          </w:rPrChange>
        </w:rPr>
        <w:fldChar w:fldCharType="separate"/>
      </w:r>
      <w:r w:rsidR="00701162" w:rsidRPr="008C3D75">
        <w:rPr>
          <w:noProof/>
          <w:webHidden/>
        </w:rPr>
        <w:t>6</w:t>
      </w:r>
      <w:r w:rsidR="00701162" w:rsidRPr="008C3D75">
        <w:rPr>
          <w:noProof/>
          <w:webHidden/>
          <w:rPrChange w:id="578" w:author="admin" w:date="2018-06-18T11:14:00Z">
            <w:rPr>
              <w:noProof/>
              <w:webHidden/>
            </w:rPr>
          </w:rPrChange>
        </w:rPr>
        <w:fldChar w:fldCharType="end"/>
      </w:r>
      <w:r w:rsidRPr="008C3D75">
        <w:rPr>
          <w:noProof/>
          <w:rPrChange w:id="579" w:author="admin" w:date="2018-06-18T11:14:00Z">
            <w:rPr>
              <w:noProof/>
            </w:rPr>
          </w:rPrChange>
        </w:rPr>
        <w:fldChar w:fldCharType="end"/>
      </w:r>
    </w:p>
    <w:p w14:paraId="5A3D3E9D" w14:textId="77777777" w:rsidR="00701162" w:rsidRPr="008C3D75" w:rsidRDefault="00655477">
      <w:pPr>
        <w:pStyle w:val="TableofFigures"/>
        <w:tabs>
          <w:tab w:val="right" w:leader="dot" w:pos="8494"/>
        </w:tabs>
        <w:rPr>
          <w:rFonts w:eastAsiaTheme="minorEastAsia" w:cstheme="minorBidi"/>
          <w:smallCaps w:val="0"/>
          <w:noProof/>
          <w:sz w:val="22"/>
          <w:szCs w:val="22"/>
          <w:rPrChange w:id="580" w:author="admin" w:date="2018-06-18T11:14:00Z">
            <w:rPr>
              <w:rFonts w:eastAsiaTheme="minorEastAsia" w:cstheme="minorBidi"/>
              <w:smallCaps w:val="0"/>
              <w:noProof/>
              <w:sz w:val="22"/>
              <w:szCs w:val="22"/>
              <w:lang w:val="cs-CZ"/>
            </w:rPr>
          </w:rPrChange>
        </w:rPr>
      </w:pPr>
      <w:r w:rsidRPr="008C3D75">
        <w:rPr>
          <w:rPrChange w:id="581" w:author="admin" w:date="2018-06-18T11:14:00Z">
            <w:rPr/>
          </w:rPrChange>
        </w:rPr>
        <w:fldChar w:fldCharType="begin"/>
      </w:r>
      <w:r w:rsidRPr="008C3D75">
        <w:instrText xml:space="preserve"> HYPERLINK \l "_Toc516835665" </w:instrText>
      </w:r>
      <w:r w:rsidRPr="008C3D75">
        <w:rPr>
          <w:rPrChange w:id="582" w:author="admin" w:date="2018-06-18T11:14:00Z">
            <w:rPr>
              <w:noProof/>
            </w:rPr>
          </w:rPrChange>
        </w:rPr>
        <w:fldChar w:fldCharType="separate"/>
      </w:r>
      <w:r w:rsidR="00701162" w:rsidRPr="008C3D75">
        <w:rPr>
          <w:rStyle w:val="Hyperlink"/>
          <w:noProof/>
          <w:lang w:bidi="en-US"/>
        </w:rPr>
        <w:t>Obrázok 1.3: Tvar krivky arteriálneho krvného tlaku v rôznych artériách</w:t>
      </w:r>
      <w:r w:rsidR="00701162" w:rsidRPr="008C3D75">
        <w:rPr>
          <w:noProof/>
          <w:webHidden/>
        </w:rPr>
        <w:tab/>
      </w:r>
      <w:r w:rsidR="00701162" w:rsidRPr="008C3D75">
        <w:rPr>
          <w:noProof/>
          <w:webHidden/>
          <w:rPrChange w:id="583" w:author="admin" w:date="2018-06-18T11:14:00Z">
            <w:rPr>
              <w:noProof/>
              <w:webHidden/>
            </w:rPr>
          </w:rPrChange>
        </w:rPr>
        <w:fldChar w:fldCharType="begin"/>
      </w:r>
      <w:r w:rsidR="00701162" w:rsidRPr="008C3D75">
        <w:rPr>
          <w:noProof/>
          <w:webHidden/>
        </w:rPr>
        <w:instrText xml:space="preserve"> PAGEREF _Toc516835665 \h </w:instrText>
      </w:r>
      <w:r w:rsidR="00701162" w:rsidRPr="008C3D75">
        <w:rPr>
          <w:noProof/>
          <w:webHidden/>
          <w:rPrChange w:id="584" w:author="admin" w:date="2018-06-18T11:14:00Z">
            <w:rPr>
              <w:noProof/>
              <w:webHidden/>
            </w:rPr>
          </w:rPrChange>
        </w:rPr>
      </w:r>
      <w:r w:rsidR="00701162" w:rsidRPr="008C3D75">
        <w:rPr>
          <w:noProof/>
          <w:webHidden/>
          <w:rPrChange w:id="585" w:author="admin" w:date="2018-06-18T11:14:00Z">
            <w:rPr>
              <w:noProof/>
              <w:webHidden/>
            </w:rPr>
          </w:rPrChange>
        </w:rPr>
        <w:fldChar w:fldCharType="separate"/>
      </w:r>
      <w:r w:rsidR="00701162" w:rsidRPr="008C3D75">
        <w:rPr>
          <w:noProof/>
          <w:webHidden/>
        </w:rPr>
        <w:t>8</w:t>
      </w:r>
      <w:r w:rsidR="00701162" w:rsidRPr="008C3D75">
        <w:rPr>
          <w:noProof/>
          <w:webHidden/>
          <w:rPrChange w:id="586" w:author="admin" w:date="2018-06-18T11:14:00Z">
            <w:rPr>
              <w:noProof/>
              <w:webHidden/>
            </w:rPr>
          </w:rPrChange>
        </w:rPr>
        <w:fldChar w:fldCharType="end"/>
      </w:r>
      <w:r w:rsidRPr="008C3D75">
        <w:rPr>
          <w:noProof/>
          <w:rPrChange w:id="587" w:author="admin" w:date="2018-06-18T11:14:00Z">
            <w:rPr>
              <w:noProof/>
            </w:rPr>
          </w:rPrChange>
        </w:rPr>
        <w:fldChar w:fldCharType="end"/>
      </w:r>
    </w:p>
    <w:p w14:paraId="7A97E9A5" w14:textId="77777777" w:rsidR="00701162" w:rsidRPr="008C3D75" w:rsidRDefault="00655477">
      <w:pPr>
        <w:pStyle w:val="TableofFigures"/>
        <w:tabs>
          <w:tab w:val="right" w:leader="dot" w:pos="8494"/>
        </w:tabs>
        <w:rPr>
          <w:rFonts w:eastAsiaTheme="minorEastAsia" w:cstheme="minorBidi"/>
          <w:smallCaps w:val="0"/>
          <w:noProof/>
          <w:sz w:val="22"/>
          <w:szCs w:val="22"/>
          <w:rPrChange w:id="588" w:author="admin" w:date="2018-06-18T11:14:00Z">
            <w:rPr>
              <w:rFonts w:eastAsiaTheme="minorEastAsia" w:cstheme="minorBidi"/>
              <w:smallCaps w:val="0"/>
              <w:noProof/>
              <w:sz w:val="22"/>
              <w:szCs w:val="22"/>
              <w:lang w:val="cs-CZ"/>
            </w:rPr>
          </w:rPrChange>
        </w:rPr>
      </w:pPr>
      <w:r w:rsidRPr="005C2483">
        <w:lastRenderedPageBreak/>
        <w:fldChar w:fldCharType="begin"/>
      </w:r>
      <w:r w:rsidRPr="008C3D75">
        <w:instrText xml:space="preserve"> HYPERLINK \l "_Toc516835666" </w:instrText>
      </w:r>
      <w:r w:rsidRPr="008C3D75">
        <w:rPr>
          <w:rPrChange w:id="589" w:author="admin" w:date="2018-06-18T11:14:00Z">
            <w:rPr>
              <w:noProof/>
            </w:rPr>
          </w:rPrChange>
        </w:rPr>
        <w:fldChar w:fldCharType="separate"/>
      </w:r>
      <w:r w:rsidR="00701162" w:rsidRPr="008C3D75">
        <w:rPr>
          <w:rStyle w:val="Hyperlink"/>
          <w:noProof/>
          <w:lang w:bidi="en-US"/>
        </w:rPr>
        <w:t xml:space="preserve">Obrázok 1.4: Tvar krivky </w:t>
      </w:r>
      <m:oMath>
        <m:r>
          <m:rPr>
            <m:sty m:val="p"/>
          </m:rPr>
          <w:rPr>
            <w:rStyle w:val="Hyperlink"/>
            <w:rFonts w:ascii="Cambria Math" w:hAnsi="Cambria Math"/>
            <w:noProof/>
            <w:lang w:bidi="en-US"/>
            <w:rPrChange w:id="590" w:author="admin" w:date="2018-06-18T11:14:00Z">
              <w:rPr>
                <w:rStyle w:val="Hyperlink"/>
                <w:rFonts w:ascii="Cambria Math" w:hAnsi="Cambria Math"/>
                <w:noProof/>
                <w:lang w:bidi="en-US"/>
              </w:rPr>
            </w:rPrChange>
          </w:rPr>
          <m:t>-dZ/dt</m:t>
        </m:r>
      </m:oMath>
      <w:r w:rsidR="00701162" w:rsidRPr="008C3D75">
        <w:rPr>
          <w:rStyle w:val="Hyperlink"/>
          <w:noProof/>
          <w:lang w:bidi="en-US"/>
        </w:rPr>
        <w:t xml:space="preserve"> na hrudníku, krku, ramene a predlakti</w:t>
      </w:r>
      <w:r w:rsidR="00701162" w:rsidRPr="008C3D75">
        <w:rPr>
          <w:noProof/>
          <w:webHidden/>
        </w:rPr>
        <w:tab/>
      </w:r>
      <w:r w:rsidR="00701162" w:rsidRPr="008C3D75">
        <w:rPr>
          <w:noProof/>
          <w:webHidden/>
          <w:rPrChange w:id="591" w:author="admin" w:date="2018-06-18T11:14:00Z">
            <w:rPr>
              <w:noProof/>
              <w:webHidden/>
            </w:rPr>
          </w:rPrChange>
        </w:rPr>
        <w:fldChar w:fldCharType="begin"/>
      </w:r>
      <w:r w:rsidR="00701162" w:rsidRPr="008C3D75">
        <w:rPr>
          <w:noProof/>
          <w:webHidden/>
        </w:rPr>
        <w:instrText xml:space="preserve"> PAGEREF _Toc516835666 \h </w:instrText>
      </w:r>
      <w:r w:rsidR="00701162" w:rsidRPr="008C3D75">
        <w:rPr>
          <w:noProof/>
          <w:webHidden/>
          <w:rPrChange w:id="592" w:author="admin" w:date="2018-06-18T11:14:00Z">
            <w:rPr>
              <w:noProof/>
              <w:webHidden/>
            </w:rPr>
          </w:rPrChange>
        </w:rPr>
      </w:r>
      <w:r w:rsidR="00701162" w:rsidRPr="008C3D75">
        <w:rPr>
          <w:noProof/>
          <w:webHidden/>
          <w:rPrChange w:id="593" w:author="admin" w:date="2018-06-18T11:14:00Z">
            <w:rPr>
              <w:noProof/>
              <w:webHidden/>
            </w:rPr>
          </w:rPrChange>
        </w:rPr>
        <w:fldChar w:fldCharType="separate"/>
      </w:r>
      <w:r w:rsidR="00701162" w:rsidRPr="008C3D75">
        <w:rPr>
          <w:noProof/>
          <w:webHidden/>
        </w:rPr>
        <w:t>8</w:t>
      </w:r>
      <w:r w:rsidR="00701162" w:rsidRPr="008C3D75">
        <w:rPr>
          <w:noProof/>
          <w:webHidden/>
          <w:rPrChange w:id="594" w:author="admin" w:date="2018-06-18T11:14:00Z">
            <w:rPr>
              <w:noProof/>
              <w:webHidden/>
            </w:rPr>
          </w:rPrChange>
        </w:rPr>
        <w:fldChar w:fldCharType="end"/>
      </w:r>
      <w:r w:rsidRPr="008C3D75">
        <w:rPr>
          <w:noProof/>
          <w:rPrChange w:id="595" w:author="admin" w:date="2018-06-18T11:14:00Z">
            <w:rPr>
              <w:noProof/>
            </w:rPr>
          </w:rPrChange>
        </w:rPr>
        <w:fldChar w:fldCharType="end"/>
      </w:r>
    </w:p>
    <w:p w14:paraId="30EB4C43" w14:textId="77777777" w:rsidR="00701162" w:rsidRPr="008C3D75" w:rsidRDefault="00655477">
      <w:pPr>
        <w:pStyle w:val="TableofFigures"/>
        <w:tabs>
          <w:tab w:val="right" w:leader="dot" w:pos="8494"/>
        </w:tabs>
        <w:rPr>
          <w:rFonts w:eastAsiaTheme="minorEastAsia" w:cstheme="minorBidi"/>
          <w:smallCaps w:val="0"/>
          <w:noProof/>
          <w:sz w:val="22"/>
          <w:szCs w:val="22"/>
          <w:rPrChange w:id="596"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"_Toc516835667" </w:instrText>
      </w:r>
      <w:r w:rsidRPr="008C3D75">
        <w:rPr>
          <w:rPrChange w:id="597" w:author="admin" w:date="2018-06-18T11:14:00Z">
            <w:rPr>
              <w:noProof/>
            </w:rPr>
          </w:rPrChange>
        </w:rPr>
        <w:fldChar w:fldCharType="separate"/>
      </w:r>
      <w:r w:rsidR="00701162" w:rsidRPr="008C3D75">
        <w:rPr>
          <w:rStyle w:val="Hyperlink"/>
          <w:noProof/>
          <w:lang w:bidi="en-US"/>
        </w:rPr>
        <w:t>Obrázok 1.5: Mechanická a elektrická analógia 2,3 a 4 dielneho Windkesselovho modelu</w:t>
      </w:r>
      <w:r w:rsidR="00701162" w:rsidRPr="008C3D75">
        <w:rPr>
          <w:noProof/>
          <w:webHidden/>
        </w:rPr>
        <w:tab/>
      </w:r>
      <w:r w:rsidR="00701162" w:rsidRPr="008C3D75">
        <w:rPr>
          <w:noProof/>
          <w:webHidden/>
          <w:rPrChange w:id="598" w:author="admin" w:date="2018-06-18T11:14:00Z">
            <w:rPr>
              <w:noProof/>
              <w:webHidden/>
            </w:rPr>
          </w:rPrChange>
        </w:rPr>
        <w:fldChar w:fldCharType="begin"/>
      </w:r>
      <w:r w:rsidR="00701162" w:rsidRPr="008C3D75">
        <w:rPr>
          <w:noProof/>
          <w:webHidden/>
        </w:rPr>
        <w:instrText xml:space="preserve"> PAGEREF _Toc516835667 \h </w:instrText>
      </w:r>
      <w:r w:rsidR="00701162" w:rsidRPr="008C3D75">
        <w:rPr>
          <w:noProof/>
          <w:webHidden/>
          <w:rPrChange w:id="599" w:author="admin" w:date="2018-06-18T11:14:00Z">
            <w:rPr>
              <w:noProof/>
              <w:webHidden/>
            </w:rPr>
          </w:rPrChange>
        </w:rPr>
      </w:r>
      <w:r w:rsidR="00701162" w:rsidRPr="008C3D75">
        <w:rPr>
          <w:noProof/>
          <w:webHidden/>
          <w:rPrChange w:id="600" w:author="admin" w:date="2018-06-18T11:14:00Z">
            <w:rPr>
              <w:noProof/>
              <w:webHidden/>
            </w:rPr>
          </w:rPrChange>
        </w:rPr>
        <w:fldChar w:fldCharType="separate"/>
      </w:r>
      <w:r w:rsidR="00701162" w:rsidRPr="008C3D75">
        <w:rPr>
          <w:noProof/>
          <w:webHidden/>
        </w:rPr>
        <w:t>9</w:t>
      </w:r>
      <w:r w:rsidR="00701162" w:rsidRPr="008C3D75">
        <w:rPr>
          <w:noProof/>
          <w:webHidden/>
          <w:rPrChange w:id="601" w:author="admin" w:date="2018-06-18T11:14:00Z">
            <w:rPr>
              <w:noProof/>
              <w:webHidden/>
            </w:rPr>
          </w:rPrChange>
        </w:rPr>
        <w:fldChar w:fldCharType="end"/>
      </w:r>
      <w:r w:rsidRPr="008C3D75">
        <w:rPr>
          <w:noProof/>
          <w:rPrChange w:id="602" w:author="admin" w:date="2018-06-18T11:14:00Z">
            <w:rPr>
              <w:noProof/>
            </w:rPr>
          </w:rPrChange>
        </w:rPr>
        <w:fldChar w:fldCharType="end"/>
      </w:r>
    </w:p>
    <w:p w14:paraId="4DD980C7" w14:textId="77777777" w:rsidR="00701162" w:rsidRPr="008C3D75" w:rsidRDefault="00655477">
      <w:pPr>
        <w:pStyle w:val="TableofFigures"/>
        <w:tabs>
          <w:tab w:val="right" w:leader="dot" w:pos="8494"/>
        </w:tabs>
        <w:rPr>
          <w:rFonts w:eastAsiaTheme="minorEastAsia" w:cstheme="minorBidi"/>
          <w:smallCaps w:val="0"/>
          <w:noProof/>
          <w:sz w:val="22"/>
          <w:szCs w:val="22"/>
          <w:rPrChange w:id="603"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"_Toc516835668" </w:instrText>
      </w:r>
      <w:r w:rsidRPr="008C3D75">
        <w:rPr>
          <w:rPrChange w:id="604" w:author="admin" w:date="2018-06-18T11:14:00Z">
            <w:rPr>
              <w:noProof/>
            </w:rPr>
          </w:rPrChange>
        </w:rPr>
        <w:fldChar w:fldCharType="separate"/>
      </w:r>
      <w:r w:rsidR="00701162" w:rsidRPr="008C3D75">
        <w:rPr>
          <w:rStyle w:val="Hyperlink"/>
          <w:noProof/>
          <w:lang w:bidi="en-US"/>
        </w:rPr>
        <w:t>Obrázok 1.6: Elektrická schéma paralelne zapojených odporov hrudníka.</w:t>
      </w:r>
      <w:r w:rsidR="00701162" w:rsidRPr="008C3D75">
        <w:rPr>
          <w:noProof/>
          <w:webHidden/>
        </w:rPr>
        <w:tab/>
      </w:r>
      <w:r w:rsidR="00701162" w:rsidRPr="008C3D75">
        <w:rPr>
          <w:noProof/>
          <w:webHidden/>
          <w:rPrChange w:id="605" w:author="admin" w:date="2018-06-18T11:14:00Z">
            <w:rPr>
              <w:noProof/>
              <w:webHidden/>
            </w:rPr>
          </w:rPrChange>
        </w:rPr>
        <w:fldChar w:fldCharType="begin"/>
      </w:r>
      <w:r w:rsidR="00701162" w:rsidRPr="008C3D75">
        <w:rPr>
          <w:noProof/>
          <w:webHidden/>
        </w:rPr>
        <w:instrText xml:space="preserve"> PAGEREF _Toc516835668 \h </w:instrText>
      </w:r>
      <w:r w:rsidR="00701162" w:rsidRPr="008C3D75">
        <w:rPr>
          <w:noProof/>
          <w:webHidden/>
          <w:rPrChange w:id="606" w:author="admin" w:date="2018-06-18T11:14:00Z">
            <w:rPr>
              <w:noProof/>
              <w:webHidden/>
            </w:rPr>
          </w:rPrChange>
        </w:rPr>
      </w:r>
      <w:r w:rsidR="00701162" w:rsidRPr="008C3D75">
        <w:rPr>
          <w:noProof/>
          <w:webHidden/>
          <w:rPrChange w:id="607" w:author="admin" w:date="2018-06-18T11:14:00Z">
            <w:rPr>
              <w:noProof/>
              <w:webHidden/>
            </w:rPr>
          </w:rPrChange>
        </w:rPr>
        <w:fldChar w:fldCharType="separate"/>
      </w:r>
      <w:r w:rsidR="00701162" w:rsidRPr="008C3D75">
        <w:rPr>
          <w:noProof/>
          <w:webHidden/>
        </w:rPr>
        <w:t>14</w:t>
      </w:r>
      <w:r w:rsidR="00701162" w:rsidRPr="008C3D75">
        <w:rPr>
          <w:noProof/>
          <w:webHidden/>
          <w:rPrChange w:id="608" w:author="admin" w:date="2018-06-18T11:14:00Z">
            <w:rPr>
              <w:noProof/>
              <w:webHidden/>
            </w:rPr>
          </w:rPrChange>
        </w:rPr>
        <w:fldChar w:fldCharType="end"/>
      </w:r>
      <w:r w:rsidRPr="008C3D75">
        <w:rPr>
          <w:noProof/>
          <w:rPrChange w:id="609" w:author="admin" w:date="2018-06-18T11:14:00Z">
            <w:rPr>
              <w:noProof/>
            </w:rPr>
          </w:rPrChange>
        </w:rPr>
        <w:fldChar w:fldCharType="end"/>
      </w:r>
    </w:p>
    <w:p w14:paraId="2C2E355A" w14:textId="77777777" w:rsidR="00701162" w:rsidRPr="008C3D75" w:rsidRDefault="00655477">
      <w:pPr>
        <w:pStyle w:val="TableofFigures"/>
        <w:tabs>
          <w:tab w:val="right" w:leader="dot" w:pos="8494"/>
        </w:tabs>
        <w:rPr>
          <w:rFonts w:eastAsiaTheme="minorEastAsia" w:cstheme="minorBidi"/>
          <w:smallCaps w:val="0"/>
          <w:noProof/>
          <w:sz w:val="22"/>
          <w:szCs w:val="22"/>
          <w:rPrChange w:id="610" w:author="admin" w:date="2018-06-18T11:14:00Z">
            <w:rPr>
              <w:rFonts w:eastAsiaTheme="minorEastAsia" w:cstheme="minorBidi"/>
              <w:smallCaps w:val="0"/>
              <w:noProof/>
              <w:sz w:val="22"/>
              <w:szCs w:val="22"/>
              <w:lang w:val="cs-CZ"/>
            </w:rPr>
          </w:rPrChange>
        </w:rPr>
      </w:pPr>
      <w:r w:rsidRPr="005C2483">
        <w:lastRenderedPageBreak/>
        <w:fldChar w:fldCharType="begin"/>
      </w:r>
      <w:r w:rsidRPr="008C3D75">
        <w:instrText xml:space="preserve"> HYPERLINK \l "_Toc516835669" </w:instrText>
      </w:r>
      <w:r w:rsidRPr="008C3D75">
        <w:rPr>
          <w:rPrChange w:id="611" w:author="admin" w:date="2018-06-18T11:14:00Z">
            <w:rPr>
              <w:noProof/>
            </w:rPr>
          </w:rPrChange>
        </w:rPr>
        <w:fldChar w:fldCharType="separate"/>
      </w:r>
      <w:r w:rsidR="00701162" w:rsidRPr="008C3D75">
        <w:rPr>
          <w:rStyle w:val="Hyperlink"/>
          <w:noProof/>
          <w:lang w:bidi="en-US"/>
        </w:rPr>
        <w:t>Obrázok 1.7:Princíp zmeny vodivosti krvi.</w:t>
      </w:r>
      <w:r w:rsidR="00701162" w:rsidRPr="008C3D75">
        <w:rPr>
          <w:noProof/>
          <w:webHidden/>
        </w:rPr>
        <w:tab/>
      </w:r>
      <w:r w:rsidR="00701162" w:rsidRPr="008C3D75">
        <w:rPr>
          <w:noProof/>
          <w:webHidden/>
          <w:rPrChange w:id="612" w:author="admin" w:date="2018-06-18T11:14:00Z">
            <w:rPr>
              <w:noProof/>
              <w:webHidden/>
            </w:rPr>
          </w:rPrChange>
        </w:rPr>
        <w:fldChar w:fldCharType="begin"/>
      </w:r>
      <w:r w:rsidR="00701162" w:rsidRPr="008C3D75">
        <w:rPr>
          <w:noProof/>
          <w:webHidden/>
        </w:rPr>
        <w:instrText xml:space="preserve"> PAGEREF _Toc516835669 \h </w:instrText>
      </w:r>
      <w:r w:rsidR="00701162" w:rsidRPr="008C3D75">
        <w:rPr>
          <w:noProof/>
          <w:webHidden/>
          <w:rPrChange w:id="613" w:author="admin" w:date="2018-06-18T11:14:00Z">
            <w:rPr>
              <w:noProof/>
              <w:webHidden/>
            </w:rPr>
          </w:rPrChange>
        </w:rPr>
      </w:r>
      <w:r w:rsidR="00701162" w:rsidRPr="008C3D75">
        <w:rPr>
          <w:noProof/>
          <w:webHidden/>
          <w:rPrChange w:id="614" w:author="admin" w:date="2018-06-18T11:14:00Z">
            <w:rPr>
              <w:noProof/>
              <w:webHidden/>
            </w:rPr>
          </w:rPrChange>
        </w:rPr>
        <w:fldChar w:fldCharType="separate"/>
      </w:r>
      <w:r w:rsidR="00701162" w:rsidRPr="008C3D75">
        <w:rPr>
          <w:noProof/>
          <w:webHidden/>
        </w:rPr>
        <w:t>15</w:t>
      </w:r>
      <w:r w:rsidR="00701162" w:rsidRPr="008C3D75">
        <w:rPr>
          <w:noProof/>
          <w:webHidden/>
          <w:rPrChange w:id="615" w:author="admin" w:date="2018-06-18T11:14:00Z">
            <w:rPr>
              <w:noProof/>
              <w:webHidden/>
            </w:rPr>
          </w:rPrChange>
        </w:rPr>
        <w:fldChar w:fldCharType="end"/>
      </w:r>
      <w:r w:rsidRPr="008C3D75">
        <w:rPr>
          <w:noProof/>
          <w:rPrChange w:id="616" w:author="admin" w:date="2018-06-18T11:14:00Z">
            <w:rPr>
              <w:noProof/>
            </w:rPr>
          </w:rPrChange>
        </w:rPr>
        <w:fldChar w:fldCharType="end"/>
      </w:r>
    </w:p>
    <w:p w14:paraId="03C1761F" w14:textId="77777777" w:rsidR="00701162" w:rsidRPr="008C3D75" w:rsidRDefault="00655477">
      <w:pPr>
        <w:pStyle w:val="TableofFigures"/>
        <w:tabs>
          <w:tab w:val="right" w:leader="dot" w:pos="8494"/>
        </w:tabs>
        <w:rPr>
          <w:rFonts w:eastAsiaTheme="minorEastAsia" w:cstheme="minorBidi"/>
          <w:smallCaps w:val="0"/>
          <w:noProof/>
          <w:sz w:val="22"/>
          <w:szCs w:val="22"/>
          <w:rPrChange w:id="617"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"_Toc516835670" </w:instrText>
      </w:r>
      <w:r w:rsidRPr="008C3D75">
        <w:rPr>
          <w:rPrChange w:id="618" w:author="admin" w:date="2018-06-18T11:14:00Z">
            <w:rPr>
              <w:noProof/>
            </w:rPr>
          </w:rPrChange>
        </w:rPr>
        <w:fldChar w:fldCharType="separate"/>
      </w:r>
      <w:r w:rsidR="00701162" w:rsidRPr="008C3D75">
        <w:rPr>
          <w:rStyle w:val="Hyperlink"/>
          <w:noProof/>
          <w:lang w:bidi="en-US"/>
        </w:rPr>
        <w:t>Obrázok 1.8: Vzťah zmeny rýchlosti krvi a vodivosti krvi.</w:t>
      </w:r>
      <w:r w:rsidR="00701162" w:rsidRPr="008C3D75">
        <w:rPr>
          <w:noProof/>
          <w:webHidden/>
        </w:rPr>
        <w:tab/>
      </w:r>
      <w:r w:rsidR="00701162" w:rsidRPr="008C3D75">
        <w:rPr>
          <w:noProof/>
          <w:webHidden/>
          <w:rPrChange w:id="619" w:author="admin" w:date="2018-06-18T11:14:00Z">
            <w:rPr>
              <w:noProof/>
              <w:webHidden/>
            </w:rPr>
          </w:rPrChange>
        </w:rPr>
        <w:fldChar w:fldCharType="begin"/>
      </w:r>
      <w:r w:rsidR="00701162" w:rsidRPr="008C3D75">
        <w:rPr>
          <w:noProof/>
          <w:webHidden/>
        </w:rPr>
        <w:instrText xml:space="preserve"> PAGEREF _Toc516835670 \h </w:instrText>
      </w:r>
      <w:r w:rsidR="00701162" w:rsidRPr="008C3D75">
        <w:rPr>
          <w:noProof/>
          <w:webHidden/>
          <w:rPrChange w:id="620" w:author="admin" w:date="2018-06-18T11:14:00Z">
            <w:rPr>
              <w:noProof/>
              <w:webHidden/>
            </w:rPr>
          </w:rPrChange>
        </w:rPr>
      </w:r>
      <w:r w:rsidR="00701162" w:rsidRPr="008C3D75">
        <w:rPr>
          <w:noProof/>
          <w:webHidden/>
          <w:rPrChange w:id="621" w:author="admin" w:date="2018-06-18T11:14:00Z">
            <w:rPr>
              <w:noProof/>
              <w:webHidden/>
            </w:rPr>
          </w:rPrChange>
        </w:rPr>
        <w:fldChar w:fldCharType="separate"/>
      </w:r>
      <w:r w:rsidR="00701162" w:rsidRPr="008C3D75">
        <w:rPr>
          <w:noProof/>
          <w:webHidden/>
        </w:rPr>
        <w:t>16</w:t>
      </w:r>
      <w:r w:rsidR="00701162" w:rsidRPr="008C3D75">
        <w:rPr>
          <w:noProof/>
          <w:webHidden/>
          <w:rPrChange w:id="622" w:author="admin" w:date="2018-06-18T11:14:00Z">
            <w:rPr>
              <w:noProof/>
              <w:webHidden/>
            </w:rPr>
          </w:rPrChange>
        </w:rPr>
        <w:fldChar w:fldCharType="end"/>
      </w:r>
      <w:r w:rsidRPr="008C3D75">
        <w:rPr>
          <w:noProof/>
          <w:rPrChange w:id="623" w:author="admin" w:date="2018-06-18T11:14:00Z">
            <w:rPr>
              <w:noProof/>
            </w:rPr>
          </w:rPrChange>
        </w:rPr>
        <w:fldChar w:fldCharType="end"/>
      </w:r>
    </w:p>
    <w:p w14:paraId="2FDD2E1F" w14:textId="77777777" w:rsidR="00701162" w:rsidRPr="008C3D75" w:rsidRDefault="00655477">
      <w:pPr>
        <w:pStyle w:val="TableofFigures"/>
        <w:tabs>
          <w:tab w:val="right" w:leader="dot" w:pos="8494"/>
        </w:tabs>
        <w:rPr>
          <w:rFonts w:eastAsiaTheme="minorEastAsia" w:cstheme="minorBidi"/>
          <w:smallCaps w:val="0"/>
          <w:noProof/>
          <w:sz w:val="22"/>
          <w:szCs w:val="22"/>
          <w:rPrChange w:id="624"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"_Toc516835671" </w:instrText>
      </w:r>
      <w:r w:rsidRPr="008C3D75">
        <w:rPr>
          <w:rPrChange w:id="625" w:author="admin" w:date="2018-06-18T11:14:00Z">
            <w:rPr>
              <w:noProof/>
            </w:rPr>
          </w:rPrChange>
        </w:rPr>
        <w:fldChar w:fldCharType="separate"/>
      </w:r>
      <w:r w:rsidR="00701162" w:rsidRPr="008C3D75">
        <w:rPr>
          <w:rStyle w:val="Hyperlink"/>
          <w:noProof/>
          <w:lang w:bidi="en-US"/>
        </w:rPr>
        <w:t xml:space="preserve">Obrázok 1.9: Spätná extrapolácia </w:t>
      </w:r>
      <m:oMath>
        <m:r>
          <m:rPr>
            <m:sty m:val="p"/>
          </m:rPr>
          <w:rPr>
            <w:rStyle w:val="Hyperlink"/>
            <w:rFonts w:ascii="Cambria Math" w:hAnsi="Cambria Math"/>
            <w:noProof/>
            <w:lang w:bidi="en-US"/>
            <w:rPrChange w:id="626" w:author="admin" w:date="2018-06-18T11:14:00Z">
              <w:rPr>
                <w:rStyle w:val="Hyperlink"/>
                <w:rFonts w:ascii="Cambria Math" w:hAnsi="Cambria Math"/>
                <w:noProof/>
                <w:lang w:bidi="en-US"/>
              </w:rPr>
            </w:rPrChange>
          </w:rPr>
          <m:t>∆Zmax⁡</m:t>
        </m:r>
      </m:oMath>
      <w:r w:rsidR="00701162" w:rsidRPr="008C3D75">
        <w:rPr>
          <w:rStyle w:val="Hyperlink"/>
          <w:noProof/>
          <w:lang w:bidi="en-US"/>
        </w:rPr>
        <w:t xml:space="preserve"> a dopredná extrapolácia </w:t>
      </w:r>
      <m:oMath>
        <m:r>
          <m:rPr>
            <m:sty m:val="p"/>
          </m:rPr>
          <w:rPr>
            <w:rStyle w:val="Hyperlink"/>
            <w:rFonts w:ascii="Cambria Math" w:hAnsi="Cambria Math"/>
            <w:noProof/>
            <w:lang w:bidi="en-US"/>
            <w:rPrChange w:id="627" w:author="admin" w:date="2018-06-18T11:14:00Z">
              <w:rPr>
                <w:rStyle w:val="Hyperlink"/>
                <w:rFonts w:ascii="Cambria Math" w:hAnsi="Cambria Math"/>
                <w:noProof/>
                <w:lang w:bidi="en-US"/>
              </w:rPr>
            </w:rPrChange>
          </w:rPr>
          <m:t>-dZ/dtmax</m:t>
        </m:r>
      </m:oMath>
      <w:r w:rsidR="00701162" w:rsidRPr="008C3D75">
        <w:rPr>
          <w:noProof/>
          <w:webHidden/>
        </w:rPr>
        <w:tab/>
      </w:r>
      <w:r w:rsidR="00701162" w:rsidRPr="008C3D75">
        <w:rPr>
          <w:noProof/>
          <w:webHidden/>
          <w:rPrChange w:id="628" w:author="admin" w:date="2018-06-18T11:14:00Z">
            <w:rPr>
              <w:noProof/>
              <w:webHidden/>
            </w:rPr>
          </w:rPrChange>
        </w:rPr>
        <w:fldChar w:fldCharType="begin"/>
      </w:r>
      <w:r w:rsidR="00701162" w:rsidRPr="008C3D75">
        <w:rPr>
          <w:noProof/>
          <w:webHidden/>
        </w:rPr>
        <w:instrText xml:space="preserve"> PAGEREF _Toc516835671 \h </w:instrText>
      </w:r>
      <w:r w:rsidR="00701162" w:rsidRPr="008C3D75">
        <w:rPr>
          <w:noProof/>
          <w:webHidden/>
          <w:rPrChange w:id="629" w:author="admin" w:date="2018-06-18T11:14:00Z">
            <w:rPr>
              <w:noProof/>
              <w:webHidden/>
            </w:rPr>
          </w:rPrChange>
        </w:rPr>
      </w:r>
      <w:r w:rsidR="00701162" w:rsidRPr="008C3D75">
        <w:rPr>
          <w:noProof/>
          <w:webHidden/>
          <w:rPrChange w:id="630" w:author="admin" w:date="2018-06-18T11:14:00Z">
            <w:rPr>
              <w:noProof/>
              <w:webHidden/>
            </w:rPr>
          </w:rPrChange>
        </w:rPr>
        <w:fldChar w:fldCharType="separate"/>
      </w:r>
      <w:r w:rsidR="00701162" w:rsidRPr="008C3D75">
        <w:rPr>
          <w:noProof/>
          <w:webHidden/>
        </w:rPr>
        <w:t>18</w:t>
      </w:r>
      <w:r w:rsidR="00701162" w:rsidRPr="008C3D75">
        <w:rPr>
          <w:noProof/>
          <w:webHidden/>
          <w:rPrChange w:id="631" w:author="admin" w:date="2018-06-18T11:14:00Z">
            <w:rPr>
              <w:noProof/>
              <w:webHidden/>
            </w:rPr>
          </w:rPrChange>
        </w:rPr>
        <w:fldChar w:fldCharType="end"/>
      </w:r>
      <w:r w:rsidRPr="008C3D75">
        <w:rPr>
          <w:noProof/>
          <w:rPrChange w:id="632" w:author="admin" w:date="2018-06-18T11:14:00Z">
            <w:rPr>
              <w:noProof/>
            </w:rPr>
          </w:rPrChange>
        </w:rPr>
        <w:fldChar w:fldCharType="end"/>
      </w:r>
    </w:p>
    <w:p w14:paraId="533F3134" w14:textId="77777777" w:rsidR="00701162" w:rsidRPr="008C3D75" w:rsidRDefault="00655477">
      <w:pPr>
        <w:pStyle w:val="TableofFigures"/>
        <w:tabs>
          <w:tab w:val="right" w:leader="dot" w:pos="8494"/>
        </w:tabs>
        <w:rPr>
          <w:rFonts w:eastAsiaTheme="minorEastAsia" w:cstheme="minorBidi"/>
          <w:smallCaps w:val="0"/>
          <w:noProof/>
          <w:sz w:val="22"/>
          <w:szCs w:val="22"/>
          <w:rPrChange w:id="633" w:author="admin" w:date="2018-06-18T11:14:00Z">
            <w:rPr>
              <w:rFonts w:eastAsiaTheme="minorEastAsia" w:cstheme="minorBidi"/>
              <w:smallCaps w:val="0"/>
              <w:noProof/>
              <w:sz w:val="22"/>
              <w:szCs w:val="22"/>
              <w:lang w:val="cs-CZ"/>
            </w:rPr>
          </w:rPrChange>
        </w:rPr>
      </w:pPr>
      <w:r w:rsidRPr="005C2483">
        <w:lastRenderedPageBreak/>
        <w:fldChar w:fldCharType="begin"/>
      </w:r>
      <w:r w:rsidRPr="008C3D75">
        <w:instrText xml:space="preserve"> HYPERLINK \l "_Toc516835672" </w:instrText>
      </w:r>
      <w:r w:rsidRPr="008C3D75">
        <w:rPr>
          <w:rPrChange w:id="634" w:author="admin" w:date="2018-06-18T11:14:00Z">
            <w:rPr>
              <w:noProof/>
            </w:rPr>
          </w:rPrChange>
        </w:rPr>
        <w:fldChar w:fldCharType="separate"/>
      </w:r>
      <w:r w:rsidR="00701162" w:rsidRPr="008C3D75">
        <w:rPr>
          <w:rStyle w:val="Hyperlink"/>
          <w:noProof/>
          <w:lang w:bidi="en-US"/>
        </w:rPr>
        <w:t xml:space="preserve">Obrázok 1.10: Vzťah maximálneho toku krvi a parametra </w:t>
      </w:r>
      <m:oMath>
        <m:r>
          <m:rPr>
            <m:sty m:val="p"/>
          </m:rPr>
          <w:rPr>
            <w:rStyle w:val="Hyperlink"/>
            <w:rFonts w:ascii="Cambria Math" w:hAnsi="Cambria Math"/>
            <w:noProof/>
            <w:lang w:bidi="en-US"/>
            <w:rPrChange w:id="635" w:author="admin" w:date="2018-06-18T11:14:00Z">
              <w:rPr>
                <w:rStyle w:val="Hyperlink"/>
                <w:rFonts w:ascii="Cambria Math" w:hAnsi="Cambria Math"/>
                <w:noProof/>
                <w:lang w:bidi="en-US"/>
              </w:rPr>
            </w:rPrChange>
          </w:rPr>
          <m:t>-dZ/dtmax</m:t>
        </m:r>
      </m:oMath>
      <w:r w:rsidR="00701162" w:rsidRPr="008C3D75">
        <w:rPr>
          <w:noProof/>
          <w:webHidden/>
        </w:rPr>
        <w:tab/>
      </w:r>
      <w:r w:rsidR="00701162" w:rsidRPr="008C3D75">
        <w:rPr>
          <w:noProof/>
          <w:webHidden/>
          <w:rPrChange w:id="636" w:author="admin" w:date="2018-06-18T11:14:00Z">
            <w:rPr>
              <w:noProof/>
              <w:webHidden/>
            </w:rPr>
          </w:rPrChange>
        </w:rPr>
        <w:fldChar w:fldCharType="begin"/>
      </w:r>
      <w:r w:rsidR="00701162" w:rsidRPr="008C3D75">
        <w:rPr>
          <w:noProof/>
          <w:webHidden/>
        </w:rPr>
        <w:instrText xml:space="preserve"> PAGEREF _Toc516835672 \h </w:instrText>
      </w:r>
      <w:r w:rsidR="00701162" w:rsidRPr="008C3D75">
        <w:rPr>
          <w:noProof/>
          <w:webHidden/>
          <w:rPrChange w:id="637" w:author="admin" w:date="2018-06-18T11:14:00Z">
            <w:rPr>
              <w:noProof/>
              <w:webHidden/>
            </w:rPr>
          </w:rPrChange>
        </w:rPr>
      </w:r>
      <w:r w:rsidR="00701162" w:rsidRPr="008C3D75">
        <w:rPr>
          <w:noProof/>
          <w:webHidden/>
          <w:rPrChange w:id="638" w:author="admin" w:date="2018-06-18T11:14:00Z">
            <w:rPr>
              <w:noProof/>
              <w:webHidden/>
            </w:rPr>
          </w:rPrChange>
        </w:rPr>
        <w:fldChar w:fldCharType="separate"/>
      </w:r>
      <w:r w:rsidR="00701162" w:rsidRPr="008C3D75">
        <w:rPr>
          <w:noProof/>
          <w:webHidden/>
        </w:rPr>
        <w:t>22</w:t>
      </w:r>
      <w:r w:rsidR="00701162" w:rsidRPr="008C3D75">
        <w:rPr>
          <w:noProof/>
          <w:webHidden/>
          <w:rPrChange w:id="639" w:author="admin" w:date="2018-06-18T11:14:00Z">
            <w:rPr>
              <w:noProof/>
              <w:webHidden/>
            </w:rPr>
          </w:rPrChange>
        </w:rPr>
        <w:fldChar w:fldCharType="end"/>
      </w:r>
      <w:r w:rsidRPr="008C3D75">
        <w:rPr>
          <w:noProof/>
          <w:rPrChange w:id="640" w:author="admin" w:date="2018-06-18T11:14:00Z">
            <w:rPr>
              <w:noProof/>
            </w:rPr>
          </w:rPrChange>
        </w:rPr>
        <w:fldChar w:fldCharType="end"/>
      </w:r>
    </w:p>
    <w:p w14:paraId="3A4F7ED8" w14:textId="77777777" w:rsidR="00701162" w:rsidRPr="008C3D75" w:rsidRDefault="00655477">
      <w:pPr>
        <w:pStyle w:val="TableofFigures"/>
        <w:tabs>
          <w:tab w:val="right" w:leader="dot" w:pos="8494"/>
        </w:tabs>
        <w:rPr>
          <w:rFonts w:eastAsiaTheme="minorEastAsia" w:cstheme="minorBidi"/>
          <w:smallCaps w:val="0"/>
          <w:noProof/>
          <w:sz w:val="22"/>
          <w:szCs w:val="22"/>
          <w:rPrChange w:id="641"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"_Toc516835673" </w:instrText>
      </w:r>
      <w:r w:rsidRPr="008C3D75">
        <w:rPr>
          <w:rPrChange w:id="642" w:author="admin" w:date="2018-06-18T11:14:00Z">
            <w:rPr>
              <w:noProof/>
            </w:rPr>
          </w:rPrChange>
        </w:rPr>
        <w:fldChar w:fldCharType="separate"/>
      </w:r>
      <w:r w:rsidR="00701162" w:rsidRPr="008C3D75">
        <w:rPr>
          <w:rStyle w:val="Hyperlink"/>
          <w:noProof/>
          <w:lang w:bidi="en-US"/>
        </w:rPr>
        <w:t xml:space="preserve">Obrázok 1.11: Identifikovanie povodu </w:t>
      </w:r>
      <m:oMath>
        <m:r>
          <m:rPr>
            <m:sty m:val="p"/>
          </m:rPr>
          <w:rPr>
            <w:rStyle w:val="Hyperlink"/>
            <w:rFonts w:ascii="Cambria Math" w:hAnsi="Cambria Math"/>
            <w:noProof/>
            <w:lang w:bidi="en-US"/>
            <w:rPrChange w:id="643" w:author="admin" w:date="2018-06-18T11:14:00Z">
              <w:rPr>
                <w:rStyle w:val="Hyperlink"/>
                <w:rFonts w:ascii="Cambria Math" w:hAnsi="Cambria Math"/>
                <w:noProof/>
                <w:lang w:bidi="en-US"/>
              </w:rPr>
            </w:rPrChange>
          </w:rPr>
          <m:t>-dZ/dtmax</m:t>
        </m:r>
      </m:oMath>
      <w:r w:rsidR="00701162" w:rsidRPr="008C3D75">
        <w:rPr>
          <w:rStyle w:val="Hyperlink"/>
          <w:noProof/>
          <w:lang w:bidi="en-US"/>
        </w:rPr>
        <w:t xml:space="preserve"> z krivky dP/dt</w:t>
      </w:r>
      <w:r w:rsidR="00701162" w:rsidRPr="008C3D75">
        <w:rPr>
          <w:noProof/>
          <w:webHidden/>
        </w:rPr>
        <w:tab/>
      </w:r>
      <w:r w:rsidR="00701162" w:rsidRPr="008C3D75">
        <w:rPr>
          <w:noProof/>
          <w:webHidden/>
          <w:rPrChange w:id="644" w:author="admin" w:date="2018-06-18T11:14:00Z">
            <w:rPr>
              <w:noProof/>
              <w:webHidden/>
            </w:rPr>
          </w:rPrChange>
        </w:rPr>
        <w:fldChar w:fldCharType="begin"/>
      </w:r>
      <w:r w:rsidR="00701162" w:rsidRPr="008C3D75">
        <w:rPr>
          <w:noProof/>
          <w:webHidden/>
        </w:rPr>
        <w:instrText xml:space="preserve"> PAGEREF _Toc516835673 \h </w:instrText>
      </w:r>
      <w:r w:rsidR="00701162" w:rsidRPr="008C3D75">
        <w:rPr>
          <w:noProof/>
          <w:webHidden/>
          <w:rPrChange w:id="645" w:author="admin" w:date="2018-06-18T11:14:00Z">
            <w:rPr>
              <w:noProof/>
              <w:webHidden/>
            </w:rPr>
          </w:rPrChange>
        </w:rPr>
      </w:r>
      <w:r w:rsidR="00701162" w:rsidRPr="008C3D75">
        <w:rPr>
          <w:noProof/>
          <w:webHidden/>
          <w:rPrChange w:id="646" w:author="admin" w:date="2018-06-18T11:14:00Z">
            <w:rPr>
              <w:noProof/>
              <w:webHidden/>
            </w:rPr>
          </w:rPrChange>
        </w:rPr>
        <w:fldChar w:fldCharType="separate"/>
      </w:r>
      <w:r w:rsidR="00701162" w:rsidRPr="008C3D75">
        <w:rPr>
          <w:noProof/>
          <w:webHidden/>
        </w:rPr>
        <w:t>23</w:t>
      </w:r>
      <w:r w:rsidR="00701162" w:rsidRPr="008C3D75">
        <w:rPr>
          <w:noProof/>
          <w:webHidden/>
          <w:rPrChange w:id="647" w:author="admin" w:date="2018-06-18T11:14:00Z">
            <w:rPr>
              <w:noProof/>
              <w:webHidden/>
            </w:rPr>
          </w:rPrChange>
        </w:rPr>
        <w:fldChar w:fldCharType="end"/>
      </w:r>
      <w:r w:rsidRPr="008C3D75">
        <w:rPr>
          <w:noProof/>
          <w:rPrChange w:id="648" w:author="admin" w:date="2018-06-18T11:14:00Z">
            <w:rPr>
              <w:noProof/>
            </w:rPr>
          </w:rPrChange>
        </w:rPr>
        <w:fldChar w:fldCharType="end"/>
      </w:r>
    </w:p>
    <w:p w14:paraId="16C1EDFA" w14:textId="77777777" w:rsidR="00701162" w:rsidRPr="008C3D75" w:rsidRDefault="00655477">
      <w:pPr>
        <w:pStyle w:val="TableofFigures"/>
        <w:tabs>
          <w:tab w:val="right" w:leader="dot" w:pos="8494"/>
        </w:tabs>
        <w:rPr>
          <w:rFonts w:eastAsiaTheme="minorEastAsia" w:cstheme="minorBidi"/>
          <w:smallCaps w:val="0"/>
          <w:noProof/>
          <w:sz w:val="22"/>
          <w:szCs w:val="22"/>
          <w:rPrChange w:id="649"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"_Toc516835674" </w:instrText>
      </w:r>
      <w:r w:rsidRPr="008C3D75">
        <w:rPr>
          <w:rPrChange w:id="650" w:author="admin" w:date="2018-06-18T11:14:00Z">
            <w:rPr>
              <w:noProof/>
            </w:rPr>
          </w:rPrChange>
        </w:rPr>
        <w:fldChar w:fldCharType="separate"/>
      </w:r>
      <w:r w:rsidR="00701162" w:rsidRPr="008C3D75">
        <w:rPr>
          <w:rStyle w:val="Hyperlink"/>
          <w:noProof/>
          <w:lang w:bidi="en-US"/>
        </w:rPr>
        <w:t xml:space="preserve">Obrázok 1.12: Rôzne tvary krivky </w:t>
      </w:r>
      <m:oMath>
        <m:r>
          <m:rPr>
            <m:sty m:val="p"/>
          </m:rPr>
          <w:rPr>
            <w:rStyle w:val="Hyperlink"/>
            <w:rFonts w:ascii="Cambria Math" w:hAnsi="Cambria Math"/>
            <w:noProof/>
            <w:lang w:bidi="en-US"/>
            <w:rPrChange w:id="651" w:author="admin" w:date="2018-06-18T11:14:00Z">
              <w:rPr>
                <w:rStyle w:val="Hyperlink"/>
                <w:rFonts w:ascii="Cambria Math" w:hAnsi="Cambria Math"/>
                <w:noProof/>
                <w:lang w:bidi="en-US"/>
              </w:rPr>
            </w:rPrChange>
          </w:rPr>
          <m:t>-dZ/dt</m:t>
        </m:r>
      </m:oMath>
      <w:r w:rsidR="00701162" w:rsidRPr="008C3D75">
        <w:rPr>
          <w:rStyle w:val="Hyperlink"/>
          <w:noProof/>
          <w:lang w:bidi="en-US"/>
        </w:rPr>
        <w:t>; počiatok systoly – B bod a koniec systoly – X bod</w:t>
      </w:r>
      <w:r w:rsidR="00701162" w:rsidRPr="008C3D75">
        <w:rPr>
          <w:noProof/>
          <w:webHidden/>
        </w:rPr>
        <w:tab/>
      </w:r>
      <w:r w:rsidR="00701162" w:rsidRPr="008C3D75">
        <w:rPr>
          <w:noProof/>
          <w:webHidden/>
          <w:rPrChange w:id="652" w:author="admin" w:date="2018-06-18T11:14:00Z">
            <w:rPr>
              <w:noProof/>
              <w:webHidden/>
            </w:rPr>
          </w:rPrChange>
        </w:rPr>
        <w:fldChar w:fldCharType="begin"/>
      </w:r>
      <w:r w:rsidR="00701162" w:rsidRPr="008C3D75">
        <w:rPr>
          <w:noProof/>
          <w:webHidden/>
        </w:rPr>
        <w:instrText xml:space="preserve"> PAGEREF _Toc516835674 \h </w:instrText>
      </w:r>
      <w:r w:rsidR="00701162" w:rsidRPr="008C3D75">
        <w:rPr>
          <w:noProof/>
          <w:webHidden/>
          <w:rPrChange w:id="653" w:author="admin" w:date="2018-06-18T11:14:00Z">
            <w:rPr>
              <w:noProof/>
              <w:webHidden/>
            </w:rPr>
          </w:rPrChange>
        </w:rPr>
      </w:r>
      <w:r w:rsidR="00701162" w:rsidRPr="008C3D75">
        <w:rPr>
          <w:noProof/>
          <w:webHidden/>
          <w:rPrChange w:id="654" w:author="admin" w:date="2018-06-18T11:14:00Z">
            <w:rPr>
              <w:noProof/>
              <w:webHidden/>
            </w:rPr>
          </w:rPrChange>
        </w:rPr>
        <w:fldChar w:fldCharType="separate"/>
      </w:r>
      <w:r w:rsidR="00701162" w:rsidRPr="008C3D75">
        <w:rPr>
          <w:noProof/>
          <w:webHidden/>
        </w:rPr>
        <w:t>28</w:t>
      </w:r>
      <w:r w:rsidR="00701162" w:rsidRPr="008C3D75">
        <w:rPr>
          <w:noProof/>
          <w:webHidden/>
          <w:rPrChange w:id="655" w:author="admin" w:date="2018-06-18T11:14:00Z">
            <w:rPr>
              <w:noProof/>
              <w:webHidden/>
            </w:rPr>
          </w:rPrChange>
        </w:rPr>
        <w:fldChar w:fldCharType="end"/>
      </w:r>
      <w:r w:rsidRPr="008C3D75">
        <w:rPr>
          <w:noProof/>
          <w:rPrChange w:id="656" w:author="admin" w:date="2018-06-18T11:14:00Z">
            <w:rPr>
              <w:noProof/>
            </w:rPr>
          </w:rPrChange>
        </w:rPr>
        <w:fldChar w:fldCharType="end"/>
      </w:r>
    </w:p>
    <w:p w14:paraId="28D34A91" w14:textId="77777777" w:rsidR="00701162" w:rsidRPr="008C3D75" w:rsidRDefault="00655477">
      <w:pPr>
        <w:pStyle w:val="TableofFigures"/>
        <w:tabs>
          <w:tab w:val="right" w:leader="dot" w:pos="8494"/>
        </w:tabs>
        <w:rPr>
          <w:rFonts w:eastAsiaTheme="minorEastAsia" w:cstheme="minorBidi"/>
          <w:smallCaps w:val="0"/>
          <w:noProof/>
          <w:sz w:val="22"/>
          <w:szCs w:val="22"/>
          <w:rPrChange w:id="657" w:author="admin" w:date="2018-06-18T11:14:00Z">
            <w:rPr>
              <w:rFonts w:eastAsiaTheme="minorEastAsia" w:cstheme="minorBidi"/>
              <w:smallCaps w:val="0"/>
              <w:noProof/>
              <w:sz w:val="22"/>
              <w:szCs w:val="22"/>
              <w:lang w:val="cs-CZ"/>
            </w:rPr>
          </w:rPrChange>
        </w:rPr>
      </w:pPr>
      <w:r w:rsidRPr="005C2483">
        <w:lastRenderedPageBreak/>
        <w:fldChar w:fldCharType="begin"/>
      </w:r>
      <w:r w:rsidRPr="008C3D75">
        <w:instrText xml:space="preserve"> HYPERLINK \l "_Toc516835675" </w:instrText>
      </w:r>
      <w:r w:rsidRPr="008C3D75">
        <w:rPr>
          <w:rPrChange w:id="658" w:author="admin" w:date="2018-06-18T11:14:00Z">
            <w:rPr>
              <w:noProof/>
            </w:rPr>
          </w:rPrChange>
        </w:rPr>
        <w:fldChar w:fldCharType="separate"/>
      </w:r>
      <w:r w:rsidR="00701162" w:rsidRPr="008C3D75">
        <w:rPr>
          <w:rStyle w:val="Hyperlink"/>
          <w:noProof/>
          <w:lang w:bidi="en-US"/>
        </w:rPr>
        <w:t>Obrázok 3.1: Poloha meraných hemodynamických signálov na ľudskom tele.</w:t>
      </w:r>
      <w:r w:rsidR="00701162" w:rsidRPr="008C3D75">
        <w:rPr>
          <w:noProof/>
          <w:webHidden/>
        </w:rPr>
        <w:tab/>
      </w:r>
      <w:r w:rsidR="00701162" w:rsidRPr="008C3D75">
        <w:rPr>
          <w:noProof/>
          <w:webHidden/>
          <w:rPrChange w:id="659" w:author="admin" w:date="2018-06-18T11:14:00Z">
            <w:rPr>
              <w:noProof/>
              <w:webHidden/>
            </w:rPr>
          </w:rPrChange>
        </w:rPr>
        <w:fldChar w:fldCharType="begin"/>
      </w:r>
      <w:r w:rsidR="00701162" w:rsidRPr="008C3D75">
        <w:rPr>
          <w:noProof/>
          <w:webHidden/>
        </w:rPr>
        <w:instrText xml:space="preserve"> PAGEREF _Toc516835675 \h </w:instrText>
      </w:r>
      <w:r w:rsidR="00701162" w:rsidRPr="008C3D75">
        <w:rPr>
          <w:noProof/>
          <w:webHidden/>
          <w:rPrChange w:id="660" w:author="admin" w:date="2018-06-18T11:14:00Z">
            <w:rPr>
              <w:noProof/>
              <w:webHidden/>
            </w:rPr>
          </w:rPrChange>
        </w:rPr>
      </w:r>
      <w:r w:rsidR="00701162" w:rsidRPr="008C3D75">
        <w:rPr>
          <w:noProof/>
          <w:webHidden/>
          <w:rPrChange w:id="661" w:author="admin" w:date="2018-06-18T11:14:00Z">
            <w:rPr>
              <w:noProof/>
              <w:webHidden/>
            </w:rPr>
          </w:rPrChange>
        </w:rPr>
        <w:fldChar w:fldCharType="separate"/>
      </w:r>
      <w:r w:rsidR="00701162" w:rsidRPr="008C3D75">
        <w:rPr>
          <w:noProof/>
          <w:webHidden/>
        </w:rPr>
        <w:t>36</w:t>
      </w:r>
      <w:r w:rsidR="00701162" w:rsidRPr="008C3D75">
        <w:rPr>
          <w:noProof/>
          <w:webHidden/>
          <w:rPrChange w:id="662" w:author="admin" w:date="2018-06-18T11:14:00Z">
            <w:rPr>
              <w:noProof/>
              <w:webHidden/>
            </w:rPr>
          </w:rPrChange>
        </w:rPr>
        <w:fldChar w:fldCharType="end"/>
      </w:r>
      <w:r w:rsidRPr="008C3D75">
        <w:rPr>
          <w:noProof/>
          <w:rPrChange w:id="663" w:author="admin" w:date="2018-06-18T11:14:00Z">
            <w:rPr>
              <w:noProof/>
            </w:rPr>
          </w:rPrChange>
        </w:rPr>
        <w:fldChar w:fldCharType="end"/>
      </w:r>
    </w:p>
    <w:p w14:paraId="4CE05FBC" w14:textId="77777777" w:rsidR="00701162" w:rsidRPr="008C3D75" w:rsidRDefault="00655477">
      <w:pPr>
        <w:pStyle w:val="TableofFigures"/>
        <w:tabs>
          <w:tab w:val="right" w:leader="dot" w:pos="8494"/>
        </w:tabs>
        <w:rPr>
          <w:rFonts w:eastAsiaTheme="minorEastAsia" w:cstheme="minorBidi"/>
          <w:smallCaps w:val="0"/>
          <w:noProof/>
          <w:sz w:val="22"/>
          <w:szCs w:val="22"/>
          <w:rPrChange w:id="664"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"_Toc516835676" </w:instrText>
      </w:r>
      <w:r w:rsidRPr="008C3D75">
        <w:rPr>
          <w:rPrChange w:id="665" w:author="admin" w:date="2018-06-18T11:14:00Z">
            <w:rPr>
              <w:noProof/>
            </w:rPr>
          </w:rPrChange>
        </w:rPr>
        <w:fldChar w:fldCharType="separate"/>
      </w:r>
      <w:r w:rsidR="00701162" w:rsidRPr="008C3D75">
        <w:rPr>
          <w:rStyle w:val="Hyperlink"/>
          <w:noProof/>
          <w:lang w:bidi="en-US"/>
        </w:rPr>
        <w:t>Obrázok 3.2: Dobrovoľník počas merania bioimpedančným monitorom MBM.</w:t>
      </w:r>
      <w:r w:rsidR="00701162" w:rsidRPr="008C3D75">
        <w:rPr>
          <w:noProof/>
          <w:webHidden/>
        </w:rPr>
        <w:tab/>
      </w:r>
      <w:r w:rsidR="00701162" w:rsidRPr="008C3D75">
        <w:rPr>
          <w:noProof/>
          <w:webHidden/>
          <w:rPrChange w:id="666" w:author="admin" w:date="2018-06-18T11:14:00Z">
            <w:rPr>
              <w:noProof/>
              <w:webHidden/>
            </w:rPr>
          </w:rPrChange>
        </w:rPr>
        <w:fldChar w:fldCharType="begin"/>
      </w:r>
      <w:r w:rsidR="00701162" w:rsidRPr="008C3D75">
        <w:rPr>
          <w:noProof/>
          <w:webHidden/>
        </w:rPr>
        <w:instrText xml:space="preserve"> PAGEREF _Toc516835676 \h </w:instrText>
      </w:r>
      <w:r w:rsidR="00701162" w:rsidRPr="008C3D75">
        <w:rPr>
          <w:noProof/>
          <w:webHidden/>
          <w:rPrChange w:id="667" w:author="admin" w:date="2018-06-18T11:14:00Z">
            <w:rPr>
              <w:noProof/>
              <w:webHidden/>
            </w:rPr>
          </w:rPrChange>
        </w:rPr>
      </w:r>
      <w:r w:rsidR="00701162" w:rsidRPr="008C3D75">
        <w:rPr>
          <w:noProof/>
          <w:webHidden/>
          <w:rPrChange w:id="668" w:author="admin" w:date="2018-06-18T11:14:00Z">
            <w:rPr>
              <w:noProof/>
              <w:webHidden/>
            </w:rPr>
          </w:rPrChange>
        </w:rPr>
        <w:fldChar w:fldCharType="separate"/>
      </w:r>
      <w:r w:rsidR="00701162" w:rsidRPr="008C3D75">
        <w:rPr>
          <w:noProof/>
          <w:webHidden/>
        </w:rPr>
        <w:t>38</w:t>
      </w:r>
      <w:r w:rsidR="00701162" w:rsidRPr="008C3D75">
        <w:rPr>
          <w:noProof/>
          <w:webHidden/>
          <w:rPrChange w:id="669" w:author="admin" w:date="2018-06-18T11:14:00Z">
            <w:rPr>
              <w:noProof/>
              <w:webHidden/>
            </w:rPr>
          </w:rPrChange>
        </w:rPr>
        <w:fldChar w:fldCharType="end"/>
      </w:r>
      <w:r w:rsidRPr="008C3D75">
        <w:rPr>
          <w:noProof/>
          <w:rPrChange w:id="670" w:author="admin" w:date="2018-06-18T11:14:00Z">
            <w:rPr>
              <w:noProof/>
            </w:rPr>
          </w:rPrChange>
        </w:rPr>
        <w:fldChar w:fldCharType="end"/>
      </w:r>
    </w:p>
    <w:p w14:paraId="56C59EF0" w14:textId="77777777" w:rsidR="00701162" w:rsidRPr="008C3D75" w:rsidRDefault="00655477">
      <w:pPr>
        <w:pStyle w:val="TableofFigures"/>
        <w:tabs>
          <w:tab w:val="right" w:leader="dot" w:pos="8494"/>
        </w:tabs>
        <w:rPr>
          <w:rFonts w:eastAsiaTheme="minorEastAsia" w:cstheme="minorBidi"/>
          <w:smallCaps w:val="0"/>
          <w:noProof/>
          <w:sz w:val="22"/>
          <w:szCs w:val="22"/>
          <w:rPrChange w:id="671"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"_Toc516835677" </w:instrText>
      </w:r>
      <w:r w:rsidRPr="008C3D75">
        <w:rPr>
          <w:rPrChange w:id="672" w:author="admin" w:date="2018-06-18T11:14:00Z">
            <w:rPr>
              <w:noProof/>
            </w:rPr>
          </w:rPrChange>
        </w:rPr>
        <w:fldChar w:fldCharType="separate"/>
      </w:r>
      <w:r w:rsidR="00701162" w:rsidRPr="008C3D75">
        <w:rPr>
          <w:rStyle w:val="Hyperlink"/>
          <w:noProof/>
          <w:lang w:bidi="en-US"/>
        </w:rPr>
        <w:t xml:space="preserve">Obrázok 3.3: Kvalitný signál </w:t>
      </w:r>
      <m:oMath>
        <m:r>
          <m:rPr>
            <m:sty m:val="p"/>
          </m:rPr>
          <w:rPr>
            <w:rStyle w:val="Hyperlink"/>
            <w:rFonts w:ascii="Cambria Math" w:hAnsi="Cambria Math"/>
            <w:noProof/>
            <w:lang w:bidi="en-US"/>
            <w:rPrChange w:id="673" w:author="admin" w:date="2018-06-18T11:14:00Z">
              <w:rPr>
                <w:rStyle w:val="Hyperlink"/>
                <w:rFonts w:ascii="Cambria Math" w:hAnsi="Cambria Math"/>
                <w:noProof/>
                <w:lang w:bidi="en-US"/>
              </w:rPr>
            </w:rPrChange>
          </w:rPr>
          <m:t>-dZ/dt</m:t>
        </m:r>
      </m:oMath>
      <w:r w:rsidR="00701162" w:rsidRPr="008C3D75">
        <w:rPr>
          <w:rStyle w:val="Hyperlink"/>
          <w:noProof/>
          <w:lang w:bidi="en-US"/>
        </w:rPr>
        <w:t xml:space="preserve"> a </w:t>
      </w:r>
      <w:r w:rsidR="00701162" w:rsidRPr="008C3D75">
        <w:rPr>
          <w:rStyle w:val="Hyperlink"/>
          <w:rFonts w:ascii="Cambria Math" w:hAnsi="Cambria Math"/>
          <w:i/>
          <w:noProof/>
          <w:lang w:bidi="en-US"/>
        </w:rPr>
        <w:t>Z0</w:t>
      </w:r>
      <w:r w:rsidR="00701162" w:rsidRPr="008C3D75">
        <w:rPr>
          <w:rStyle w:val="Hyperlink"/>
          <w:noProof/>
          <w:lang w:bidi="en-US"/>
        </w:rPr>
        <w:t xml:space="preserve"> bez artefaktov a problémových tvarov</w:t>
      </w:r>
      <w:r w:rsidR="00701162" w:rsidRPr="008C3D75">
        <w:rPr>
          <w:noProof/>
          <w:webHidden/>
        </w:rPr>
        <w:tab/>
      </w:r>
      <w:r w:rsidR="00701162" w:rsidRPr="008C3D75">
        <w:rPr>
          <w:noProof/>
          <w:webHidden/>
          <w:rPrChange w:id="674" w:author="admin" w:date="2018-06-18T11:14:00Z">
            <w:rPr>
              <w:noProof/>
              <w:webHidden/>
            </w:rPr>
          </w:rPrChange>
        </w:rPr>
        <w:fldChar w:fldCharType="begin"/>
      </w:r>
      <w:r w:rsidR="00701162" w:rsidRPr="008C3D75">
        <w:rPr>
          <w:noProof/>
          <w:webHidden/>
        </w:rPr>
        <w:instrText xml:space="preserve"> PAGEREF _Toc516835677 \h </w:instrText>
      </w:r>
      <w:r w:rsidR="00701162" w:rsidRPr="008C3D75">
        <w:rPr>
          <w:noProof/>
          <w:webHidden/>
          <w:rPrChange w:id="675" w:author="admin" w:date="2018-06-18T11:14:00Z">
            <w:rPr>
              <w:noProof/>
              <w:webHidden/>
            </w:rPr>
          </w:rPrChange>
        </w:rPr>
      </w:r>
      <w:r w:rsidR="00701162" w:rsidRPr="008C3D75">
        <w:rPr>
          <w:noProof/>
          <w:webHidden/>
          <w:rPrChange w:id="676" w:author="admin" w:date="2018-06-18T11:14:00Z">
            <w:rPr>
              <w:noProof/>
              <w:webHidden/>
            </w:rPr>
          </w:rPrChange>
        </w:rPr>
        <w:fldChar w:fldCharType="separate"/>
      </w:r>
      <w:r w:rsidR="00701162" w:rsidRPr="008C3D75">
        <w:rPr>
          <w:noProof/>
          <w:webHidden/>
        </w:rPr>
        <w:t>39</w:t>
      </w:r>
      <w:r w:rsidR="00701162" w:rsidRPr="008C3D75">
        <w:rPr>
          <w:noProof/>
          <w:webHidden/>
          <w:rPrChange w:id="677" w:author="admin" w:date="2018-06-18T11:14:00Z">
            <w:rPr>
              <w:noProof/>
              <w:webHidden/>
            </w:rPr>
          </w:rPrChange>
        </w:rPr>
        <w:fldChar w:fldCharType="end"/>
      </w:r>
      <w:r w:rsidRPr="008C3D75">
        <w:rPr>
          <w:noProof/>
          <w:rPrChange w:id="678" w:author="admin" w:date="2018-06-18T11:14:00Z">
            <w:rPr>
              <w:noProof/>
            </w:rPr>
          </w:rPrChange>
        </w:rPr>
        <w:fldChar w:fldCharType="end"/>
      </w:r>
    </w:p>
    <w:p w14:paraId="766F4FC0" w14:textId="77777777" w:rsidR="00701162" w:rsidRPr="008C3D75" w:rsidRDefault="00655477">
      <w:pPr>
        <w:pStyle w:val="TableofFigures"/>
        <w:tabs>
          <w:tab w:val="right" w:leader="dot" w:pos="8494"/>
        </w:tabs>
        <w:rPr>
          <w:rFonts w:eastAsiaTheme="minorEastAsia" w:cstheme="minorBidi"/>
          <w:smallCaps w:val="0"/>
          <w:noProof/>
          <w:sz w:val="22"/>
          <w:szCs w:val="22"/>
          <w:rPrChange w:id="679" w:author="admin" w:date="2018-06-18T11:14:00Z">
            <w:rPr>
              <w:rFonts w:eastAsiaTheme="minorEastAsia" w:cstheme="minorBidi"/>
              <w:smallCaps w:val="0"/>
              <w:noProof/>
              <w:sz w:val="22"/>
              <w:szCs w:val="22"/>
              <w:lang w:val="cs-CZ"/>
            </w:rPr>
          </w:rPrChange>
        </w:rPr>
      </w:pPr>
      <w:r w:rsidRPr="005C2483">
        <w:lastRenderedPageBreak/>
        <w:fldChar w:fldCharType="begin"/>
      </w:r>
      <w:r w:rsidRPr="008C3D75">
        <w:instrText xml:space="preserve"> HYPERLINK \l "_Toc516835678" </w:instrText>
      </w:r>
      <w:r w:rsidRPr="008C3D75">
        <w:rPr>
          <w:rPrChange w:id="680" w:author="admin" w:date="2018-06-18T11:14:00Z">
            <w:rPr>
              <w:noProof/>
            </w:rPr>
          </w:rPrChange>
        </w:rPr>
        <w:fldChar w:fldCharType="separate"/>
      </w:r>
      <w:r w:rsidR="00701162" w:rsidRPr="008C3D75">
        <w:rPr>
          <w:rStyle w:val="Hyperlink"/>
          <w:noProof/>
          <w:lang w:bidi="en-US"/>
        </w:rPr>
        <w:t xml:space="preserve">Obrázok 3.4: Problémový tvar signálu </w:t>
      </w:r>
      <m:oMath>
        <m:r>
          <m:rPr>
            <m:sty m:val="p"/>
          </m:rPr>
          <w:rPr>
            <w:rStyle w:val="Hyperlink"/>
            <w:rFonts w:ascii="Cambria Math" w:hAnsi="Cambria Math"/>
            <w:noProof/>
            <w:lang w:bidi="en-US"/>
            <w:rPrChange w:id="681" w:author="admin" w:date="2018-06-18T11:14:00Z">
              <w:rPr>
                <w:rStyle w:val="Hyperlink"/>
                <w:rFonts w:ascii="Cambria Math" w:hAnsi="Cambria Math"/>
                <w:noProof/>
                <w:lang w:bidi="en-US"/>
              </w:rPr>
            </w:rPrChange>
          </w:rPr>
          <m:t>-dZ/dtmax</m:t>
        </m:r>
      </m:oMath>
      <w:r w:rsidR="00701162" w:rsidRPr="008C3D75">
        <w:rPr>
          <w:rStyle w:val="Hyperlink"/>
          <w:noProof/>
          <w:lang w:bidi="en-US"/>
        </w:rPr>
        <w:t>. Nízky pomer signál-šum</w:t>
      </w:r>
      <w:r w:rsidR="00701162" w:rsidRPr="008C3D75">
        <w:rPr>
          <w:noProof/>
          <w:webHidden/>
        </w:rPr>
        <w:tab/>
      </w:r>
      <w:r w:rsidR="00701162" w:rsidRPr="008C3D75">
        <w:rPr>
          <w:noProof/>
          <w:webHidden/>
          <w:rPrChange w:id="682" w:author="admin" w:date="2018-06-18T11:14:00Z">
            <w:rPr>
              <w:noProof/>
              <w:webHidden/>
            </w:rPr>
          </w:rPrChange>
        </w:rPr>
        <w:fldChar w:fldCharType="begin"/>
      </w:r>
      <w:r w:rsidR="00701162" w:rsidRPr="008C3D75">
        <w:rPr>
          <w:noProof/>
          <w:webHidden/>
        </w:rPr>
        <w:instrText xml:space="preserve"> PAGEREF _Toc516835678 \h </w:instrText>
      </w:r>
      <w:r w:rsidR="00701162" w:rsidRPr="008C3D75">
        <w:rPr>
          <w:noProof/>
          <w:webHidden/>
          <w:rPrChange w:id="683" w:author="admin" w:date="2018-06-18T11:14:00Z">
            <w:rPr>
              <w:noProof/>
              <w:webHidden/>
            </w:rPr>
          </w:rPrChange>
        </w:rPr>
      </w:r>
      <w:r w:rsidR="00701162" w:rsidRPr="008C3D75">
        <w:rPr>
          <w:noProof/>
          <w:webHidden/>
          <w:rPrChange w:id="684" w:author="admin" w:date="2018-06-18T11:14:00Z">
            <w:rPr>
              <w:noProof/>
              <w:webHidden/>
            </w:rPr>
          </w:rPrChange>
        </w:rPr>
        <w:fldChar w:fldCharType="separate"/>
      </w:r>
      <w:r w:rsidR="00701162" w:rsidRPr="008C3D75">
        <w:rPr>
          <w:noProof/>
          <w:webHidden/>
        </w:rPr>
        <w:t>40</w:t>
      </w:r>
      <w:r w:rsidR="00701162" w:rsidRPr="008C3D75">
        <w:rPr>
          <w:noProof/>
          <w:webHidden/>
          <w:rPrChange w:id="685" w:author="admin" w:date="2018-06-18T11:14:00Z">
            <w:rPr>
              <w:noProof/>
              <w:webHidden/>
            </w:rPr>
          </w:rPrChange>
        </w:rPr>
        <w:fldChar w:fldCharType="end"/>
      </w:r>
      <w:r w:rsidRPr="008C3D75">
        <w:rPr>
          <w:noProof/>
          <w:rPrChange w:id="686" w:author="admin" w:date="2018-06-18T11:14:00Z">
            <w:rPr>
              <w:noProof/>
            </w:rPr>
          </w:rPrChange>
        </w:rPr>
        <w:fldChar w:fldCharType="end"/>
      </w:r>
    </w:p>
    <w:p w14:paraId="27536E8A" w14:textId="77777777" w:rsidR="00701162" w:rsidRPr="008C3D75" w:rsidRDefault="00655477">
      <w:pPr>
        <w:pStyle w:val="TableofFigures"/>
        <w:tabs>
          <w:tab w:val="right" w:leader="dot" w:pos="8494"/>
        </w:tabs>
        <w:rPr>
          <w:rFonts w:eastAsiaTheme="minorEastAsia" w:cstheme="minorBidi"/>
          <w:smallCaps w:val="0"/>
          <w:noProof/>
          <w:sz w:val="22"/>
          <w:szCs w:val="22"/>
          <w:rPrChange w:id="687"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"_Toc516835679" </w:instrText>
      </w:r>
      <w:r w:rsidRPr="008C3D75">
        <w:rPr>
          <w:rPrChange w:id="688" w:author="admin" w:date="2018-06-18T11:14:00Z">
            <w:rPr>
              <w:noProof/>
            </w:rPr>
          </w:rPrChange>
        </w:rPr>
        <w:fldChar w:fldCharType="separate"/>
      </w:r>
      <w:r w:rsidR="00701162" w:rsidRPr="008C3D75">
        <w:rPr>
          <w:rStyle w:val="Hyperlink"/>
          <w:noProof/>
          <w:lang w:bidi="en-US"/>
        </w:rPr>
        <w:t xml:space="preserve">Obrázok 3.5: Problémový tvar signálu </w:t>
      </w:r>
      <m:oMath>
        <m:r>
          <m:rPr>
            <m:sty m:val="p"/>
          </m:rPr>
          <w:rPr>
            <w:rStyle w:val="Hyperlink"/>
            <w:rFonts w:ascii="Cambria Math" w:hAnsi="Cambria Math"/>
            <w:noProof/>
            <w:lang w:bidi="en-US"/>
            <w:rPrChange w:id="689" w:author="admin" w:date="2018-06-18T11:14:00Z">
              <w:rPr>
                <w:rStyle w:val="Hyperlink"/>
                <w:rFonts w:ascii="Cambria Math" w:hAnsi="Cambria Math"/>
                <w:noProof/>
                <w:lang w:bidi="en-US"/>
              </w:rPr>
            </w:rPrChange>
          </w:rPr>
          <m:t>-dZ/dt</m:t>
        </m:r>
      </m:oMath>
      <w:r w:rsidR="00701162" w:rsidRPr="008C3D75">
        <w:rPr>
          <w:rStyle w:val="Hyperlink"/>
          <w:noProof/>
          <w:lang w:bidi="en-US"/>
        </w:rPr>
        <w:t xml:space="preserve">. V signály prítomný druhý vrchol </w:t>
      </w:r>
      <m:oMath>
        <m:r>
          <m:rPr>
            <m:sty m:val="p"/>
          </m:rPr>
          <w:rPr>
            <w:rStyle w:val="Hyperlink"/>
            <w:rFonts w:ascii="Cambria Math" w:hAnsi="Cambria Math"/>
            <w:noProof/>
            <w:lang w:bidi="en-US"/>
            <w:rPrChange w:id="690" w:author="admin" w:date="2018-06-18T11:14:00Z">
              <w:rPr>
                <w:rStyle w:val="Hyperlink"/>
                <w:rFonts w:ascii="Cambria Math" w:hAnsi="Cambria Math"/>
                <w:noProof/>
                <w:lang w:bidi="en-US"/>
              </w:rPr>
            </w:rPrChange>
          </w:rPr>
          <m:t>-dZ/dtmax</m:t>
        </m:r>
      </m:oMath>
      <w:r w:rsidR="00701162" w:rsidRPr="008C3D75">
        <w:rPr>
          <w:noProof/>
          <w:webHidden/>
        </w:rPr>
        <w:tab/>
      </w:r>
      <w:r w:rsidR="00701162" w:rsidRPr="008C3D75">
        <w:rPr>
          <w:noProof/>
          <w:webHidden/>
          <w:rPrChange w:id="691" w:author="admin" w:date="2018-06-18T11:14:00Z">
            <w:rPr>
              <w:noProof/>
              <w:webHidden/>
            </w:rPr>
          </w:rPrChange>
        </w:rPr>
        <w:fldChar w:fldCharType="begin"/>
      </w:r>
      <w:r w:rsidR="00701162" w:rsidRPr="008C3D75">
        <w:rPr>
          <w:noProof/>
          <w:webHidden/>
        </w:rPr>
        <w:instrText xml:space="preserve"> PAGEREF _Toc516835679 \h </w:instrText>
      </w:r>
      <w:r w:rsidR="00701162" w:rsidRPr="008C3D75">
        <w:rPr>
          <w:noProof/>
          <w:webHidden/>
          <w:rPrChange w:id="692" w:author="admin" w:date="2018-06-18T11:14:00Z">
            <w:rPr>
              <w:noProof/>
              <w:webHidden/>
            </w:rPr>
          </w:rPrChange>
        </w:rPr>
      </w:r>
      <w:r w:rsidR="00701162" w:rsidRPr="008C3D75">
        <w:rPr>
          <w:noProof/>
          <w:webHidden/>
          <w:rPrChange w:id="693" w:author="admin" w:date="2018-06-18T11:14:00Z">
            <w:rPr>
              <w:noProof/>
              <w:webHidden/>
            </w:rPr>
          </w:rPrChange>
        </w:rPr>
        <w:fldChar w:fldCharType="separate"/>
      </w:r>
      <w:r w:rsidR="00701162" w:rsidRPr="008C3D75">
        <w:rPr>
          <w:noProof/>
          <w:webHidden/>
        </w:rPr>
        <w:t>40</w:t>
      </w:r>
      <w:r w:rsidR="00701162" w:rsidRPr="008C3D75">
        <w:rPr>
          <w:noProof/>
          <w:webHidden/>
          <w:rPrChange w:id="694" w:author="admin" w:date="2018-06-18T11:14:00Z">
            <w:rPr>
              <w:noProof/>
              <w:webHidden/>
            </w:rPr>
          </w:rPrChange>
        </w:rPr>
        <w:fldChar w:fldCharType="end"/>
      </w:r>
      <w:r w:rsidRPr="008C3D75">
        <w:rPr>
          <w:noProof/>
          <w:rPrChange w:id="695" w:author="admin" w:date="2018-06-18T11:14:00Z">
            <w:rPr>
              <w:noProof/>
            </w:rPr>
          </w:rPrChange>
        </w:rPr>
        <w:fldChar w:fldCharType="end"/>
      </w:r>
    </w:p>
    <w:p w14:paraId="46C46C4A" w14:textId="77777777" w:rsidR="00701162" w:rsidRPr="008C3D75" w:rsidRDefault="00655477">
      <w:pPr>
        <w:pStyle w:val="TableofFigures"/>
        <w:tabs>
          <w:tab w:val="right" w:leader="dot" w:pos="8494"/>
        </w:tabs>
        <w:rPr>
          <w:rFonts w:eastAsiaTheme="minorEastAsia" w:cstheme="minorBidi"/>
          <w:smallCaps w:val="0"/>
          <w:noProof/>
          <w:sz w:val="22"/>
          <w:szCs w:val="22"/>
          <w:rPrChange w:id="696"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"_Toc516835680" </w:instrText>
      </w:r>
      <w:r w:rsidRPr="008C3D75">
        <w:rPr>
          <w:rPrChange w:id="697" w:author="admin" w:date="2018-06-18T11:14:00Z">
            <w:rPr>
              <w:noProof/>
            </w:rPr>
          </w:rPrChange>
        </w:rPr>
        <w:fldChar w:fldCharType="separate"/>
      </w:r>
      <w:r w:rsidR="00701162" w:rsidRPr="008C3D75">
        <w:rPr>
          <w:rStyle w:val="Hyperlink"/>
          <w:noProof/>
          <w:lang w:bidi="en-US"/>
        </w:rPr>
        <w:t xml:space="preserve">Obrázok 3.6: Problémový tvar signálu </w:t>
      </w:r>
      <m:oMath>
        <m:r>
          <m:rPr>
            <m:sty m:val="p"/>
          </m:rPr>
          <w:rPr>
            <w:rStyle w:val="Hyperlink"/>
            <w:rFonts w:ascii="Cambria Math" w:hAnsi="Cambria Math"/>
            <w:noProof/>
            <w:lang w:bidi="en-US"/>
            <w:rPrChange w:id="698" w:author="admin" w:date="2018-06-18T11:14:00Z">
              <w:rPr>
                <w:rStyle w:val="Hyperlink"/>
                <w:rFonts w:ascii="Cambria Math" w:hAnsi="Cambria Math"/>
                <w:noProof/>
                <w:lang w:bidi="en-US"/>
              </w:rPr>
            </w:rPrChange>
          </w:rPr>
          <m:t>-dZ/dt</m:t>
        </m:r>
      </m:oMath>
      <w:r w:rsidR="00701162" w:rsidRPr="008C3D75">
        <w:rPr>
          <w:rStyle w:val="Hyperlink"/>
          <w:noProof/>
          <w:lang w:bidi="en-US"/>
        </w:rPr>
        <w:t xml:space="preserve">. Vrchol </w:t>
      </w:r>
      <m:oMath>
        <m:r>
          <m:rPr>
            <m:sty m:val="p"/>
          </m:rPr>
          <w:rPr>
            <w:rStyle w:val="Hyperlink"/>
            <w:rFonts w:ascii="Cambria Math" w:hAnsi="Cambria Math"/>
            <w:noProof/>
            <w:lang w:bidi="en-US"/>
            <w:rPrChange w:id="699" w:author="admin" w:date="2018-06-18T11:14:00Z">
              <w:rPr>
                <w:rStyle w:val="Hyperlink"/>
                <w:rFonts w:ascii="Cambria Math" w:hAnsi="Cambria Math"/>
                <w:noProof/>
                <w:lang w:bidi="en-US"/>
              </w:rPr>
            </w:rPrChange>
          </w:rPr>
          <m:t>-dZ/dtmax</m:t>
        </m:r>
      </m:oMath>
      <w:r w:rsidR="00701162" w:rsidRPr="008C3D75">
        <w:rPr>
          <w:rStyle w:val="Hyperlink"/>
          <w:noProof/>
          <w:lang w:bidi="en-US"/>
        </w:rPr>
        <w:t xml:space="preserve"> je rozdvojený</w:t>
      </w:r>
      <w:r w:rsidR="00701162" w:rsidRPr="008C3D75">
        <w:rPr>
          <w:noProof/>
          <w:webHidden/>
        </w:rPr>
        <w:tab/>
      </w:r>
      <w:r w:rsidR="00701162" w:rsidRPr="008C3D75">
        <w:rPr>
          <w:noProof/>
          <w:webHidden/>
          <w:rPrChange w:id="700" w:author="admin" w:date="2018-06-18T11:14:00Z">
            <w:rPr>
              <w:noProof/>
              <w:webHidden/>
            </w:rPr>
          </w:rPrChange>
        </w:rPr>
        <w:fldChar w:fldCharType="begin"/>
      </w:r>
      <w:r w:rsidR="00701162" w:rsidRPr="008C3D75">
        <w:rPr>
          <w:noProof/>
          <w:webHidden/>
        </w:rPr>
        <w:instrText xml:space="preserve"> PAGEREF _Toc516835680 \h </w:instrText>
      </w:r>
      <w:r w:rsidR="00701162" w:rsidRPr="008C3D75">
        <w:rPr>
          <w:noProof/>
          <w:webHidden/>
          <w:rPrChange w:id="701" w:author="admin" w:date="2018-06-18T11:14:00Z">
            <w:rPr>
              <w:noProof/>
              <w:webHidden/>
            </w:rPr>
          </w:rPrChange>
        </w:rPr>
      </w:r>
      <w:r w:rsidR="00701162" w:rsidRPr="008C3D75">
        <w:rPr>
          <w:noProof/>
          <w:webHidden/>
          <w:rPrChange w:id="702" w:author="admin" w:date="2018-06-18T11:14:00Z">
            <w:rPr>
              <w:noProof/>
              <w:webHidden/>
            </w:rPr>
          </w:rPrChange>
        </w:rPr>
        <w:fldChar w:fldCharType="separate"/>
      </w:r>
      <w:r w:rsidR="00701162" w:rsidRPr="008C3D75">
        <w:rPr>
          <w:noProof/>
          <w:webHidden/>
        </w:rPr>
        <w:t>40</w:t>
      </w:r>
      <w:r w:rsidR="00701162" w:rsidRPr="008C3D75">
        <w:rPr>
          <w:noProof/>
          <w:webHidden/>
          <w:rPrChange w:id="703" w:author="admin" w:date="2018-06-18T11:14:00Z">
            <w:rPr>
              <w:noProof/>
              <w:webHidden/>
            </w:rPr>
          </w:rPrChange>
        </w:rPr>
        <w:fldChar w:fldCharType="end"/>
      </w:r>
      <w:r w:rsidRPr="008C3D75">
        <w:rPr>
          <w:noProof/>
          <w:rPrChange w:id="704" w:author="admin" w:date="2018-06-18T11:14:00Z">
            <w:rPr>
              <w:noProof/>
            </w:rPr>
          </w:rPrChange>
        </w:rPr>
        <w:fldChar w:fldCharType="end"/>
      </w:r>
    </w:p>
    <w:p w14:paraId="787B29A6" w14:textId="77777777" w:rsidR="00701162" w:rsidRPr="008C3D75" w:rsidRDefault="00655477">
      <w:pPr>
        <w:pStyle w:val="TableofFigures"/>
        <w:tabs>
          <w:tab w:val="right" w:leader="dot" w:pos="8494"/>
        </w:tabs>
        <w:rPr>
          <w:rFonts w:eastAsiaTheme="minorEastAsia" w:cstheme="minorBidi"/>
          <w:smallCaps w:val="0"/>
          <w:noProof/>
          <w:sz w:val="22"/>
          <w:szCs w:val="22"/>
          <w:rPrChange w:id="705"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"_Toc516835681" </w:instrText>
      </w:r>
      <w:r w:rsidRPr="008C3D75">
        <w:rPr>
          <w:rPrChange w:id="706" w:author="admin" w:date="2018-06-18T11:14:00Z">
            <w:rPr>
              <w:noProof/>
            </w:rPr>
          </w:rPrChange>
        </w:rPr>
        <w:fldChar w:fldCharType="separate"/>
      </w:r>
      <w:r w:rsidR="00701162" w:rsidRPr="008C3D75">
        <w:rPr>
          <w:rStyle w:val="Hyperlink"/>
          <w:noProof/>
          <w:lang w:bidi="en-US"/>
        </w:rPr>
        <w:t xml:space="preserve">Obrázok 3.7: Problémový tvar signálu </w:t>
      </w:r>
      <m:oMath>
        <m:r>
          <m:rPr>
            <m:sty m:val="p"/>
          </m:rPr>
          <w:rPr>
            <w:rStyle w:val="Hyperlink"/>
            <w:rFonts w:ascii="Cambria Math" w:hAnsi="Cambria Math"/>
            <w:noProof/>
            <w:lang w:bidi="en-US"/>
            <w:rPrChange w:id="707" w:author="admin" w:date="2018-06-18T11:14:00Z">
              <w:rPr>
                <w:rStyle w:val="Hyperlink"/>
                <w:rFonts w:ascii="Cambria Math" w:hAnsi="Cambria Math"/>
                <w:noProof/>
                <w:lang w:bidi="en-US"/>
              </w:rPr>
            </w:rPrChange>
          </w:rPr>
          <m:t>-dZ/dt</m:t>
        </m:r>
      </m:oMath>
      <w:r w:rsidR="00701162" w:rsidRPr="008C3D75">
        <w:rPr>
          <w:rStyle w:val="Hyperlink"/>
          <w:i/>
          <w:noProof/>
          <w:lang w:bidi="en-US"/>
        </w:rPr>
        <w:t xml:space="preserve">. </w:t>
      </w:r>
      <w:r w:rsidR="00701162" w:rsidRPr="008C3D75">
        <w:rPr>
          <w:rStyle w:val="Hyperlink"/>
          <w:noProof/>
          <w:lang w:bidi="en-US"/>
        </w:rPr>
        <w:t xml:space="preserve">Pravdepodobne nefyziologické rozdiely v po sebe nasledujúcich hodnotách </w:t>
      </w:r>
      <m:oMath>
        <m:r>
          <m:rPr>
            <m:sty m:val="p"/>
          </m:rPr>
          <w:rPr>
            <w:rStyle w:val="Hyperlink"/>
            <w:rFonts w:ascii="Cambria Math" w:hAnsi="Cambria Math"/>
            <w:noProof/>
            <w:lang w:bidi="en-US"/>
            <w:rPrChange w:id="708" w:author="admin" w:date="2018-06-18T11:14:00Z">
              <w:rPr>
                <w:rStyle w:val="Hyperlink"/>
                <w:rFonts w:ascii="Cambria Math" w:hAnsi="Cambria Math"/>
                <w:noProof/>
                <w:lang w:bidi="en-US"/>
              </w:rPr>
            </w:rPrChange>
          </w:rPr>
          <m:t>-dZ/dtmax</m:t>
        </m:r>
      </m:oMath>
      <w:r w:rsidR="00701162" w:rsidRPr="008C3D75">
        <w:rPr>
          <w:noProof/>
          <w:webHidden/>
        </w:rPr>
        <w:tab/>
      </w:r>
      <w:r w:rsidR="00701162" w:rsidRPr="008C3D75">
        <w:rPr>
          <w:noProof/>
          <w:webHidden/>
          <w:rPrChange w:id="709" w:author="admin" w:date="2018-06-18T11:14:00Z">
            <w:rPr>
              <w:noProof/>
              <w:webHidden/>
            </w:rPr>
          </w:rPrChange>
        </w:rPr>
        <w:fldChar w:fldCharType="begin"/>
      </w:r>
      <w:r w:rsidR="00701162" w:rsidRPr="008C3D75">
        <w:rPr>
          <w:noProof/>
          <w:webHidden/>
        </w:rPr>
        <w:instrText xml:space="preserve"> PAGER</w:instrText>
      </w:r>
      <w:r w:rsidR="00701162" w:rsidRPr="008C3D75">
        <w:rPr>
          <w:noProof/>
          <w:webHidden/>
        </w:rPr>
        <w:lastRenderedPageBreak/>
        <w:instrText xml:space="preserve">EF _Toc516835681 \h </w:instrText>
      </w:r>
      <w:r w:rsidR="00701162" w:rsidRPr="008C3D75">
        <w:rPr>
          <w:noProof/>
          <w:webHidden/>
          <w:rPrChange w:id="710" w:author="admin" w:date="2018-06-18T11:14:00Z">
            <w:rPr>
              <w:noProof/>
              <w:webHidden/>
            </w:rPr>
          </w:rPrChange>
        </w:rPr>
      </w:r>
      <w:r w:rsidR="00701162" w:rsidRPr="008C3D75">
        <w:rPr>
          <w:noProof/>
          <w:webHidden/>
          <w:rPrChange w:id="711" w:author="admin" w:date="2018-06-18T11:14:00Z">
            <w:rPr>
              <w:noProof/>
              <w:webHidden/>
            </w:rPr>
          </w:rPrChange>
        </w:rPr>
        <w:fldChar w:fldCharType="separate"/>
      </w:r>
      <w:r w:rsidR="00701162" w:rsidRPr="008C3D75">
        <w:rPr>
          <w:noProof/>
          <w:webHidden/>
        </w:rPr>
        <w:t>41</w:t>
      </w:r>
      <w:r w:rsidR="00701162" w:rsidRPr="008C3D75">
        <w:rPr>
          <w:noProof/>
          <w:webHidden/>
          <w:rPrChange w:id="712" w:author="admin" w:date="2018-06-18T11:14:00Z">
            <w:rPr>
              <w:noProof/>
              <w:webHidden/>
            </w:rPr>
          </w:rPrChange>
        </w:rPr>
        <w:fldChar w:fldCharType="end"/>
      </w:r>
      <w:r w:rsidRPr="008C3D75">
        <w:rPr>
          <w:noProof/>
          <w:rPrChange w:id="713" w:author="admin" w:date="2018-06-18T11:14:00Z">
            <w:rPr>
              <w:noProof/>
            </w:rPr>
          </w:rPrChange>
        </w:rPr>
        <w:fldChar w:fldCharType="end"/>
      </w:r>
    </w:p>
    <w:p w14:paraId="27F9AC2F" w14:textId="77777777" w:rsidR="00701162" w:rsidRPr="008C3D75" w:rsidRDefault="00655477">
      <w:pPr>
        <w:pStyle w:val="TableofFigures"/>
        <w:tabs>
          <w:tab w:val="right" w:leader="dot" w:pos="8494"/>
        </w:tabs>
        <w:rPr>
          <w:rFonts w:eastAsiaTheme="minorEastAsia" w:cstheme="minorBidi"/>
          <w:smallCaps w:val="0"/>
          <w:noProof/>
          <w:sz w:val="22"/>
          <w:szCs w:val="22"/>
          <w:rPrChange w:id="714"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"_Toc516835682" </w:instrText>
      </w:r>
      <w:r w:rsidRPr="008C3D75">
        <w:rPr>
          <w:rPrChange w:id="715" w:author="admin" w:date="2018-06-18T11:14:00Z">
            <w:rPr>
              <w:noProof/>
            </w:rPr>
          </w:rPrChange>
        </w:rPr>
        <w:fldChar w:fldCharType="separate"/>
      </w:r>
      <w:r w:rsidR="00701162" w:rsidRPr="008C3D75">
        <w:rPr>
          <w:rStyle w:val="Hyperlink"/>
          <w:noProof/>
          <w:lang w:bidi="en-US"/>
        </w:rPr>
        <w:t>Obrázok 3.8: Spektrum prvého srdcového zvuku S1 subjektu A.</w:t>
      </w:r>
      <w:r w:rsidR="00701162" w:rsidRPr="008C3D75">
        <w:rPr>
          <w:noProof/>
          <w:webHidden/>
        </w:rPr>
        <w:tab/>
      </w:r>
      <w:r w:rsidR="00701162" w:rsidRPr="008C3D75">
        <w:rPr>
          <w:noProof/>
          <w:webHidden/>
          <w:rPrChange w:id="716" w:author="admin" w:date="2018-06-18T11:14:00Z">
            <w:rPr>
              <w:noProof/>
              <w:webHidden/>
            </w:rPr>
          </w:rPrChange>
        </w:rPr>
        <w:fldChar w:fldCharType="begin"/>
      </w:r>
      <w:r w:rsidR="00701162" w:rsidRPr="008C3D75">
        <w:rPr>
          <w:noProof/>
          <w:webHidden/>
        </w:rPr>
        <w:instrText xml:space="preserve"> PAGEREF _Toc516835682 \h </w:instrText>
      </w:r>
      <w:r w:rsidR="00701162" w:rsidRPr="008C3D75">
        <w:rPr>
          <w:noProof/>
          <w:webHidden/>
          <w:rPrChange w:id="717" w:author="admin" w:date="2018-06-18T11:14:00Z">
            <w:rPr>
              <w:noProof/>
              <w:webHidden/>
            </w:rPr>
          </w:rPrChange>
        </w:rPr>
      </w:r>
      <w:r w:rsidR="00701162" w:rsidRPr="008C3D75">
        <w:rPr>
          <w:noProof/>
          <w:webHidden/>
          <w:rPrChange w:id="718" w:author="admin" w:date="2018-06-18T11:14:00Z">
            <w:rPr>
              <w:noProof/>
              <w:webHidden/>
            </w:rPr>
          </w:rPrChange>
        </w:rPr>
        <w:fldChar w:fldCharType="separate"/>
      </w:r>
      <w:r w:rsidR="00701162" w:rsidRPr="008C3D75">
        <w:rPr>
          <w:noProof/>
          <w:webHidden/>
        </w:rPr>
        <w:t>42</w:t>
      </w:r>
      <w:r w:rsidR="00701162" w:rsidRPr="008C3D75">
        <w:rPr>
          <w:noProof/>
          <w:webHidden/>
          <w:rPrChange w:id="719" w:author="admin" w:date="2018-06-18T11:14:00Z">
            <w:rPr>
              <w:noProof/>
              <w:webHidden/>
            </w:rPr>
          </w:rPrChange>
        </w:rPr>
        <w:fldChar w:fldCharType="end"/>
      </w:r>
      <w:r w:rsidRPr="008C3D75">
        <w:rPr>
          <w:noProof/>
          <w:rPrChange w:id="720" w:author="admin" w:date="2018-06-18T11:14:00Z">
            <w:rPr>
              <w:noProof/>
            </w:rPr>
          </w:rPrChange>
        </w:rPr>
        <w:fldChar w:fldCharType="end"/>
      </w:r>
    </w:p>
    <w:p w14:paraId="304F49B0" w14:textId="77777777" w:rsidR="00701162" w:rsidRPr="008C3D75" w:rsidRDefault="00655477">
      <w:pPr>
        <w:pStyle w:val="TableofFigures"/>
        <w:tabs>
          <w:tab w:val="right" w:leader="dot" w:pos="8494"/>
        </w:tabs>
        <w:rPr>
          <w:rFonts w:eastAsiaTheme="minorEastAsia" w:cstheme="minorBidi"/>
          <w:smallCaps w:val="0"/>
          <w:noProof/>
          <w:sz w:val="22"/>
          <w:szCs w:val="22"/>
          <w:rPrChange w:id="721"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"_Toc516835683" </w:instrText>
      </w:r>
      <w:r w:rsidRPr="008C3D75">
        <w:rPr>
          <w:rPrChange w:id="722" w:author="admin" w:date="2018-06-18T11:14:00Z">
            <w:rPr>
              <w:noProof/>
            </w:rPr>
          </w:rPrChange>
        </w:rPr>
        <w:fldChar w:fldCharType="separate"/>
      </w:r>
      <w:r w:rsidR="00701162" w:rsidRPr="008C3D75">
        <w:rPr>
          <w:rStyle w:val="Hyperlink"/>
          <w:noProof/>
          <w:lang w:bidi="en-US"/>
        </w:rPr>
        <w:t>Obrázok 3.9 Spektrum prvého srdcového zvuku S1 subjektu B.</w:t>
      </w:r>
      <w:r w:rsidR="00701162" w:rsidRPr="008C3D75">
        <w:rPr>
          <w:noProof/>
          <w:webHidden/>
        </w:rPr>
        <w:tab/>
      </w:r>
      <w:r w:rsidR="00701162" w:rsidRPr="008C3D75">
        <w:rPr>
          <w:noProof/>
          <w:webHidden/>
          <w:rPrChange w:id="723" w:author="admin" w:date="2018-06-18T11:14:00Z">
            <w:rPr>
              <w:noProof/>
              <w:webHidden/>
            </w:rPr>
          </w:rPrChange>
        </w:rPr>
        <w:fldChar w:fldCharType="begin"/>
      </w:r>
      <w:r w:rsidR="00701162" w:rsidRPr="008C3D75">
        <w:rPr>
          <w:noProof/>
          <w:webHidden/>
        </w:rPr>
        <w:instrText xml:space="preserve"> PAGEREF _Toc516835683 \h </w:instrText>
      </w:r>
      <w:r w:rsidR="00701162" w:rsidRPr="008C3D75">
        <w:rPr>
          <w:noProof/>
          <w:webHidden/>
          <w:rPrChange w:id="724" w:author="admin" w:date="2018-06-18T11:14:00Z">
            <w:rPr>
              <w:noProof/>
              <w:webHidden/>
            </w:rPr>
          </w:rPrChange>
        </w:rPr>
      </w:r>
      <w:r w:rsidR="00701162" w:rsidRPr="008C3D75">
        <w:rPr>
          <w:noProof/>
          <w:webHidden/>
          <w:rPrChange w:id="725" w:author="admin" w:date="2018-06-18T11:14:00Z">
            <w:rPr>
              <w:noProof/>
              <w:webHidden/>
            </w:rPr>
          </w:rPrChange>
        </w:rPr>
        <w:fldChar w:fldCharType="separate"/>
      </w:r>
      <w:r w:rsidR="00701162" w:rsidRPr="008C3D75">
        <w:rPr>
          <w:noProof/>
          <w:webHidden/>
        </w:rPr>
        <w:t>42</w:t>
      </w:r>
      <w:r w:rsidR="00701162" w:rsidRPr="008C3D75">
        <w:rPr>
          <w:noProof/>
          <w:webHidden/>
          <w:rPrChange w:id="726" w:author="admin" w:date="2018-06-18T11:14:00Z">
            <w:rPr>
              <w:noProof/>
              <w:webHidden/>
            </w:rPr>
          </w:rPrChange>
        </w:rPr>
        <w:fldChar w:fldCharType="end"/>
      </w:r>
      <w:r w:rsidRPr="008C3D75">
        <w:rPr>
          <w:noProof/>
          <w:rPrChange w:id="727" w:author="admin" w:date="2018-06-18T11:14:00Z">
            <w:rPr>
              <w:noProof/>
            </w:rPr>
          </w:rPrChange>
        </w:rPr>
        <w:fldChar w:fldCharType="end"/>
      </w:r>
    </w:p>
    <w:p w14:paraId="6CCAAAC5" w14:textId="77777777" w:rsidR="00701162" w:rsidRPr="008C3D75" w:rsidRDefault="00655477">
      <w:pPr>
        <w:pStyle w:val="TableofFigures"/>
        <w:tabs>
          <w:tab w:val="right" w:leader="dot" w:pos="8494"/>
        </w:tabs>
        <w:rPr>
          <w:rFonts w:eastAsiaTheme="minorEastAsia" w:cstheme="minorBidi"/>
          <w:smallCaps w:val="0"/>
          <w:noProof/>
          <w:sz w:val="22"/>
          <w:szCs w:val="22"/>
          <w:rPrChange w:id="728"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"_Toc516835684" </w:instrText>
      </w:r>
      <w:r w:rsidRPr="008C3D75">
        <w:rPr>
          <w:rPrChange w:id="729" w:author="admin" w:date="2018-06-18T11:14:00Z">
            <w:rPr>
              <w:noProof/>
            </w:rPr>
          </w:rPrChange>
        </w:rPr>
        <w:fldChar w:fldCharType="separate"/>
      </w:r>
      <w:r w:rsidR="00701162" w:rsidRPr="008C3D75">
        <w:rPr>
          <w:rStyle w:val="Hyperlink"/>
          <w:noProof/>
          <w:lang w:bidi="en-US"/>
        </w:rPr>
        <w:t>Obrázok 3.10 Spektrum prvého srdcového zvuku S1 pre 30 ľudí.</w:t>
      </w:r>
      <w:r w:rsidR="00701162" w:rsidRPr="008C3D75">
        <w:rPr>
          <w:noProof/>
          <w:webHidden/>
        </w:rPr>
        <w:tab/>
      </w:r>
      <w:r w:rsidR="00701162" w:rsidRPr="008C3D75">
        <w:rPr>
          <w:noProof/>
          <w:webHidden/>
          <w:rPrChange w:id="730" w:author="admin" w:date="2018-06-18T11:14:00Z">
            <w:rPr>
              <w:noProof/>
              <w:webHidden/>
            </w:rPr>
          </w:rPrChange>
        </w:rPr>
        <w:fldChar w:fldCharType="begin"/>
      </w:r>
      <w:r w:rsidR="00701162" w:rsidRPr="008C3D75">
        <w:rPr>
          <w:noProof/>
          <w:webHidden/>
        </w:rPr>
        <w:instrText xml:space="preserve"> PAGEREF _Toc516835684 \h </w:instrText>
      </w:r>
      <w:r w:rsidR="00701162" w:rsidRPr="008C3D75">
        <w:rPr>
          <w:noProof/>
          <w:webHidden/>
          <w:rPrChange w:id="731" w:author="admin" w:date="2018-06-18T11:14:00Z">
            <w:rPr>
              <w:noProof/>
              <w:webHidden/>
            </w:rPr>
          </w:rPrChange>
        </w:rPr>
      </w:r>
      <w:r w:rsidR="00701162" w:rsidRPr="008C3D75">
        <w:rPr>
          <w:noProof/>
          <w:webHidden/>
          <w:rPrChange w:id="732" w:author="admin" w:date="2018-06-18T11:14:00Z">
            <w:rPr>
              <w:noProof/>
              <w:webHidden/>
            </w:rPr>
          </w:rPrChange>
        </w:rPr>
        <w:fldChar w:fldCharType="separate"/>
      </w:r>
      <w:r w:rsidR="00701162" w:rsidRPr="008C3D75">
        <w:rPr>
          <w:noProof/>
          <w:webHidden/>
        </w:rPr>
        <w:t>43</w:t>
      </w:r>
      <w:r w:rsidR="00701162" w:rsidRPr="008C3D75">
        <w:rPr>
          <w:noProof/>
          <w:webHidden/>
          <w:rPrChange w:id="733" w:author="admin" w:date="2018-06-18T11:14:00Z">
            <w:rPr>
              <w:noProof/>
              <w:webHidden/>
            </w:rPr>
          </w:rPrChange>
        </w:rPr>
        <w:fldChar w:fldCharType="end"/>
      </w:r>
      <w:r w:rsidRPr="008C3D75">
        <w:rPr>
          <w:noProof/>
          <w:rPrChange w:id="734" w:author="admin" w:date="2018-06-18T11:14:00Z">
            <w:rPr>
              <w:noProof/>
            </w:rPr>
          </w:rPrChange>
        </w:rPr>
        <w:fldChar w:fldCharType="end"/>
      </w:r>
    </w:p>
    <w:p w14:paraId="36062C7F" w14:textId="77777777" w:rsidR="00701162" w:rsidRPr="008C3D75" w:rsidRDefault="00655477">
      <w:pPr>
        <w:pStyle w:val="TableofFigures"/>
        <w:tabs>
          <w:tab w:val="right" w:leader="dot" w:pos="8494"/>
        </w:tabs>
        <w:rPr>
          <w:rFonts w:eastAsiaTheme="minorEastAsia" w:cstheme="minorBidi"/>
          <w:smallCaps w:val="0"/>
          <w:noProof/>
          <w:sz w:val="22"/>
          <w:szCs w:val="22"/>
          <w:rPrChange w:id="735" w:author="admin" w:date="2018-06-18T11:14:00Z">
            <w:rPr>
              <w:rFonts w:eastAsiaTheme="minorEastAsia" w:cstheme="minorBidi"/>
              <w:smallCaps w:val="0"/>
              <w:noProof/>
              <w:sz w:val="22"/>
              <w:szCs w:val="22"/>
              <w:lang w:val="cs-CZ"/>
            </w:rPr>
          </w:rPrChange>
        </w:rPr>
      </w:pPr>
      <w:r w:rsidRPr="005C2483">
        <w:lastRenderedPageBreak/>
        <w:fldChar w:fldCharType="begin"/>
      </w:r>
      <w:r w:rsidRPr="008C3D75">
        <w:instrText xml:space="preserve"> HYPERLINK \l "_Toc516835685" </w:instrText>
      </w:r>
      <w:r w:rsidRPr="008C3D75">
        <w:rPr>
          <w:rPrChange w:id="736" w:author="admin" w:date="2018-06-18T11:14:00Z">
            <w:rPr>
              <w:noProof/>
            </w:rPr>
          </w:rPrChange>
        </w:rPr>
        <w:fldChar w:fldCharType="separate"/>
      </w:r>
      <w:r w:rsidR="00701162" w:rsidRPr="008C3D75">
        <w:rPr>
          <w:rStyle w:val="Hyperlink"/>
          <w:noProof/>
          <w:lang w:bidi="en-US"/>
        </w:rPr>
        <w:t>Obrázok 3.11: Detekcia prvého srdcového zvuku – S1</w:t>
      </w:r>
      <w:r w:rsidR="00701162" w:rsidRPr="008C3D75">
        <w:rPr>
          <w:noProof/>
          <w:webHidden/>
        </w:rPr>
        <w:tab/>
      </w:r>
      <w:r w:rsidR="00701162" w:rsidRPr="008C3D75">
        <w:rPr>
          <w:noProof/>
          <w:webHidden/>
          <w:rPrChange w:id="737" w:author="admin" w:date="2018-06-18T11:14:00Z">
            <w:rPr>
              <w:noProof/>
              <w:webHidden/>
            </w:rPr>
          </w:rPrChange>
        </w:rPr>
        <w:fldChar w:fldCharType="begin"/>
      </w:r>
      <w:r w:rsidR="00701162" w:rsidRPr="008C3D75">
        <w:rPr>
          <w:noProof/>
          <w:webHidden/>
        </w:rPr>
        <w:instrText xml:space="preserve"> PAGEREF _Toc516835685 \h </w:instrText>
      </w:r>
      <w:r w:rsidR="00701162" w:rsidRPr="008C3D75">
        <w:rPr>
          <w:noProof/>
          <w:webHidden/>
          <w:rPrChange w:id="738" w:author="admin" w:date="2018-06-18T11:14:00Z">
            <w:rPr>
              <w:noProof/>
              <w:webHidden/>
            </w:rPr>
          </w:rPrChange>
        </w:rPr>
      </w:r>
      <w:r w:rsidR="00701162" w:rsidRPr="008C3D75">
        <w:rPr>
          <w:noProof/>
          <w:webHidden/>
          <w:rPrChange w:id="739" w:author="admin" w:date="2018-06-18T11:14:00Z">
            <w:rPr>
              <w:noProof/>
              <w:webHidden/>
            </w:rPr>
          </w:rPrChange>
        </w:rPr>
        <w:fldChar w:fldCharType="separate"/>
      </w:r>
      <w:r w:rsidR="00701162" w:rsidRPr="008C3D75">
        <w:rPr>
          <w:noProof/>
          <w:webHidden/>
        </w:rPr>
        <w:t>48</w:t>
      </w:r>
      <w:r w:rsidR="00701162" w:rsidRPr="008C3D75">
        <w:rPr>
          <w:noProof/>
          <w:webHidden/>
          <w:rPrChange w:id="740" w:author="admin" w:date="2018-06-18T11:14:00Z">
            <w:rPr>
              <w:noProof/>
              <w:webHidden/>
            </w:rPr>
          </w:rPrChange>
        </w:rPr>
        <w:fldChar w:fldCharType="end"/>
      </w:r>
      <w:r w:rsidRPr="008C3D75">
        <w:rPr>
          <w:noProof/>
          <w:rPrChange w:id="741" w:author="admin" w:date="2018-06-18T11:14:00Z">
            <w:rPr>
              <w:noProof/>
            </w:rPr>
          </w:rPrChange>
        </w:rPr>
        <w:fldChar w:fldCharType="end"/>
      </w:r>
    </w:p>
    <w:p w14:paraId="25E5D164" w14:textId="22008080" w:rsidR="00701162" w:rsidRPr="008C3D75" w:rsidRDefault="00655477">
      <w:pPr>
        <w:pStyle w:val="TableofFigures"/>
        <w:tabs>
          <w:tab w:val="right" w:leader="dot" w:pos="8494"/>
        </w:tabs>
        <w:rPr>
          <w:rFonts w:eastAsiaTheme="minorEastAsia" w:cstheme="minorBidi"/>
          <w:smallCaps w:val="0"/>
          <w:noProof/>
          <w:sz w:val="22"/>
          <w:szCs w:val="22"/>
          <w:rPrChange w:id="742"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"_Toc516835686" </w:instrText>
      </w:r>
      <w:r w:rsidRPr="008C3D75">
        <w:rPr>
          <w:rPrChange w:id="743" w:author="admin" w:date="2018-06-18T11:14:00Z">
            <w:rPr>
              <w:noProof/>
            </w:rPr>
          </w:rPrChange>
        </w:rPr>
        <w:fldChar w:fldCharType="separate"/>
      </w:r>
      <w:r w:rsidR="00701162" w:rsidRPr="008C3D75">
        <w:rPr>
          <w:rStyle w:val="Hyperlink"/>
          <w:noProof/>
        </w:rPr>
        <w:t>Obrázok 3.12: Korelačne koeficienty respiračnej krivky a 10 oneskorených R-S1 kriviek.</w:t>
      </w:r>
      <w:r w:rsidR="00701162" w:rsidRPr="008C3D75">
        <w:rPr>
          <w:noProof/>
          <w:webHidden/>
        </w:rPr>
        <w:tab/>
      </w:r>
      <w:r w:rsidR="00701162" w:rsidRPr="008C3D75">
        <w:rPr>
          <w:noProof/>
          <w:webHidden/>
          <w:rPrChange w:id="744" w:author="admin" w:date="2018-06-18T11:14:00Z">
            <w:rPr>
              <w:noProof/>
              <w:webHidden/>
            </w:rPr>
          </w:rPrChange>
        </w:rPr>
        <w:fldChar w:fldCharType="begin"/>
      </w:r>
      <w:r w:rsidR="00701162" w:rsidRPr="008C3D75">
        <w:rPr>
          <w:noProof/>
          <w:webHidden/>
        </w:rPr>
        <w:instrText xml:space="preserve"> PAGEREF _Toc516835686 \h </w:instrText>
      </w:r>
      <w:r w:rsidR="00701162" w:rsidRPr="008C3D75">
        <w:rPr>
          <w:noProof/>
          <w:webHidden/>
          <w:rPrChange w:id="745" w:author="admin" w:date="2018-06-18T11:14:00Z">
            <w:rPr>
              <w:noProof/>
              <w:webHidden/>
            </w:rPr>
          </w:rPrChange>
        </w:rPr>
      </w:r>
      <w:r w:rsidR="00701162" w:rsidRPr="008C3D75">
        <w:rPr>
          <w:noProof/>
          <w:webHidden/>
          <w:rPrChange w:id="746" w:author="admin" w:date="2018-06-18T11:14:00Z">
            <w:rPr>
              <w:noProof/>
              <w:webHidden/>
            </w:rPr>
          </w:rPrChange>
        </w:rPr>
        <w:fldChar w:fldCharType="separate"/>
      </w:r>
      <w:r w:rsidR="00701162" w:rsidRPr="008C3D75">
        <w:rPr>
          <w:noProof/>
          <w:webHidden/>
        </w:rPr>
        <w:t>49</w:t>
      </w:r>
      <w:r w:rsidR="00701162" w:rsidRPr="008C3D75">
        <w:rPr>
          <w:noProof/>
          <w:webHidden/>
          <w:rPrChange w:id="747" w:author="admin" w:date="2018-06-18T11:14:00Z">
            <w:rPr>
              <w:noProof/>
              <w:webHidden/>
            </w:rPr>
          </w:rPrChange>
        </w:rPr>
        <w:fldChar w:fldCharType="end"/>
      </w:r>
      <w:r w:rsidRPr="008C3D75">
        <w:rPr>
          <w:noProof/>
          <w:rPrChange w:id="748" w:author="admin" w:date="2018-06-18T11:14:00Z">
            <w:rPr>
              <w:noProof/>
            </w:rPr>
          </w:rPrChange>
        </w:rPr>
        <w:fldChar w:fldCharType="end"/>
      </w:r>
    </w:p>
    <w:p w14:paraId="7C9EA737" w14:textId="77777777" w:rsidR="00701162" w:rsidRPr="008C3D75" w:rsidRDefault="00655477">
      <w:pPr>
        <w:pStyle w:val="TableofFigures"/>
        <w:tabs>
          <w:tab w:val="right" w:leader="dot" w:pos="8494"/>
        </w:tabs>
        <w:rPr>
          <w:rFonts w:eastAsiaTheme="minorEastAsia" w:cstheme="minorBidi"/>
          <w:smallCaps w:val="0"/>
          <w:noProof/>
          <w:sz w:val="22"/>
          <w:szCs w:val="22"/>
          <w:rPrChange w:id="749"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"_Toc516835687" </w:instrText>
      </w:r>
      <w:r w:rsidRPr="008C3D75">
        <w:rPr>
          <w:rPrChange w:id="750" w:author="admin" w:date="2018-06-18T11:14:00Z">
            <w:rPr>
              <w:noProof/>
            </w:rPr>
          </w:rPrChange>
        </w:rPr>
        <w:fldChar w:fldCharType="separate"/>
      </w:r>
      <w:r w:rsidR="00701162" w:rsidRPr="008C3D75">
        <w:rPr>
          <w:rStyle w:val="Hyperlink"/>
          <w:noProof/>
          <w:lang w:bidi="en-US"/>
        </w:rPr>
        <w:t>Obrázok 3.13: Detekcia parametrov obehovej sústavy</w:t>
      </w:r>
      <w:r w:rsidR="00701162" w:rsidRPr="008C3D75">
        <w:rPr>
          <w:noProof/>
          <w:webHidden/>
        </w:rPr>
        <w:tab/>
      </w:r>
      <w:r w:rsidR="00701162" w:rsidRPr="008C3D75">
        <w:rPr>
          <w:noProof/>
          <w:webHidden/>
          <w:rPrChange w:id="751" w:author="admin" w:date="2018-06-18T11:14:00Z">
            <w:rPr>
              <w:noProof/>
              <w:webHidden/>
            </w:rPr>
          </w:rPrChange>
        </w:rPr>
        <w:fldChar w:fldCharType="begin"/>
      </w:r>
      <w:r w:rsidR="00701162" w:rsidRPr="008C3D75">
        <w:rPr>
          <w:noProof/>
          <w:webHidden/>
        </w:rPr>
        <w:instrText xml:space="preserve"> PAGEREF _Toc516835687 \h </w:instrText>
      </w:r>
      <w:r w:rsidR="00701162" w:rsidRPr="008C3D75">
        <w:rPr>
          <w:noProof/>
          <w:webHidden/>
          <w:rPrChange w:id="752" w:author="admin" w:date="2018-06-18T11:14:00Z">
            <w:rPr>
              <w:noProof/>
              <w:webHidden/>
            </w:rPr>
          </w:rPrChange>
        </w:rPr>
      </w:r>
      <w:r w:rsidR="00701162" w:rsidRPr="008C3D75">
        <w:rPr>
          <w:noProof/>
          <w:webHidden/>
          <w:rPrChange w:id="753" w:author="admin" w:date="2018-06-18T11:14:00Z">
            <w:rPr>
              <w:noProof/>
              <w:webHidden/>
            </w:rPr>
          </w:rPrChange>
        </w:rPr>
        <w:fldChar w:fldCharType="separate"/>
      </w:r>
      <w:r w:rsidR="00701162" w:rsidRPr="008C3D75">
        <w:rPr>
          <w:noProof/>
          <w:webHidden/>
        </w:rPr>
        <w:t>55</w:t>
      </w:r>
      <w:r w:rsidR="00701162" w:rsidRPr="008C3D75">
        <w:rPr>
          <w:noProof/>
          <w:webHidden/>
          <w:rPrChange w:id="754" w:author="admin" w:date="2018-06-18T11:14:00Z">
            <w:rPr>
              <w:noProof/>
              <w:webHidden/>
            </w:rPr>
          </w:rPrChange>
        </w:rPr>
        <w:fldChar w:fldCharType="end"/>
      </w:r>
      <w:r w:rsidRPr="008C3D75">
        <w:rPr>
          <w:noProof/>
          <w:rPrChange w:id="755" w:author="admin" w:date="2018-06-18T11:14:00Z">
            <w:rPr>
              <w:noProof/>
            </w:rPr>
          </w:rPrChange>
        </w:rPr>
        <w:fldChar w:fldCharType="end"/>
      </w:r>
    </w:p>
    <w:p w14:paraId="6D81EA87" w14:textId="77777777" w:rsidR="00701162" w:rsidRPr="008C3D75" w:rsidRDefault="00655477">
      <w:pPr>
        <w:pStyle w:val="TableofFigures"/>
        <w:tabs>
          <w:tab w:val="right" w:leader="dot" w:pos="8494"/>
        </w:tabs>
        <w:rPr>
          <w:rFonts w:eastAsiaTheme="minorEastAsia" w:cstheme="minorBidi"/>
          <w:smallCaps w:val="0"/>
          <w:noProof/>
          <w:sz w:val="22"/>
          <w:szCs w:val="22"/>
          <w:rPrChange w:id="756" w:author="admin" w:date="2018-06-18T11:14:00Z">
            <w:rPr>
              <w:rFonts w:eastAsiaTheme="minorEastAsia" w:cstheme="minorBidi"/>
              <w:smallCaps w:val="0"/>
              <w:noProof/>
              <w:sz w:val="22"/>
              <w:szCs w:val="22"/>
              <w:lang w:val="cs-CZ"/>
            </w:rPr>
          </w:rPrChange>
        </w:rPr>
      </w:pPr>
      <w:r w:rsidRPr="005C2483">
        <w:lastRenderedPageBreak/>
        <w:fldChar w:fldCharType="begin"/>
      </w:r>
      <w:r w:rsidRPr="008C3D75">
        <w:instrText xml:space="preserve"> HYPERLINK \l "_Toc516835688" </w:instrText>
      </w:r>
      <w:r w:rsidRPr="008C3D75">
        <w:rPr>
          <w:rPrChange w:id="757" w:author="admin" w:date="2018-06-18T11:14:00Z">
            <w:rPr>
              <w:noProof/>
            </w:rPr>
          </w:rPrChange>
        </w:rPr>
        <w:fldChar w:fldCharType="separate"/>
      </w:r>
      <w:r w:rsidR="00701162" w:rsidRPr="008C3D75">
        <w:rPr>
          <w:rStyle w:val="Hyperlink"/>
          <w:noProof/>
          <w:lang w:bidi="en-US"/>
        </w:rPr>
        <w:t xml:space="preserve">Obrázok 3.14: Popisná štatistika parametra </w:t>
      </w:r>
      <m:oMath>
        <m:r>
          <m:rPr>
            <m:sty m:val="p"/>
          </m:rPr>
          <w:rPr>
            <w:rStyle w:val="Hyperlink"/>
            <w:rFonts w:ascii="Cambria Math" w:hAnsi="Cambria Math"/>
            <w:noProof/>
            <w:lang w:bidi="en-US"/>
            <w:rPrChange w:id="758" w:author="admin" w:date="2018-06-18T11:14:00Z">
              <w:rPr>
                <w:rStyle w:val="Hyperlink"/>
                <w:rFonts w:ascii="Cambria Math" w:hAnsi="Cambria Math"/>
                <w:noProof/>
                <w:lang w:bidi="en-US"/>
              </w:rPr>
            </w:rPrChange>
          </w:rPr>
          <m:t>-dZ4(t)/dtmax</m:t>
        </m:r>
      </m:oMath>
      <w:r w:rsidR="00701162" w:rsidRPr="008C3D75">
        <w:rPr>
          <w:rStyle w:val="Hyperlink"/>
          <w:b/>
          <w:noProof/>
          <w:lang w:bidi="en-US"/>
        </w:rPr>
        <w:t>.</w:t>
      </w:r>
      <w:r w:rsidR="00701162" w:rsidRPr="008C3D75">
        <w:rPr>
          <w:noProof/>
          <w:webHidden/>
        </w:rPr>
        <w:tab/>
      </w:r>
      <w:r w:rsidR="00701162" w:rsidRPr="008C3D75">
        <w:rPr>
          <w:noProof/>
          <w:webHidden/>
          <w:rPrChange w:id="759" w:author="admin" w:date="2018-06-18T11:14:00Z">
            <w:rPr>
              <w:noProof/>
              <w:webHidden/>
            </w:rPr>
          </w:rPrChange>
        </w:rPr>
        <w:fldChar w:fldCharType="begin"/>
      </w:r>
      <w:r w:rsidR="00701162" w:rsidRPr="008C3D75">
        <w:rPr>
          <w:noProof/>
          <w:webHidden/>
        </w:rPr>
        <w:instrText xml:space="preserve"> PAGEREF _Toc516835688 \h </w:instrText>
      </w:r>
      <w:r w:rsidR="00701162" w:rsidRPr="008C3D75">
        <w:rPr>
          <w:noProof/>
          <w:webHidden/>
          <w:rPrChange w:id="760" w:author="admin" w:date="2018-06-18T11:14:00Z">
            <w:rPr>
              <w:noProof/>
              <w:webHidden/>
            </w:rPr>
          </w:rPrChange>
        </w:rPr>
      </w:r>
      <w:r w:rsidR="00701162" w:rsidRPr="008C3D75">
        <w:rPr>
          <w:noProof/>
          <w:webHidden/>
          <w:rPrChange w:id="761" w:author="admin" w:date="2018-06-18T11:14:00Z">
            <w:rPr>
              <w:noProof/>
              <w:webHidden/>
            </w:rPr>
          </w:rPrChange>
        </w:rPr>
        <w:fldChar w:fldCharType="separate"/>
      </w:r>
      <w:r w:rsidR="00701162" w:rsidRPr="008C3D75">
        <w:rPr>
          <w:noProof/>
          <w:webHidden/>
        </w:rPr>
        <w:t>58</w:t>
      </w:r>
      <w:r w:rsidR="00701162" w:rsidRPr="008C3D75">
        <w:rPr>
          <w:noProof/>
          <w:webHidden/>
          <w:rPrChange w:id="762" w:author="admin" w:date="2018-06-18T11:14:00Z">
            <w:rPr>
              <w:noProof/>
              <w:webHidden/>
            </w:rPr>
          </w:rPrChange>
        </w:rPr>
        <w:fldChar w:fldCharType="end"/>
      </w:r>
      <w:r w:rsidRPr="008C3D75">
        <w:rPr>
          <w:noProof/>
          <w:rPrChange w:id="763" w:author="admin" w:date="2018-06-18T11:14:00Z">
            <w:rPr>
              <w:noProof/>
            </w:rPr>
          </w:rPrChange>
        </w:rPr>
        <w:fldChar w:fldCharType="end"/>
      </w:r>
    </w:p>
    <w:p w14:paraId="2C0F3F7F" w14:textId="77777777" w:rsidR="00701162" w:rsidRPr="008C3D75" w:rsidRDefault="00655477">
      <w:pPr>
        <w:pStyle w:val="TableofFigures"/>
        <w:tabs>
          <w:tab w:val="right" w:leader="dot" w:pos="8494"/>
        </w:tabs>
        <w:rPr>
          <w:rFonts w:eastAsiaTheme="minorEastAsia" w:cstheme="minorBidi"/>
          <w:smallCaps w:val="0"/>
          <w:noProof/>
          <w:sz w:val="22"/>
          <w:szCs w:val="22"/>
          <w:rPrChange w:id="764"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"_Toc516835689" </w:instrText>
      </w:r>
      <w:r w:rsidRPr="008C3D75">
        <w:rPr>
          <w:rPrChange w:id="765" w:author="admin" w:date="2018-06-18T11:14:00Z">
            <w:rPr>
              <w:noProof/>
            </w:rPr>
          </w:rPrChange>
        </w:rPr>
        <w:fldChar w:fldCharType="separate"/>
      </w:r>
      <w:r w:rsidR="00701162" w:rsidRPr="008C3D75">
        <w:rPr>
          <w:rStyle w:val="Hyperlink"/>
          <w:noProof/>
          <w:lang w:bidi="en-US"/>
        </w:rPr>
        <w:t>Obrázok 3.15: Vytvorenie lineárne interpolovanej krivky parametra - LI postupnosť (</w:t>
      </w:r>
      <w:r w:rsidR="00701162" w:rsidRPr="008C3D75">
        <w:rPr>
          <w:rStyle w:val="Hyperlink"/>
          <w:i/>
          <w:noProof/>
          <w:lang w:bidi="en-US"/>
        </w:rPr>
        <w:t>LI sequence</w:t>
      </w:r>
      <w:r w:rsidR="00701162" w:rsidRPr="008C3D75">
        <w:rPr>
          <w:rStyle w:val="Hyperlink"/>
          <w:noProof/>
          <w:lang w:bidi="en-US"/>
        </w:rPr>
        <w:t>).</w:t>
      </w:r>
      <w:r w:rsidR="00701162" w:rsidRPr="008C3D75">
        <w:rPr>
          <w:noProof/>
          <w:webHidden/>
        </w:rPr>
        <w:tab/>
      </w:r>
      <w:r w:rsidR="00701162" w:rsidRPr="008C3D75">
        <w:rPr>
          <w:noProof/>
          <w:webHidden/>
          <w:rPrChange w:id="766" w:author="admin" w:date="2018-06-18T11:14:00Z">
            <w:rPr>
              <w:noProof/>
              <w:webHidden/>
            </w:rPr>
          </w:rPrChange>
        </w:rPr>
        <w:fldChar w:fldCharType="begin"/>
      </w:r>
      <w:r w:rsidR="00701162" w:rsidRPr="008C3D75">
        <w:rPr>
          <w:noProof/>
          <w:webHidden/>
        </w:rPr>
        <w:instrText xml:space="preserve"> PAGEREF _Toc516835689 \h </w:instrText>
      </w:r>
      <w:r w:rsidR="00701162" w:rsidRPr="008C3D75">
        <w:rPr>
          <w:noProof/>
          <w:webHidden/>
          <w:rPrChange w:id="767" w:author="admin" w:date="2018-06-18T11:14:00Z">
            <w:rPr>
              <w:noProof/>
              <w:webHidden/>
            </w:rPr>
          </w:rPrChange>
        </w:rPr>
      </w:r>
      <w:r w:rsidR="00701162" w:rsidRPr="008C3D75">
        <w:rPr>
          <w:noProof/>
          <w:webHidden/>
          <w:rPrChange w:id="768" w:author="admin" w:date="2018-06-18T11:14:00Z">
            <w:rPr>
              <w:noProof/>
              <w:webHidden/>
            </w:rPr>
          </w:rPrChange>
        </w:rPr>
        <w:fldChar w:fldCharType="separate"/>
      </w:r>
      <w:r w:rsidR="00701162" w:rsidRPr="008C3D75">
        <w:rPr>
          <w:noProof/>
          <w:webHidden/>
        </w:rPr>
        <w:t>66</w:t>
      </w:r>
      <w:r w:rsidR="00701162" w:rsidRPr="008C3D75">
        <w:rPr>
          <w:noProof/>
          <w:webHidden/>
          <w:rPrChange w:id="769" w:author="admin" w:date="2018-06-18T11:14:00Z">
            <w:rPr>
              <w:noProof/>
              <w:webHidden/>
            </w:rPr>
          </w:rPrChange>
        </w:rPr>
        <w:fldChar w:fldCharType="end"/>
      </w:r>
      <w:r w:rsidRPr="008C3D75">
        <w:rPr>
          <w:noProof/>
          <w:rPrChange w:id="770" w:author="admin" w:date="2018-06-18T11:14:00Z">
            <w:rPr>
              <w:noProof/>
            </w:rPr>
          </w:rPrChange>
        </w:rPr>
        <w:fldChar w:fldCharType="end"/>
      </w:r>
    </w:p>
    <w:p w14:paraId="6003A7C1" w14:textId="084E7157" w:rsidR="00701162" w:rsidRPr="008C3D75" w:rsidRDefault="00655477">
      <w:pPr>
        <w:pStyle w:val="TableofFigures"/>
        <w:tabs>
          <w:tab w:val="right" w:leader="dot" w:pos="8494"/>
        </w:tabs>
        <w:rPr>
          <w:rFonts w:eastAsiaTheme="minorEastAsia" w:cstheme="minorBidi"/>
          <w:smallCaps w:val="0"/>
          <w:noProof/>
          <w:sz w:val="22"/>
          <w:szCs w:val="22"/>
          <w:rPrChange w:id="771"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"_Toc516835690" </w:instrText>
      </w:r>
      <w:r w:rsidRPr="008C3D75">
        <w:rPr>
          <w:rPrChange w:id="772" w:author="admin" w:date="2018-06-18T11:14:00Z">
            <w:rPr>
              <w:noProof/>
            </w:rPr>
          </w:rPrChange>
        </w:rPr>
        <w:fldChar w:fldCharType="separate"/>
      </w:r>
      <w:r w:rsidR="00701162" w:rsidRPr="008C3D75">
        <w:rPr>
          <w:rStyle w:val="Hyperlink"/>
          <w:noProof/>
          <w:lang w:bidi="en-US"/>
        </w:rPr>
        <w:t xml:space="preserve"> Obrázok 3.16: LI postupnosti hemodynamických parametrov.</w:t>
      </w:r>
      <w:r w:rsidR="00701162" w:rsidRPr="008C3D75">
        <w:rPr>
          <w:noProof/>
          <w:webHidden/>
        </w:rPr>
        <w:tab/>
      </w:r>
      <w:r w:rsidR="00701162" w:rsidRPr="008C3D75">
        <w:rPr>
          <w:noProof/>
          <w:webHidden/>
          <w:rPrChange w:id="773" w:author="admin" w:date="2018-06-18T11:14:00Z">
            <w:rPr>
              <w:noProof/>
              <w:webHidden/>
            </w:rPr>
          </w:rPrChange>
        </w:rPr>
        <w:fldChar w:fldCharType="begin"/>
      </w:r>
      <w:r w:rsidR="00701162" w:rsidRPr="008C3D75">
        <w:rPr>
          <w:noProof/>
          <w:webHidden/>
        </w:rPr>
        <w:instrText xml:space="preserve"> PAGEREF _Toc516835690 \h </w:instrText>
      </w:r>
      <w:r w:rsidR="00701162" w:rsidRPr="008C3D75">
        <w:rPr>
          <w:noProof/>
          <w:webHidden/>
          <w:rPrChange w:id="774" w:author="admin" w:date="2018-06-18T11:14:00Z">
            <w:rPr>
              <w:noProof/>
              <w:webHidden/>
            </w:rPr>
          </w:rPrChange>
        </w:rPr>
      </w:r>
      <w:r w:rsidR="00701162" w:rsidRPr="008C3D75">
        <w:rPr>
          <w:noProof/>
          <w:webHidden/>
          <w:rPrChange w:id="775" w:author="admin" w:date="2018-06-18T11:14:00Z">
            <w:rPr>
              <w:noProof/>
              <w:webHidden/>
            </w:rPr>
          </w:rPrChange>
        </w:rPr>
        <w:fldChar w:fldCharType="separate"/>
      </w:r>
      <w:r w:rsidR="00701162" w:rsidRPr="008C3D75">
        <w:rPr>
          <w:noProof/>
          <w:webHidden/>
        </w:rPr>
        <w:t>67</w:t>
      </w:r>
      <w:r w:rsidR="00701162" w:rsidRPr="008C3D75">
        <w:rPr>
          <w:noProof/>
          <w:webHidden/>
          <w:rPrChange w:id="776" w:author="admin" w:date="2018-06-18T11:14:00Z">
            <w:rPr>
              <w:noProof/>
              <w:webHidden/>
            </w:rPr>
          </w:rPrChange>
        </w:rPr>
        <w:fldChar w:fldCharType="end"/>
      </w:r>
      <w:r w:rsidRPr="008C3D75">
        <w:rPr>
          <w:noProof/>
          <w:rPrChange w:id="777" w:author="admin" w:date="2018-06-18T11:14:00Z">
            <w:rPr>
              <w:noProof/>
            </w:rPr>
          </w:rPrChange>
        </w:rPr>
        <w:fldChar w:fldCharType="end"/>
      </w:r>
    </w:p>
    <w:p w14:paraId="07476EEF" w14:textId="445ECAFB" w:rsidR="00701162" w:rsidRPr="008C3D75" w:rsidRDefault="00655477">
      <w:pPr>
        <w:pStyle w:val="TableofFigures"/>
        <w:tabs>
          <w:tab w:val="right" w:leader="dot" w:pos="8494"/>
        </w:tabs>
        <w:rPr>
          <w:rFonts w:eastAsiaTheme="minorEastAsia" w:cstheme="minorBidi"/>
          <w:smallCaps w:val="0"/>
          <w:noProof/>
          <w:sz w:val="22"/>
          <w:szCs w:val="22"/>
          <w:rPrChange w:id="778"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"_Toc516835691" </w:instrText>
      </w:r>
      <w:r w:rsidRPr="008C3D75">
        <w:rPr>
          <w:rPrChange w:id="779" w:author="admin" w:date="2018-06-18T11:14:00Z">
            <w:rPr>
              <w:noProof/>
            </w:rPr>
          </w:rPrChange>
        </w:rPr>
        <w:fldChar w:fldCharType="separate"/>
      </w:r>
      <w:r w:rsidR="00701162" w:rsidRPr="008C3D75">
        <w:rPr>
          <w:rStyle w:val="Hyperlink"/>
          <w:noProof/>
          <w:lang w:bidi="en-US"/>
        </w:rPr>
        <w:t xml:space="preserve"> Obrázok 3.17: Polárne diagramy znázorňujú odozvu kardiovaskulárnych parametrov na hlboké dýchanie s periodou 10 sekund .</w:t>
      </w:r>
      <w:r w:rsidR="00701162" w:rsidRPr="008C3D75">
        <w:rPr>
          <w:noProof/>
          <w:webHidden/>
        </w:rPr>
        <w:tab/>
      </w:r>
      <w:r w:rsidR="00701162" w:rsidRPr="008C3D75">
        <w:rPr>
          <w:noProof/>
          <w:webHidden/>
          <w:rPrChange w:id="780" w:author="admin" w:date="2018-06-18T11:14:00Z">
            <w:rPr>
              <w:noProof/>
              <w:webHidden/>
            </w:rPr>
          </w:rPrChange>
        </w:rPr>
        <w:fldChar w:fldCharType="begin"/>
      </w:r>
      <w:r w:rsidR="00701162" w:rsidRPr="008C3D75">
        <w:rPr>
          <w:noProof/>
          <w:webHidden/>
        </w:rPr>
        <w:instrText xml:space="preserve"> PAGER</w:instrText>
      </w:r>
      <w:r w:rsidR="00701162" w:rsidRPr="008C3D75">
        <w:rPr>
          <w:noProof/>
          <w:webHidden/>
        </w:rPr>
        <w:lastRenderedPageBreak/>
        <w:instrText xml:space="preserve">EF _Toc516835691 \h </w:instrText>
      </w:r>
      <w:r w:rsidR="00701162" w:rsidRPr="008C3D75">
        <w:rPr>
          <w:noProof/>
          <w:webHidden/>
          <w:rPrChange w:id="781" w:author="admin" w:date="2018-06-18T11:14:00Z">
            <w:rPr>
              <w:noProof/>
              <w:webHidden/>
            </w:rPr>
          </w:rPrChange>
        </w:rPr>
      </w:r>
      <w:r w:rsidR="00701162" w:rsidRPr="008C3D75">
        <w:rPr>
          <w:noProof/>
          <w:webHidden/>
          <w:rPrChange w:id="782" w:author="admin" w:date="2018-06-18T11:14:00Z">
            <w:rPr>
              <w:noProof/>
              <w:webHidden/>
            </w:rPr>
          </w:rPrChange>
        </w:rPr>
        <w:fldChar w:fldCharType="separate"/>
      </w:r>
      <w:r w:rsidR="00701162" w:rsidRPr="008C3D75">
        <w:rPr>
          <w:noProof/>
          <w:webHidden/>
        </w:rPr>
        <w:t>71</w:t>
      </w:r>
      <w:r w:rsidR="00701162" w:rsidRPr="008C3D75">
        <w:rPr>
          <w:noProof/>
          <w:webHidden/>
          <w:rPrChange w:id="783" w:author="admin" w:date="2018-06-18T11:14:00Z">
            <w:rPr>
              <w:noProof/>
              <w:webHidden/>
            </w:rPr>
          </w:rPrChange>
        </w:rPr>
        <w:fldChar w:fldCharType="end"/>
      </w:r>
      <w:r w:rsidRPr="008C3D75">
        <w:rPr>
          <w:noProof/>
          <w:rPrChange w:id="784" w:author="admin" w:date="2018-06-18T11:14:00Z">
            <w:rPr>
              <w:noProof/>
            </w:rPr>
          </w:rPrChange>
        </w:rPr>
        <w:fldChar w:fldCharType="end"/>
      </w:r>
    </w:p>
    <w:p w14:paraId="5A7775CE" w14:textId="77777777" w:rsidR="00701162" w:rsidRPr="008C3D75" w:rsidRDefault="00655477">
      <w:pPr>
        <w:pStyle w:val="TableofFigures"/>
        <w:tabs>
          <w:tab w:val="right" w:leader="dot" w:pos="8494"/>
        </w:tabs>
        <w:rPr>
          <w:rFonts w:eastAsiaTheme="minorEastAsia" w:cstheme="minorBidi"/>
          <w:smallCaps w:val="0"/>
          <w:noProof/>
          <w:sz w:val="22"/>
          <w:szCs w:val="22"/>
          <w:rPrChange w:id="785"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"_Toc516835692" </w:instrText>
      </w:r>
      <w:r w:rsidRPr="008C3D75">
        <w:rPr>
          <w:rPrChange w:id="786" w:author="admin" w:date="2018-06-18T11:14:00Z">
            <w:rPr>
              <w:noProof/>
            </w:rPr>
          </w:rPrChange>
        </w:rPr>
        <w:fldChar w:fldCharType="separate"/>
      </w:r>
      <w:r w:rsidR="00701162" w:rsidRPr="008C3D75">
        <w:rPr>
          <w:rStyle w:val="Hyperlink"/>
          <w:noProof/>
          <w:lang w:bidi="en-US"/>
        </w:rPr>
        <w:t>Obrázok 3.18: SV z impedancie krku a jeho porovnanie s meraním SV echokardiografiou</w:t>
      </w:r>
      <w:r w:rsidR="00701162" w:rsidRPr="008C3D75">
        <w:rPr>
          <w:noProof/>
          <w:webHidden/>
        </w:rPr>
        <w:tab/>
      </w:r>
      <w:r w:rsidR="00701162" w:rsidRPr="008C3D75">
        <w:rPr>
          <w:noProof/>
          <w:webHidden/>
          <w:rPrChange w:id="787" w:author="admin" w:date="2018-06-18T11:14:00Z">
            <w:rPr>
              <w:noProof/>
              <w:webHidden/>
            </w:rPr>
          </w:rPrChange>
        </w:rPr>
        <w:fldChar w:fldCharType="begin"/>
      </w:r>
      <w:r w:rsidR="00701162" w:rsidRPr="008C3D75">
        <w:rPr>
          <w:noProof/>
          <w:webHidden/>
        </w:rPr>
        <w:instrText xml:space="preserve"> PAGEREF _Toc516835692 \h </w:instrText>
      </w:r>
      <w:r w:rsidR="00701162" w:rsidRPr="008C3D75">
        <w:rPr>
          <w:noProof/>
          <w:webHidden/>
          <w:rPrChange w:id="788" w:author="admin" w:date="2018-06-18T11:14:00Z">
            <w:rPr>
              <w:noProof/>
              <w:webHidden/>
            </w:rPr>
          </w:rPrChange>
        </w:rPr>
      </w:r>
      <w:r w:rsidR="00701162" w:rsidRPr="008C3D75">
        <w:rPr>
          <w:noProof/>
          <w:webHidden/>
          <w:rPrChange w:id="789" w:author="admin" w:date="2018-06-18T11:14:00Z">
            <w:rPr>
              <w:noProof/>
              <w:webHidden/>
            </w:rPr>
          </w:rPrChange>
        </w:rPr>
        <w:fldChar w:fldCharType="separate"/>
      </w:r>
      <w:r w:rsidR="00701162" w:rsidRPr="008C3D75">
        <w:rPr>
          <w:noProof/>
          <w:webHidden/>
        </w:rPr>
        <w:t>82</w:t>
      </w:r>
      <w:r w:rsidR="00701162" w:rsidRPr="008C3D75">
        <w:rPr>
          <w:noProof/>
          <w:webHidden/>
          <w:rPrChange w:id="790" w:author="admin" w:date="2018-06-18T11:14:00Z">
            <w:rPr>
              <w:noProof/>
              <w:webHidden/>
            </w:rPr>
          </w:rPrChange>
        </w:rPr>
        <w:fldChar w:fldCharType="end"/>
      </w:r>
      <w:r w:rsidRPr="008C3D75">
        <w:rPr>
          <w:noProof/>
          <w:rPrChange w:id="791" w:author="admin" w:date="2018-06-18T11:14:00Z">
            <w:rPr>
              <w:noProof/>
            </w:rPr>
          </w:rPrChange>
        </w:rPr>
        <w:fldChar w:fldCharType="end"/>
      </w:r>
    </w:p>
    <w:p w14:paraId="33EF3568" w14:textId="77777777" w:rsidR="00701162" w:rsidRPr="008C3D75" w:rsidRDefault="00655477">
      <w:pPr>
        <w:pStyle w:val="TableofFigures"/>
        <w:tabs>
          <w:tab w:val="right" w:leader="dot" w:pos="8494"/>
        </w:tabs>
        <w:rPr>
          <w:rFonts w:eastAsiaTheme="minorEastAsia" w:cstheme="minorBidi"/>
          <w:smallCaps w:val="0"/>
          <w:noProof/>
          <w:sz w:val="22"/>
          <w:szCs w:val="22"/>
          <w:rPrChange w:id="792"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"_Toc516835693" </w:instrText>
      </w:r>
      <w:r w:rsidRPr="008C3D75">
        <w:rPr>
          <w:rPrChange w:id="793" w:author="admin" w:date="2018-06-18T11:14:00Z">
            <w:rPr>
              <w:noProof/>
            </w:rPr>
          </w:rPrChange>
        </w:rPr>
        <w:fldChar w:fldCharType="separate"/>
      </w:r>
      <w:r w:rsidR="00701162" w:rsidRPr="008C3D75">
        <w:rPr>
          <w:rStyle w:val="Hyperlink"/>
          <w:noProof/>
          <w:lang w:bidi="en-US"/>
        </w:rPr>
        <w:t>Obrázok 3.19. Výpočet SV z impedancie hrudníka a jeho porovnanie s meraním SV echokardiografiou</w:t>
      </w:r>
      <w:r w:rsidR="00701162" w:rsidRPr="008C3D75">
        <w:rPr>
          <w:noProof/>
          <w:webHidden/>
        </w:rPr>
        <w:tab/>
      </w:r>
      <w:r w:rsidR="00701162" w:rsidRPr="008C3D75">
        <w:rPr>
          <w:noProof/>
          <w:webHidden/>
          <w:rPrChange w:id="794" w:author="admin" w:date="2018-06-18T11:14:00Z">
            <w:rPr>
              <w:noProof/>
              <w:webHidden/>
            </w:rPr>
          </w:rPrChange>
        </w:rPr>
        <w:fldChar w:fldCharType="begin"/>
      </w:r>
      <w:r w:rsidR="00701162" w:rsidRPr="008C3D75">
        <w:rPr>
          <w:noProof/>
          <w:webHidden/>
        </w:rPr>
        <w:instrText xml:space="preserve"> PAGEREF _Toc516835693 \h </w:instrText>
      </w:r>
      <w:r w:rsidR="00701162" w:rsidRPr="008C3D75">
        <w:rPr>
          <w:noProof/>
          <w:webHidden/>
          <w:rPrChange w:id="795" w:author="admin" w:date="2018-06-18T11:14:00Z">
            <w:rPr>
              <w:noProof/>
              <w:webHidden/>
            </w:rPr>
          </w:rPrChange>
        </w:rPr>
      </w:r>
      <w:r w:rsidR="00701162" w:rsidRPr="008C3D75">
        <w:rPr>
          <w:noProof/>
          <w:webHidden/>
          <w:rPrChange w:id="796" w:author="admin" w:date="2018-06-18T11:14:00Z">
            <w:rPr>
              <w:noProof/>
              <w:webHidden/>
            </w:rPr>
          </w:rPrChange>
        </w:rPr>
        <w:fldChar w:fldCharType="separate"/>
      </w:r>
      <w:r w:rsidR="00701162" w:rsidRPr="008C3D75">
        <w:rPr>
          <w:noProof/>
          <w:webHidden/>
        </w:rPr>
        <w:t>83</w:t>
      </w:r>
      <w:r w:rsidR="00701162" w:rsidRPr="008C3D75">
        <w:rPr>
          <w:noProof/>
          <w:webHidden/>
          <w:rPrChange w:id="797" w:author="admin" w:date="2018-06-18T11:14:00Z">
            <w:rPr>
              <w:noProof/>
              <w:webHidden/>
            </w:rPr>
          </w:rPrChange>
        </w:rPr>
        <w:fldChar w:fldCharType="end"/>
      </w:r>
      <w:r w:rsidRPr="008C3D75">
        <w:rPr>
          <w:noProof/>
          <w:rPrChange w:id="798" w:author="admin" w:date="2018-06-18T11:14:00Z">
            <w:rPr>
              <w:noProof/>
            </w:rPr>
          </w:rPrChange>
        </w:rPr>
        <w:fldChar w:fldCharType="end"/>
      </w:r>
    </w:p>
    <w:p w14:paraId="7AE09AE3" w14:textId="77777777" w:rsidR="00701162" w:rsidRPr="008C3D75" w:rsidRDefault="00655477">
      <w:pPr>
        <w:pStyle w:val="TableofFigures"/>
        <w:tabs>
          <w:tab w:val="right" w:leader="dot" w:pos="8494"/>
        </w:tabs>
        <w:rPr>
          <w:rFonts w:eastAsiaTheme="minorEastAsia" w:cstheme="minorBidi"/>
          <w:smallCaps w:val="0"/>
          <w:noProof/>
          <w:sz w:val="22"/>
          <w:szCs w:val="22"/>
          <w:rPrChange w:id="799"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"_Toc516835694" </w:instrText>
      </w:r>
      <w:r w:rsidRPr="008C3D75">
        <w:rPr>
          <w:rPrChange w:id="800" w:author="admin" w:date="2018-06-18T11:14:00Z">
            <w:rPr>
              <w:noProof/>
            </w:rPr>
          </w:rPrChange>
        </w:rPr>
        <w:fldChar w:fldCharType="separate"/>
      </w:r>
      <w:r w:rsidR="00701162" w:rsidRPr="008C3D75">
        <w:rPr>
          <w:rStyle w:val="Hyperlink"/>
          <w:noProof/>
          <w:lang w:bidi="en-US"/>
        </w:rPr>
        <w:t>Obrázok 3.20: Bland Altmanova analýza zhody medzi meraním SV z impedancie krku podľa rovnice (46) a echokardiografiou.</w:t>
      </w:r>
      <w:r w:rsidR="00701162" w:rsidRPr="008C3D75">
        <w:rPr>
          <w:noProof/>
          <w:webHidden/>
        </w:rPr>
        <w:tab/>
      </w:r>
      <w:r w:rsidR="00701162" w:rsidRPr="008C3D75">
        <w:rPr>
          <w:noProof/>
          <w:webHidden/>
          <w:rPrChange w:id="801" w:author="admin" w:date="2018-06-18T11:14:00Z">
            <w:rPr>
              <w:noProof/>
              <w:webHidden/>
            </w:rPr>
          </w:rPrChange>
        </w:rPr>
        <w:fldChar w:fldCharType="begin"/>
      </w:r>
      <w:r w:rsidR="00701162" w:rsidRPr="008C3D75">
        <w:rPr>
          <w:noProof/>
          <w:webHidden/>
        </w:rPr>
        <w:instrText xml:space="preserve"> PAGER</w:instrText>
      </w:r>
      <w:r w:rsidR="00701162" w:rsidRPr="008C3D75">
        <w:rPr>
          <w:noProof/>
          <w:webHidden/>
        </w:rPr>
        <w:lastRenderedPageBreak/>
        <w:instrText xml:space="preserve">EF _Toc516835694 \h </w:instrText>
      </w:r>
      <w:r w:rsidR="00701162" w:rsidRPr="008C3D75">
        <w:rPr>
          <w:noProof/>
          <w:webHidden/>
          <w:rPrChange w:id="802" w:author="admin" w:date="2018-06-18T11:14:00Z">
            <w:rPr>
              <w:noProof/>
              <w:webHidden/>
            </w:rPr>
          </w:rPrChange>
        </w:rPr>
      </w:r>
      <w:r w:rsidR="00701162" w:rsidRPr="008C3D75">
        <w:rPr>
          <w:noProof/>
          <w:webHidden/>
          <w:rPrChange w:id="803" w:author="admin" w:date="2018-06-18T11:14:00Z">
            <w:rPr>
              <w:noProof/>
              <w:webHidden/>
            </w:rPr>
          </w:rPrChange>
        </w:rPr>
        <w:fldChar w:fldCharType="separate"/>
      </w:r>
      <w:r w:rsidR="00701162" w:rsidRPr="008C3D75">
        <w:rPr>
          <w:noProof/>
          <w:webHidden/>
        </w:rPr>
        <w:t>84</w:t>
      </w:r>
      <w:r w:rsidR="00701162" w:rsidRPr="008C3D75">
        <w:rPr>
          <w:noProof/>
          <w:webHidden/>
          <w:rPrChange w:id="804" w:author="admin" w:date="2018-06-18T11:14:00Z">
            <w:rPr>
              <w:noProof/>
              <w:webHidden/>
            </w:rPr>
          </w:rPrChange>
        </w:rPr>
        <w:fldChar w:fldCharType="end"/>
      </w:r>
      <w:r w:rsidRPr="008C3D75">
        <w:rPr>
          <w:noProof/>
          <w:rPrChange w:id="805" w:author="admin" w:date="2018-06-18T11:14:00Z">
            <w:rPr>
              <w:noProof/>
            </w:rPr>
          </w:rPrChange>
        </w:rPr>
        <w:fldChar w:fldCharType="end"/>
      </w:r>
    </w:p>
    <w:p w14:paraId="15A2FAF1" w14:textId="77777777" w:rsidR="00701162" w:rsidRPr="008C3D75" w:rsidRDefault="00655477">
      <w:pPr>
        <w:pStyle w:val="TableofFigures"/>
        <w:tabs>
          <w:tab w:val="right" w:leader="dot" w:pos="8494"/>
        </w:tabs>
        <w:rPr>
          <w:rFonts w:eastAsiaTheme="minorEastAsia" w:cstheme="minorBidi"/>
          <w:smallCaps w:val="0"/>
          <w:noProof/>
          <w:sz w:val="22"/>
          <w:szCs w:val="22"/>
          <w:rPrChange w:id="806"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"_Toc516835695" </w:instrText>
      </w:r>
      <w:r w:rsidRPr="008C3D75">
        <w:rPr>
          <w:rPrChange w:id="807" w:author="admin" w:date="2018-06-18T11:14:00Z">
            <w:rPr>
              <w:noProof/>
            </w:rPr>
          </w:rPrChange>
        </w:rPr>
        <w:fldChar w:fldCharType="separate"/>
      </w:r>
      <w:r w:rsidR="00701162" w:rsidRPr="008C3D75">
        <w:rPr>
          <w:rStyle w:val="Hyperlink"/>
          <w:noProof/>
          <w:lang w:bidi="en-US"/>
        </w:rPr>
        <w:t>Obrázok 3.21: Bland Altmanova analýza zhody medzi meraním SV z impedancie hrudníka podľa rovnice (46) a echokardiografiou.</w:t>
      </w:r>
      <w:r w:rsidR="00701162" w:rsidRPr="008C3D75">
        <w:rPr>
          <w:noProof/>
          <w:webHidden/>
        </w:rPr>
        <w:tab/>
      </w:r>
      <w:r w:rsidR="00701162" w:rsidRPr="008C3D75">
        <w:rPr>
          <w:noProof/>
          <w:webHidden/>
          <w:rPrChange w:id="808" w:author="admin" w:date="2018-06-18T11:14:00Z">
            <w:rPr>
              <w:noProof/>
              <w:webHidden/>
            </w:rPr>
          </w:rPrChange>
        </w:rPr>
        <w:fldChar w:fldCharType="begin"/>
      </w:r>
      <w:r w:rsidR="00701162" w:rsidRPr="008C3D75">
        <w:rPr>
          <w:noProof/>
          <w:webHidden/>
        </w:rPr>
        <w:instrText xml:space="preserve"> PAGEREF _Toc516835695 \h </w:instrText>
      </w:r>
      <w:r w:rsidR="00701162" w:rsidRPr="008C3D75">
        <w:rPr>
          <w:noProof/>
          <w:webHidden/>
          <w:rPrChange w:id="809" w:author="admin" w:date="2018-06-18T11:14:00Z">
            <w:rPr>
              <w:noProof/>
              <w:webHidden/>
            </w:rPr>
          </w:rPrChange>
        </w:rPr>
      </w:r>
      <w:r w:rsidR="00701162" w:rsidRPr="008C3D75">
        <w:rPr>
          <w:noProof/>
          <w:webHidden/>
          <w:rPrChange w:id="810" w:author="admin" w:date="2018-06-18T11:14:00Z">
            <w:rPr>
              <w:noProof/>
              <w:webHidden/>
            </w:rPr>
          </w:rPrChange>
        </w:rPr>
        <w:fldChar w:fldCharType="separate"/>
      </w:r>
      <w:r w:rsidR="00701162" w:rsidRPr="008C3D75">
        <w:rPr>
          <w:noProof/>
          <w:webHidden/>
        </w:rPr>
        <w:t>85</w:t>
      </w:r>
      <w:r w:rsidR="00701162" w:rsidRPr="008C3D75">
        <w:rPr>
          <w:noProof/>
          <w:webHidden/>
          <w:rPrChange w:id="811" w:author="admin" w:date="2018-06-18T11:14:00Z">
            <w:rPr>
              <w:noProof/>
              <w:webHidden/>
            </w:rPr>
          </w:rPrChange>
        </w:rPr>
        <w:fldChar w:fldCharType="end"/>
      </w:r>
      <w:r w:rsidRPr="008C3D75">
        <w:rPr>
          <w:noProof/>
          <w:rPrChange w:id="812" w:author="admin" w:date="2018-06-18T11:14:00Z">
            <w:rPr>
              <w:noProof/>
            </w:rPr>
          </w:rPrChange>
        </w:rPr>
        <w:fldChar w:fldCharType="end"/>
      </w:r>
    </w:p>
    <w:p w14:paraId="2881A86C" w14:textId="77777777" w:rsidR="00701162" w:rsidRPr="008C3D75" w:rsidRDefault="00655477">
      <w:pPr>
        <w:pStyle w:val="TableofFigures"/>
        <w:tabs>
          <w:tab w:val="right" w:leader="dot" w:pos="8494"/>
        </w:tabs>
        <w:rPr>
          <w:rFonts w:eastAsiaTheme="minorEastAsia" w:cstheme="minorBidi"/>
          <w:smallCaps w:val="0"/>
          <w:noProof/>
          <w:sz w:val="22"/>
          <w:szCs w:val="22"/>
          <w:rPrChange w:id="813"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"_Toc516835696" </w:instrText>
      </w:r>
      <w:r w:rsidRPr="008C3D75">
        <w:rPr>
          <w:rPrChange w:id="814" w:author="admin" w:date="2018-06-18T11:14:00Z">
            <w:rPr>
              <w:noProof/>
            </w:rPr>
          </w:rPrChange>
        </w:rPr>
        <w:fldChar w:fldCharType="separate"/>
      </w:r>
      <w:r w:rsidR="00701162" w:rsidRPr="008C3D75">
        <w:rPr>
          <w:rStyle w:val="Hyperlink"/>
          <w:noProof/>
          <w:lang w:bidi="en-US"/>
        </w:rPr>
        <w:t>Obrázok 3.22: Relatívne zmeny SV subjektu 53 pri záťaži.</w:t>
      </w:r>
      <w:r w:rsidR="00701162" w:rsidRPr="008C3D75">
        <w:rPr>
          <w:noProof/>
          <w:webHidden/>
        </w:rPr>
        <w:tab/>
      </w:r>
      <w:r w:rsidR="00701162" w:rsidRPr="008C3D75">
        <w:rPr>
          <w:noProof/>
          <w:webHidden/>
          <w:rPrChange w:id="815" w:author="admin" w:date="2018-06-18T11:14:00Z">
            <w:rPr>
              <w:noProof/>
              <w:webHidden/>
            </w:rPr>
          </w:rPrChange>
        </w:rPr>
        <w:fldChar w:fldCharType="begin"/>
      </w:r>
      <w:r w:rsidR="00701162" w:rsidRPr="008C3D75">
        <w:rPr>
          <w:noProof/>
          <w:webHidden/>
        </w:rPr>
        <w:instrText xml:space="preserve"> PAGEREF _Toc516835696 \h </w:instrText>
      </w:r>
      <w:r w:rsidR="00701162" w:rsidRPr="008C3D75">
        <w:rPr>
          <w:noProof/>
          <w:webHidden/>
          <w:rPrChange w:id="816" w:author="admin" w:date="2018-06-18T11:14:00Z">
            <w:rPr>
              <w:noProof/>
              <w:webHidden/>
            </w:rPr>
          </w:rPrChange>
        </w:rPr>
      </w:r>
      <w:r w:rsidR="00701162" w:rsidRPr="008C3D75">
        <w:rPr>
          <w:noProof/>
          <w:webHidden/>
          <w:rPrChange w:id="817" w:author="admin" w:date="2018-06-18T11:14:00Z">
            <w:rPr>
              <w:noProof/>
              <w:webHidden/>
            </w:rPr>
          </w:rPrChange>
        </w:rPr>
        <w:fldChar w:fldCharType="separate"/>
      </w:r>
      <w:r w:rsidR="00701162" w:rsidRPr="008C3D75">
        <w:rPr>
          <w:noProof/>
          <w:webHidden/>
        </w:rPr>
        <w:t>87</w:t>
      </w:r>
      <w:r w:rsidR="00701162" w:rsidRPr="008C3D75">
        <w:rPr>
          <w:noProof/>
          <w:webHidden/>
          <w:rPrChange w:id="818" w:author="admin" w:date="2018-06-18T11:14:00Z">
            <w:rPr>
              <w:noProof/>
              <w:webHidden/>
            </w:rPr>
          </w:rPrChange>
        </w:rPr>
        <w:fldChar w:fldCharType="end"/>
      </w:r>
      <w:r w:rsidRPr="008C3D75">
        <w:rPr>
          <w:noProof/>
          <w:rPrChange w:id="819" w:author="admin" w:date="2018-06-18T11:14:00Z">
            <w:rPr>
              <w:noProof/>
            </w:rPr>
          </w:rPrChange>
        </w:rPr>
        <w:fldChar w:fldCharType="end"/>
      </w:r>
    </w:p>
    <w:p w14:paraId="11270BE8" w14:textId="77777777" w:rsidR="00701162" w:rsidRPr="008C3D75" w:rsidRDefault="00655477">
      <w:pPr>
        <w:pStyle w:val="TableofFigures"/>
        <w:tabs>
          <w:tab w:val="right" w:leader="dot" w:pos="8494"/>
        </w:tabs>
        <w:rPr>
          <w:rFonts w:eastAsiaTheme="minorEastAsia" w:cstheme="minorBidi"/>
          <w:smallCaps w:val="0"/>
          <w:noProof/>
          <w:sz w:val="22"/>
          <w:szCs w:val="22"/>
          <w:rPrChange w:id="820"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"_Toc516835697" </w:instrText>
      </w:r>
      <w:r w:rsidRPr="008C3D75">
        <w:rPr>
          <w:rPrChange w:id="821" w:author="admin" w:date="2018-06-18T11:14:00Z">
            <w:rPr>
              <w:noProof/>
            </w:rPr>
          </w:rPrChange>
        </w:rPr>
        <w:fldChar w:fldCharType="separate"/>
      </w:r>
      <w:r w:rsidR="00701162" w:rsidRPr="008C3D75">
        <w:rPr>
          <w:rStyle w:val="Hyperlink"/>
          <w:noProof/>
          <w:lang w:bidi="en-US"/>
        </w:rPr>
        <w:t>Obrázok 3.23: Relatívne zmeny SV subjektu 49 pri záťaži.</w:t>
      </w:r>
      <w:r w:rsidR="00701162" w:rsidRPr="008C3D75">
        <w:rPr>
          <w:noProof/>
          <w:webHidden/>
        </w:rPr>
        <w:tab/>
      </w:r>
      <w:r w:rsidR="00701162" w:rsidRPr="008C3D75">
        <w:rPr>
          <w:noProof/>
          <w:webHidden/>
          <w:rPrChange w:id="822" w:author="admin" w:date="2018-06-18T11:14:00Z">
            <w:rPr>
              <w:noProof/>
              <w:webHidden/>
            </w:rPr>
          </w:rPrChange>
        </w:rPr>
        <w:fldChar w:fldCharType="begin"/>
      </w:r>
      <w:r w:rsidR="00701162" w:rsidRPr="008C3D75">
        <w:rPr>
          <w:noProof/>
          <w:webHidden/>
        </w:rPr>
        <w:instrText xml:space="preserve"> PAGEREF _Toc516835697 \h </w:instrText>
      </w:r>
      <w:r w:rsidR="00701162" w:rsidRPr="008C3D75">
        <w:rPr>
          <w:noProof/>
          <w:webHidden/>
          <w:rPrChange w:id="823" w:author="admin" w:date="2018-06-18T11:14:00Z">
            <w:rPr>
              <w:noProof/>
              <w:webHidden/>
            </w:rPr>
          </w:rPrChange>
        </w:rPr>
      </w:r>
      <w:r w:rsidR="00701162" w:rsidRPr="008C3D75">
        <w:rPr>
          <w:noProof/>
          <w:webHidden/>
          <w:rPrChange w:id="824" w:author="admin" w:date="2018-06-18T11:14:00Z">
            <w:rPr>
              <w:noProof/>
              <w:webHidden/>
            </w:rPr>
          </w:rPrChange>
        </w:rPr>
        <w:fldChar w:fldCharType="separate"/>
      </w:r>
      <w:r w:rsidR="00701162" w:rsidRPr="008C3D75">
        <w:rPr>
          <w:noProof/>
          <w:webHidden/>
        </w:rPr>
        <w:t>87</w:t>
      </w:r>
      <w:r w:rsidR="00701162" w:rsidRPr="008C3D75">
        <w:rPr>
          <w:noProof/>
          <w:webHidden/>
          <w:rPrChange w:id="825" w:author="admin" w:date="2018-06-18T11:14:00Z">
            <w:rPr>
              <w:noProof/>
              <w:webHidden/>
            </w:rPr>
          </w:rPrChange>
        </w:rPr>
        <w:fldChar w:fldCharType="end"/>
      </w:r>
      <w:r w:rsidRPr="008C3D75">
        <w:rPr>
          <w:noProof/>
          <w:rPrChange w:id="826" w:author="admin" w:date="2018-06-18T11:14:00Z">
            <w:rPr>
              <w:noProof/>
            </w:rPr>
          </w:rPrChange>
        </w:rPr>
        <w:fldChar w:fldCharType="end"/>
      </w:r>
    </w:p>
    <w:p w14:paraId="0EC9F467" w14:textId="77777777" w:rsidR="00BD7167" w:rsidRPr="008C3D75" w:rsidRDefault="00BD7167" w:rsidP="00BD7167">
      <w:r w:rsidRPr="005C2483">
        <w:fldChar w:fldCharType="end"/>
      </w:r>
    </w:p>
    <w:p w14:paraId="74B1C817" w14:textId="77777777" w:rsidR="00BD7167" w:rsidRPr="008C3D75" w:rsidRDefault="00BD7167" w:rsidP="00BD7167">
      <w:pPr>
        <w:overflowPunct/>
        <w:autoSpaceDE/>
        <w:autoSpaceDN/>
        <w:adjustRightInd/>
        <w:spacing w:line="240" w:lineRule="auto"/>
        <w:textAlignment w:val="auto"/>
      </w:pPr>
      <w:r w:rsidRPr="008C3D75">
        <w:lastRenderedPageBreak/>
        <w:br w:type="page"/>
      </w:r>
    </w:p>
    <w:p w14:paraId="63560ECB" w14:textId="77777777" w:rsidR="00BD7167" w:rsidRPr="008C3D75" w:rsidRDefault="00BD7167" w:rsidP="00BD7167">
      <w:pPr>
        <w:pStyle w:val="Heading1"/>
        <w:numPr>
          <w:ilvl w:val="0"/>
          <w:numId w:val="0"/>
        </w:numPr>
        <w:ind w:left="432" w:hanging="432"/>
      </w:pPr>
      <w:bookmarkStart w:id="827" w:name="_Toc516835602"/>
      <w:r w:rsidRPr="008C3D75">
        <w:lastRenderedPageBreak/>
        <w:t>ZOZNAM TABULIEK</w:t>
      </w:r>
      <w:bookmarkEnd w:id="827"/>
    </w:p>
    <w:p w14:paraId="77826612" w14:textId="77777777" w:rsidR="00BD7167" w:rsidRPr="008C3D75" w:rsidRDefault="00BD7167" w:rsidP="00BD7167"/>
    <w:p w14:paraId="5EDD1496" w14:textId="77777777" w:rsidR="00701162" w:rsidRPr="008C3D75" w:rsidRDefault="00BD7167">
      <w:pPr>
        <w:pStyle w:val="TableofFigures"/>
        <w:tabs>
          <w:tab w:val="right" w:leader="dot" w:pos="8494"/>
        </w:tabs>
        <w:rPr>
          <w:rFonts w:eastAsiaTheme="minorEastAsia" w:cstheme="minorBidi"/>
          <w:smallCaps w:val="0"/>
          <w:noProof/>
          <w:sz w:val="22"/>
          <w:szCs w:val="22"/>
          <w:rPrChange w:id="828"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TOC \h \z \c "Tabuľka" </w:instrText>
      </w:r>
      <w:r w:rsidRPr="008C3D75">
        <w:rPr>
          <w:rPrChange w:id="829" w:author="admin" w:date="2018-06-18T11:14:00Z">
            <w:rPr>
              <w:rFonts w:asciiTheme="majorHAnsi" w:hAnsiTheme="majorHAnsi" w:cs="Times New Roman"/>
              <w:smallCaps w:val="0"/>
              <w:sz w:val="24"/>
            </w:rPr>
          </w:rPrChange>
        </w:rPr>
        <w:fldChar w:fldCharType="separate"/>
      </w:r>
      <w:r w:rsidR="00655477" w:rsidRPr="008C3D75">
        <w:rPr>
          <w:rPrChange w:id="830" w:author="admin" w:date="2018-06-18T11:14:00Z">
            <w:rPr/>
          </w:rPrChange>
        </w:rPr>
        <w:fldChar w:fldCharType="begin"/>
      </w:r>
      <w:r w:rsidR="00655477" w:rsidRPr="008C3D75">
        <w:instrText xml:space="preserve"> HYPERLINK \l "_Toc516835698" </w:instrText>
      </w:r>
      <w:r w:rsidR="00655477" w:rsidRPr="008C3D75">
        <w:rPr>
          <w:rPrChange w:id="831" w:author="admin" w:date="2018-06-18T11:14:00Z">
            <w:rPr>
              <w:noProof/>
            </w:rPr>
          </w:rPrChange>
        </w:rPr>
        <w:fldChar w:fldCharType="separate"/>
      </w:r>
      <w:r w:rsidR="00701162" w:rsidRPr="008C3D75">
        <w:rPr>
          <w:rStyle w:val="Hyperlink"/>
          <w:noProof/>
          <w:lang w:bidi="en-US"/>
        </w:rPr>
        <w:t>Tabuľka 1: Komponenty obehovej sústavy.</w:t>
      </w:r>
      <w:r w:rsidR="00701162" w:rsidRPr="008C3D75">
        <w:rPr>
          <w:noProof/>
          <w:webHidden/>
        </w:rPr>
        <w:tab/>
      </w:r>
      <w:r w:rsidR="00701162" w:rsidRPr="008C3D75">
        <w:rPr>
          <w:noProof/>
          <w:webHidden/>
          <w:rPrChange w:id="832" w:author="admin" w:date="2018-06-18T11:14:00Z">
            <w:rPr>
              <w:noProof/>
              <w:webHidden/>
            </w:rPr>
          </w:rPrChange>
        </w:rPr>
        <w:fldChar w:fldCharType="begin"/>
      </w:r>
      <w:r w:rsidR="00701162" w:rsidRPr="008C3D75">
        <w:rPr>
          <w:noProof/>
          <w:webHidden/>
        </w:rPr>
        <w:instrText xml:space="preserve"> PAGEREF _Toc516835698 \h </w:instrText>
      </w:r>
      <w:r w:rsidR="00701162" w:rsidRPr="008C3D75">
        <w:rPr>
          <w:noProof/>
          <w:webHidden/>
          <w:rPrChange w:id="833" w:author="admin" w:date="2018-06-18T11:14:00Z">
            <w:rPr>
              <w:noProof/>
              <w:webHidden/>
            </w:rPr>
          </w:rPrChange>
        </w:rPr>
      </w:r>
      <w:r w:rsidR="00701162" w:rsidRPr="008C3D75">
        <w:rPr>
          <w:noProof/>
          <w:webHidden/>
          <w:rPrChange w:id="834" w:author="admin" w:date="2018-06-18T11:14:00Z">
            <w:rPr>
              <w:noProof/>
              <w:webHidden/>
            </w:rPr>
          </w:rPrChange>
        </w:rPr>
        <w:fldChar w:fldCharType="separate"/>
      </w:r>
      <w:r w:rsidR="00701162" w:rsidRPr="008C3D75">
        <w:rPr>
          <w:noProof/>
          <w:webHidden/>
        </w:rPr>
        <w:t>4</w:t>
      </w:r>
      <w:r w:rsidR="00701162" w:rsidRPr="008C3D75">
        <w:rPr>
          <w:noProof/>
          <w:webHidden/>
          <w:rPrChange w:id="835" w:author="admin" w:date="2018-06-18T11:14:00Z">
            <w:rPr>
              <w:noProof/>
              <w:webHidden/>
            </w:rPr>
          </w:rPrChange>
        </w:rPr>
        <w:fldChar w:fldCharType="end"/>
      </w:r>
      <w:r w:rsidR="00655477" w:rsidRPr="008C3D75">
        <w:rPr>
          <w:noProof/>
          <w:rPrChange w:id="836" w:author="admin" w:date="2018-06-18T11:14:00Z">
            <w:rPr>
              <w:noProof/>
            </w:rPr>
          </w:rPrChange>
        </w:rPr>
        <w:fldChar w:fldCharType="end"/>
      </w:r>
    </w:p>
    <w:p w14:paraId="626BA13F" w14:textId="77777777" w:rsidR="00701162" w:rsidRPr="008C3D75" w:rsidRDefault="00655477">
      <w:pPr>
        <w:pStyle w:val="TableofFigures"/>
        <w:tabs>
          <w:tab w:val="right" w:leader="dot" w:pos="8494"/>
        </w:tabs>
        <w:rPr>
          <w:rFonts w:eastAsiaTheme="minorEastAsia" w:cstheme="minorBidi"/>
          <w:smallCaps w:val="0"/>
          <w:noProof/>
          <w:sz w:val="22"/>
          <w:szCs w:val="22"/>
          <w:rPrChange w:id="837" w:author="admin" w:date="2018-06-18T11:14:00Z">
            <w:rPr>
              <w:rFonts w:eastAsiaTheme="minorEastAsia" w:cstheme="minorBidi"/>
              <w:smallCaps w:val="0"/>
              <w:noProof/>
              <w:sz w:val="22"/>
              <w:szCs w:val="22"/>
              <w:lang w:val="cs-CZ"/>
            </w:rPr>
          </w:rPrChange>
        </w:rPr>
      </w:pPr>
      <w:r w:rsidRPr="008C3D75">
        <w:rPr>
          <w:rPrChange w:id="838" w:author="admin" w:date="2018-06-18T11:14:00Z">
            <w:rPr/>
          </w:rPrChange>
        </w:rPr>
        <w:fldChar w:fldCharType="begin"/>
      </w:r>
      <w:r w:rsidRPr="008C3D75">
        <w:instrText xml:space="preserve"> HYPERLINK \l "_Toc516835699" </w:instrText>
      </w:r>
      <w:r w:rsidRPr="008C3D75">
        <w:rPr>
          <w:rPrChange w:id="839" w:author="admin" w:date="2018-06-18T11:14:00Z">
            <w:rPr>
              <w:noProof/>
            </w:rPr>
          </w:rPrChange>
        </w:rPr>
        <w:fldChar w:fldCharType="separate"/>
      </w:r>
      <w:r w:rsidR="00701162" w:rsidRPr="008C3D75">
        <w:rPr>
          <w:rStyle w:val="Hyperlink"/>
          <w:noProof/>
          <w:lang w:bidi="en-US"/>
        </w:rPr>
        <w:t>Tabuľka 2: Charakteristiky meraných dobrovoľníkov.</w:t>
      </w:r>
      <w:r w:rsidR="00701162" w:rsidRPr="008C3D75">
        <w:rPr>
          <w:noProof/>
          <w:webHidden/>
        </w:rPr>
        <w:tab/>
      </w:r>
      <w:r w:rsidR="00701162" w:rsidRPr="008C3D75">
        <w:rPr>
          <w:noProof/>
          <w:webHidden/>
          <w:rPrChange w:id="840" w:author="admin" w:date="2018-06-18T11:14:00Z">
            <w:rPr>
              <w:noProof/>
              <w:webHidden/>
            </w:rPr>
          </w:rPrChange>
        </w:rPr>
        <w:fldChar w:fldCharType="begin"/>
      </w:r>
      <w:r w:rsidR="00701162" w:rsidRPr="008C3D75">
        <w:rPr>
          <w:noProof/>
          <w:webHidden/>
        </w:rPr>
        <w:instrText xml:space="preserve"> PAGEREF _Toc516835699 \h </w:instrText>
      </w:r>
      <w:r w:rsidR="00701162" w:rsidRPr="008C3D75">
        <w:rPr>
          <w:noProof/>
          <w:webHidden/>
          <w:rPrChange w:id="841" w:author="admin" w:date="2018-06-18T11:14:00Z">
            <w:rPr>
              <w:noProof/>
              <w:webHidden/>
            </w:rPr>
          </w:rPrChange>
        </w:rPr>
      </w:r>
      <w:r w:rsidR="00701162" w:rsidRPr="008C3D75">
        <w:rPr>
          <w:noProof/>
          <w:webHidden/>
          <w:rPrChange w:id="842" w:author="admin" w:date="2018-06-18T11:14:00Z">
            <w:rPr>
              <w:noProof/>
              <w:webHidden/>
            </w:rPr>
          </w:rPrChange>
        </w:rPr>
        <w:fldChar w:fldCharType="separate"/>
      </w:r>
      <w:r w:rsidR="00701162" w:rsidRPr="008C3D75">
        <w:rPr>
          <w:noProof/>
          <w:webHidden/>
        </w:rPr>
        <w:t>34</w:t>
      </w:r>
      <w:r w:rsidR="00701162" w:rsidRPr="008C3D75">
        <w:rPr>
          <w:noProof/>
          <w:webHidden/>
          <w:rPrChange w:id="843" w:author="admin" w:date="2018-06-18T11:14:00Z">
            <w:rPr>
              <w:noProof/>
              <w:webHidden/>
            </w:rPr>
          </w:rPrChange>
        </w:rPr>
        <w:fldChar w:fldCharType="end"/>
      </w:r>
      <w:r w:rsidRPr="008C3D75">
        <w:rPr>
          <w:noProof/>
          <w:rPrChange w:id="844" w:author="admin" w:date="2018-06-18T11:14:00Z">
            <w:rPr>
              <w:noProof/>
            </w:rPr>
          </w:rPrChange>
        </w:rPr>
        <w:fldChar w:fldCharType="end"/>
      </w:r>
    </w:p>
    <w:p w14:paraId="5615D729" w14:textId="77777777" w:rsidR="00701162" w:rsidRPr="008C3D75" w:rsidRDefault="00655477">
      <w:pPr>
        <w:pStyle w:val="TableofFigures"/>
        <w:tabs>
          <w:tab w:val="right" w:leader="dot" w:pos="8494"/>
        </w:tabs>
        <w:rPr>
          <w:rFonts w:eastAsiaTheme="minorEastAsia" w:cstheme="minorBidi"/>
          <w:smallCaps w:val="0"/>
          <w:noProof/>
          <w:sz w:val="22"/>
          <w:szCs w:val="22"/>
          <w:rPrChange w:id="845" w:author="admin" w:date="2018-06-18T11:14:00Z">
            <w:rPr>
              <w:rFonts w:eastAsiaTheme="minorEastAsia" w:cstheme="minorBidi"/>
              <w:smallCaps w:val="0"/>
              <w:noProof/>
              <w:sz w:val="22"/>
              <w:szCs w:val="22"/>
              <w:lang w:val="cs-CZ"/>
            </w:rPr>
          </w:rPrChange>
        </w:rPr>
      </w:pPr>
      <w:r w:rsidRPr="008C3D75">
        <w:rPr>
          <w:rPrChange w:id="846" w:author="admin" w:date="2018-06-18T11:14:00Z">
            <w:rPr/>
          </w:rPrChange>
        </w:rPr>
        <w:fldChar w:fldCharType="begin"/>
      </w:r>
      <w:r w:rsidRPr="008C3D75">
        <w:instrText xml:space="preserve"> HYPERLINK \l "_Toc516835700" </w:instrText>
      </w:r>
      <w:r w:rsidRPr="008C3D75">
        <w:rPr>
          <w:rPrChange w:id="847" w:author="admin" w:date="2018-06-18T11:14:00Z">
            <w:rPr>
              <w:noProof/>
            </w:rPr>
          </w:rPrChange>
        </w:rPr>
        <w:fldChar w:fldCharType="separate"/>
      </w:r>
      <w:r w:rsidR="00701162" w:rsidRPr="008C3D75">
        <w:rPr>
          <w:rStyle w:val="Hyperlink"/>
          <w:noProof/>
          <w:lang w:bidi="en-US"/>
        </w:rPr>
        <w:t>Tabuľka 3: Tabuľka pásmových filtrov so spodnými a hornými hraničnými frekvenciami.</w:t>
      </w:r>
      <w:r w:rsidR="00701162" w:rsidRPr="008C3D75">
        <w:rPr>
          <w:noProof/>
          <w:webHidden/>
        </w:rPr>
        <w:tab/>
      </w:r>
      <w:r w:rsidR="00701162" w:rsidRPr="008C3D75">
        <w:rPr>
          <w:noProof/>
          <w:webHidden/>
          <w:rPrChange w:id="848" w:author="admin" w:date="2018-06-18T11:14:00Z">
            <w:rPr>
              <w:noProof/>
              <w:webHidden/>
            </w:rPr>
          </w:rPrChange>
        </w:rPr>
        <w:fldChar w:fldCharType="begin"/>
      </w:r>
      <w:r w:rsidR="00701162" w:rsidRPr="008C3D75">
        <w:rPr>
          <w:noProof/>
          <w:webHidden/>
        </w:rPr>
        <w:instrText xml:space="preserve"> PAGEREF _Toc516835700 \h </w:instrText>
      </w:r>
      <w:r w:rsidR="00701162" w:rsidRPr="008C3D75">
        <w:rPr>
          <w:noProof/>
          <w:webHidden/>
          <w:rPrChange w:id="849" w:author="admin" w:date="2018-06-18T11:14:00Z">
            <w:rPr>
              <w:noProof/>
              <w:webHidden/>
            </w:rPr>
          </w:rPrChange>
        </w:rPr>
      </w:r>
      <w:r w:rsidR="00701162" w:rsidRPr="008C3D75">
        <w:rPr>
          <w:noProof/>
          <w:webHidden/>
          <w:rPrChange w:id="850" w:author="admin" w:date="2018-06-18T11:14:00Z">
            <w:rPr>
              <w:noProof/>
              <w:webHidden/>
            </w:rPr>
          </w:rPrChange>
        </w:rPr>
        <w:fldChar w:fldCharType="separate"/>
      </w:r>
      <w:r w:rsidR="00701162" w:rsidRPr="008C3D75">
        <w:rPr>
          <w:noProof/>
          <w:webHidden/>
        </w:rPr>
        <w:t>44</w:t>
      </w:r>
      <w:r w:rsidR="00701162" w:rsidRPr="008C3D75">
        <w:rPr>
          <w:noProof/>
          <w:webHidden/>
          <w:rPrChange w:id="851" w:author="admin" w:date="2018-06-18T11:14:00Z">
            <w:rPr>
              <w:noProof/>
              <w:webHidden/>
            </w:rPr>
          </w:rPrChange>
        </w:rPr>
        <w:fldChar w:fldCharType="end"/>
      </w:r>
      <w:r w:rsidRPr="008C3D75">
        <w:rPr>
          <w:noProof/>
          <w:rPrChange w:id="852" w:author="admin" w:date="2018-06-18T11:14:00Z">
            <w:rPr>
              <w:noProof/>
            </w:rPr>
          </w:rPrChange>
        </w:rPr>
        <w:fldChar w:fldCharType="end"/>
      </w:r>
    </w:p>
    <w:p w14:paraId="1EEC219A" w14:textId="77777777" w:rsidR="00701162" w:rsidRPr="008C3D75" w:rsidRDefault="00655477">
      <w:pPr>
        <w:pStyle w:val="TableofFigures"/>
        <w:tabs>
          <w:tab w:val="right" w:leader="dot" w:pos="8494"/>
        </w:tabs>
        <w:rPr>
          <w:rFonts w:eastAsiaTheme="minorEastAsia" w:cstheme="minorBidi"/>
          <w:smallCaps w:val="0"/>
          <w:noProof/>
          <w:sz w:val="22"/>
          <w:szCs w:val="22"/>
          <w:rPrChange w:id="853" w:author="admin" w:date="2018-06-18T11:14:00Z">
            <w:rPr>
              <w:rFonts w:eastAsiaTheme="minorEastAsia" w:cstheme="minorBidi"/>
              <w:smallCaps w:val="0"/>
              <w:noProof/>
              <w:sz w:val="22"/>
              <w:szCs w:val="22"/>
              <w:lang w:val="cs-CZ"/>
            </w:rPr>
          </w:rPrChange>
        </w:rPr>
      </w:pPr>
      <w:r w:rsidRPr="005C2483">
        <w:lastRenderedPageBreak/>
        <w:fldChar w:fldCharType="begin"/>
      </w:r>
      <w:r w:rsidRPr="008C3D75">
        <w:instrText xml:space="preserve"> HYPERLINK \l "_Toc516835701" </w:instrText>
      </w:r>
      <w:r w:rsidRPr="008C3D75">
        <w:rPr>
          <w:rPrChange w:id="854" w:author="admin" w:date="2018-06-18T11:14:00Z">
            <w:rPr>
              <w:noProof/>
            </w:rPr>
          </w:rPrChange>
        </w:rPr>
        <w:fldChar w:fldCharType="separate"/>
      </w:r>
      <w:r w:rsidR="00701162" w:rsidRPr="008C3D75">
        <w:rPr>
          <w:rStyle w:val="Hyperlink"/>
          <w:noProof/>
          <w:lang w:bidi="en-US"/>
        </w:rPr>
        <w:t>Tabuľka 4: Stupne rozkladu DWT a im prislúchajúce frekvenčné pásma.</w:t>
      </w:r>
      <w:r w:rsidR="00701162" w:rsidRPr="008C3D75">
        <w:rPr>
          <w:noProof/>
          <w:webHidden/>
        </w:rPr>
        <w:tab/>
      </w:r>
      <w:r w:rsidR="00701162" w:rsidRPr="008C3D75">
        <w:rPr>
          <w:noProof/>
          <w:webHidden/>
          <w:rPrChange w:id="855" w:author="admin" w:date="2018-06-18T11:14:00Z">
            <w:rPr>
              <w:noProof/>
              <w:webHidden/>
            </w:rPr>
          </w:rPrChange>
        </w:rPr>
        <w:fldChar w:fldCharType="begin"/>
      </w:r>
      <w:r w:rsidR="00701162" w:rsidRPr="008C3D75">
        <w:rPr>
          <w:noProof/>
          <w:webHidden/>
        </w:rPr>
        <w:instrText xml:space="preserve"> PAGEREF _Toc516835701 \h </w:instrText>
      </w:r>
      <w:r w:rsidR="00701162" w:rsidRPr="008C3D75">
        <w:rPr>
          <w:noProof/>
          <w:webHidden/>
          <w:rPrChange w:id="856" w:author="admin" w:date="2018-06-18T11:14:00Z">
            <w:rPr>
              <w:noProof/>
              <w:webHidden/>
            </w:rPr>
          </w:rPrChange>
        </w:rPr>
      </w:r>
      <w:r w:rsidR="00701162" w:rsidRPr="008C3D75">
        <w:rPr>
          <w:noProof/>
          <w:webHidden/>
          <w:rPrChange w:id="857" w:author="admin" w:date="2018-06-18T11:14:00Z">
            <w:rPr>
              <w:noProof/>
              <w:webHidden/>
            </w:rPr>
          </w:rPrChange>
        </w:rPr>
        <w:fldChar w:fldCharType="separate"/>
      </w:r>
      <w:r w:rsidR="00701162" w:rsidRPr="008C3D75">
        <w:rPr>
          <w:noProof/>
          <w:webHidden/>
        </w:rPr>
        <w:t>45</w:t>
      </w:r>
      <w:r w:rsidR="00701162" w:rsidRPr="008C3D75">
        <w:rPr>
          <w:noProof/>
          <w:webHidden/>
          <w:rPrChange w:id="858" w:author="admin" w:date="2018-06-18T11:14:00Z">
            <w:rPr>
              <w:noProof/>
              <w:webHidden/>
            </w:rPr>
          </w:rPrChange>
        </w:rPr>
        <w:fldChar w:fldCharType="end"/>
      </w:r>
      <w:r w:rsidRPr="008C3D75">
        <w:rPr>
          <w:noProof/>
          <w:rPrChange w:id="859" w:author="admin" w:date="2018-06-18T11:14:00Z">
            <w:rPr>
              <w:noProof/>
            </w:rPr>
          </w:rPrChange>
        </w:rPr>
        <w:fldChar w:fldCharType="end"/>
      </w:r>
    </w:p>
    <w:p w14:paraId="63D1E563" w14:textId="77777777" w:rsidR="00701162" w:rsidRPr="008C3D75" w:rsidRDefault="00655477">
      <w:pPr>
        <w:pStyle w:val="TableofFigures"/>
        <w:tabs>
          <w:tab w:val="right" w:leader="dot" w:pos="8494"/>
        </w:tabs>
        <w:rPr>
          <w:rFonts w:eastAsiaTheme="minorEastAsia" w:cstheme="minorBidi"/>
          <w:smallCaps w:val="0"/>
          <w:noProof/>
          <w:sz w:val="22"/>
          <w:szCs w:val="22"/>
          <w:rPrChange w:id="860"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"_Toc516835702" </w:instrText>
      </w:r>
      <w:r w:rsidRPr="008C3D75">
        <w:rPr>
          <w:rPrChange w:id="861" w:author="admin" w:date="2018-06-18T11:14:00Z">
            <w:rPr>
              <w:noProof/>
            </w:rPr>
          </w:rPrChange>
        </w:rPr>
        <w:fldChar w:fldCharType="separate"/>
      </w:r>
      <w:r w:rsidR="00701162" w:rsidRPr="008C3D75">
        <w:rPr>
          <w:rStyle w:val="Hyperlink"/>
          <w:noProof/>
          <w:lang w:bidi="en-US"/>
        </w:rPr>
        <w:t>Tabuľka 5: Tabuľka filtrov DWT s najnižším (pravý stĺpec) a najvyšším (prvý riadok) stupňom rozkladu.</w:t>
      </w:r>
      <w:r w:rsidR="00701162" w:rsidRPr="008C3D75">
        <w:rPr>
          <w:noProof/>
          <w:webHidden/>
        </w:rPr>
        <w:tab/>
      </w:r>
      <w:r w:rsidR="00701162" w:rsidRPr="008C3D75">
        <w:rPr>
          <w:noProof/>
          <w:webHidden/>
          <w:rPrChange w:id="862" w:author="admin" w:date="2018-06-18T11:14:00Z">
            <w:rPr>
              <w:noProof/>
              <w:webHidden/>
            </w:rPr>
          </w:rPrChange>
        </w:rPr>
        <w:fldChar w:fldCharType="begin"/>
      </w:r>
      <w:r w:rsidR="00701162" w:rsidRPr="008C3D75">
        <w:rPr>
          <w:noProof/>
          <w:webHidden/>
        </w:rPr>
        <w:instrText xml:space="preserve"> PAGEREF _Toc516835702 \h </w:instrText>
      </w:r>
      <w:r w:rsidR="00701162" w:rsidRPr="008C3D75">
        <w:rPr>
          <w:noProof/>
          <w:webHidden/>
          <w:rPrChange w:id="863" w:author="admin" w:date="2018-06-18T11:14:00Z">
            <w:rPr>
              <w:noProof/>
              <w:webHidden/>
            </w:rPr>
          </w:rPrChange>
        </w:rPr>
      </w:r>
      <w:r w:rsidR="00701162" w:rsidRPr="008C3D75">
        <w:rPr>
          <w:noProof/>
          <w:webHidden/>
          <w:rPrChange w:id="864" w:author="admin" w:date="2018-06-18T11:14:00Z">
            <w:rPr>
              <w:noProof/>
              <w:webHidden/>
            </w:rPr>
          </w:rPrChange>
        </w:rPr>
        <w:fldChar w:fldCharType="separate"/>
      </w:r>
      <w:r w:rsidR="00701162" w:rsidRPr="008C3D75">
        <w:rPr>
          <w:noProof/>
          <w:webHidden/>
        </w:rPr>
        <w:t>46</w:t>
      </w:r>
      <w:r w:rsidR="00701162" w:rsidRPr="008C3D75">
        <w:rPr>
          <w:noProof/>
          <w:webHidden/>
          <w:rPrChange w:id="865" w:author="admin" w:date="2018-06-18T11:14:00Z">
            <w:rPr>
              <w:noProof/>
              <w:webHidden/>
            </w:rPr>
          </w:rPrChange>
        </w:rPr>
        <w:fldChar w:fldCharType="end"/>
      </w:r>
      <w:r w:rsidRPr="008C3D75">
        <w:rPr>
          <w:noProof/>
          <w:rPrChange w:id="866" w:author="admin" w:date="2018-06-18T11:14:00Z">
            <w:rPr>
              <w:noProof/>
            </w:rPr>
          </w:rPrChange>
        </w:rPr>
        <w:fldChar w:fldCharType="end"/>
      </w:r>
    </w:p>
    <w:p w14:paraId="0659FC02" w14:textId="77777777" w:rsidR="00701162" w:rsidRPr="008C3D75" w:rsidRDefault="00655477">
      <w:pPr>
        <w:pStyle w:val="TableofFigures"/>
        <w:tabs>
          <w:tab w:val="right" w:leader="dot" w:pos="8494"/>
        </w:tabs>
        <w:rPr>
          <w:rFonts w:eastAsiaTheme="minorEastAsia" w:cstheme="minorBidi"/>
          <w:smallCaps w:val="0"/>
          <w:noProof/>
          <w:sz w:val="22"/>
          <w:szCs w:val="22"/>
          <w:rPrChange w:id="867"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"_Toc516835703" </w:instrText>
      </w:r>
      <w:r w:rsidRPr="008C3D75">
        <w:rPr>
          <w:rPrChange w:id="868" w:author="admin" w:date="2018-06-18T11:14:00Z">
            <w:rPr>
              <w:noProof/>
            </w:rPr>
          </w:rPrChange>
        </w:rPr>
        <w:fldChar w:fldCharType="separate"/>
      </w:r>
      <w:r w:rsidR="00701162" w:rsidRPr="008C3D75">
        <w:rPr>
          <w:rStyle w:val="Hyperlink"/>
          <w:noProof/>
          <w:lang w:bidi="en-US"/>
        </w:rPr>
        <w:t>Tabuľka 6: Maxima korelácií medzi respiráciou a S1 po filtrácií rôznymi pásmovými filtrami</w:t>
      </w:r>
      <w:r w:rsidR="00701162" w:rsidRPr="008C3D75">
        <w:rPr>
          <w:noProof/>
          <w:webHidden/>
        </w:rPr>
        <w:tab/>
      </w:r>
      <w:r w:rsidR="00701162" w:rsidRPr="008C3D75">
        <w:rPr>
          <w:noProof/>
          <w:webHidden/>
          <w:rPrChange w:id="869" w:author="admin" w:date="2018-06-18T11:14:00Z">
            <w:rPr>
              <w:noProof/>
              <w:webHidden/>
            </w:rPr>
          </w:rPrChange>
        </w:rPr>
        <w:fldChar w:fldCharType="begin"/>
      </w:r>
      <w:r w:rsidR="00701162" w:rsidRPr="008C3D75">
        <w:rPr>
          <w:noProof/>
          <w:webHidden/>
        </w:rPr>
        <w:instrText xml:space="preserve"> PAGEREF _Toc516835703 \h </w:instrText>
      </w:r>
      <w:r w:rsidR="00701162" w:rsidRPr="008C3D75">
        <w:rPr>
          <w:noProof/>
          <w:webHidden/>
          <w:rPrChange w:id="870" w:author="admin" w:date="2018-06-18T11:14:00Z">
            <w:rPr>
              <w:noProof/>
              <w:webHidden/>
            </w:rPr>
          </w:rPrChange>
        </w:rPr>
      </w:r>
      <w:r w:rsidR="00701162" w:rsidRPr="008C3D75">
        <w:rPr>
          <w:noProof/>
          <w:webHidden/>
          <w:rPrChange w:id="871" w:author="admin" w:date="2018-06-18T11:14:00Z">
            <w:rPr>
              <w:noProof/>
              <w:webHidden/>
            </w:rPr>
          </w:rPrChange>
        </w:rPr>
        <w:fldChar w:fldCharType="separate"/>
      </w:r>
      <w:r w:rsidR="00701162" w:rsidRPr="008C3D75">
        <w:rPr>
          <w:noProof/>
          <w:webHidden/>
        </w:rPr>
        <w:t>50</w:t>
      </w:r>
      <w:r w:rsidR="00701162" w:rsidRPr="008C3D75">
        <w:rPr>
          <w:noProof/>
          <w:webHidden/>
          <w:rPrChange w:id="872" w:author="admin" w:date="2018-06-18T11:14:00Z">
            <w:rPr>
              <w:noProof/>
              <w:webHidden/>
            </w:rPr>
          </w:rPrChange>
        </w:rPr>
        <w:fldChar w:fldCharType="end"/>
      </w:r>
      <w:r w:rsidRPr="008C3D75">
        <w:rPr>
          <w:noProof/>
          <w:rPrChange w:id="873" w:author="admin" w:date="2018-06-18T11:14:00Z">
            <w:rPr>
              <w:noProof/>
            </w:rPr>
          </w:rPrChange>
        </w:rPr>
        <w:fldChar w:fldCharType="end"/>
      </w:r>
    </w:p>
    <w:p w14:paraId="45258190" w14:textId="77777777" w:rsidR="00701162" w:rsidRPr="008C3D75" w:rsidRDefault="00655477">
      <w:pPr>
        <w:pStyle w:val="TableofFigures"/>
        <w:tabs>
          <w:tab w:val="right" w:leader="dot" w:pos="8494"/>
        </w:tabs>
        <w:rPr>
          <w:rFonts w:eastAsiaTheme="minorEastAsia" w:cstheme="minorBidi"/>
          <w:smallCaps w:val="0"/>
          <w:noProof/>
          <w:sz w:val="22"/>
          <w:szCs w:val="22"/>
          <w:rPrChange w:id="874" w:author="admin" w:date="2018-06-18T11:14:00Z">
            <w:rPr>
              <w:rFonts w:eastAsiaTheme="minorEastAsia" w:cstheme="minorBidi"/>
              <w:smallCaps w:val="0"/>
              <w:noProof/>
              <w:sz w:val="22"/>
              <w:szCs w:val="22"/>
              <w:lang w:val="cs-CZ"/>
            </w:rPr>
          </w:rPrChange>
        </w:rPr>
      </w:pPr>
      <w:r w:rsidRPr="005C2483">
        <w:lastRenderedPageBreak/>
        <w:fldChar w:fldCharType="begin"/>
      </w:r>
      <w:r w:rsidRPr="008C3D75">
        <w:instrText xml:space="preserve"> HYPERLINK \l "_Toc516835704" </w:instrText>
      </w:r>
      <w:r w:rsidRPr="008C3D75">
        <w:rPr>
          <w:rPrChange w:id="875" w:author="admin" w:date="2018-06-18T11:14:00Z">
            <w:rPr>
              <w:noProof/>
            </w:rPr>
          </w:rPrChange>
        </w:rPr>
        <w:fldChar w:fldCharType="separate"/>
      </w:r>
      <w:r w:rsidR="00701162" w:rsidRPr="008C3D75">
        <w:rPr>
          <w:rStyle w:val="Hyperlink"/>
          <w:noProof/>
          <w:lang w:bidi="en-US"/>
        </w:rPr>
        <w:t>Tabuľka 7: Mediány korelácií medzi R-S1 krivkou a respiráciou 30 dobrovoľníkov</w:t>
      </w:r>
      <w:r w:rsidR="00701162" w:rsidRPr="008C3D75">
        <w:rPr>
          <w:noProof/>
          <w:webHidden/>
        </w:rPr>
        <w:tab/>
      </w:r>
      <w:r w:rsidR="00701162" w:rsidRPr="008C3D75">
        <w:rPr>
          <w:noProof/>
          <w:webHidden/>
          <w:rPrChange w:id="876" w:author="admin" w:date="2018-06-18T11:14:00Z">
            <w:rPr>
              <w:noProof/>
              <w:webHidden/>
            </w:rPr>
          </w:rPrChange>
        </w:rPr>
        <w:fldChar w:fldCharType="begin"/>
      </w:r>
      <w:r w:rsidR="00701162" w:rsidRPr="008C3D75">
        <w:rPr>
          <w:noProof/>
          <w:webHidden/>
        </w:rPr>
        <w:instrText xml:space="preserve"> PAGEREF _Toc516835704 \h </w:instrText>
      </w:r>
      <w:r w:rsidR="00701162" w:rsidRPr="008C3D75">
        <w:rPr>
          <w:noProof/>
          <w:webHidden/>
          <w:rPrChange w:id="877" w:author="admin" w:date="2018-06-18T11:14:00Z">
            <w:rPr>
              <w:noProof/>
              <w:webHidden/>
            </w:rPr>
          </w:rPrChange>
        </w:rPr>
      </w:r>
      <w:r w:rsidR="00701162" w:rsidRPr="008C3D75">
        <w:rPr>
          <w:noProof/>
          <w:webHidden/>
          <w:rPrChange w:id="878" w:author="admin" w:date="2018-06-18T11:14:00Z">
            <w:rPr>
              <w:noProof/>
              <w:webHidden/>
            </w:rPr>
          </w:rPrChange>
        </w:rPr>
        <w:fldChar w:fldCharType="separate"/>
      </w:r>
      <w:r w:rsidR="00701162" w:rsidRPr="008C3D75">
        <w:rPr>
          <w:noProof/>
          <w:webHidden/>
        </w:rPr>
        <w:t>52</w:t>
      </w:r>
      <w:r w:rsidR="00701162" w:rsidRPr="008C3D75">
        <w:rPr>
          <w:noProof/>
          <w:webHidden/>
          <w:rPrChange w:id="879" w:author="admin" w:date="2018-06-18T11:14:00Z">
            <w:rPr>
              <w:noProof/>
              <w:webHidden/>
            </w:rPr>
          </w:rPrChange>
        </w:rPr>
        <w:fldChar w:fldCharType="end"/>
      </w:r>
      <w:r w:rsidRPr="008C3D75">
        <w:rPr>
          <w:noProof/>
          <w:rPrChange w:id="880" w:author="admin" w:date="2018-06-18T11:14:00Z">
            <w:rPr>
              <w:noProof/>
            </w:rPr>
          </w:rPrChange>
        </w:rPr>
        <w:fldChar w:fldCharType="end"/>
      </w:r>
    </w:p>
    <w:p w14:paraId="4AE84AED" w14:textId="77777777" w:rsidR="00701162" w:rsidRPr="008C3D75" w:rsidRDefault="00655477">
      <w:pPr>
        <w:pStyle w:val="TableofFigures"/>
        <w:tabs>
          <w:tab w:val="right" w:leader="dot" w:pos="8494"/>
        </w:tabs>
        <w:rPr>
          <w:rFonts w:eastAsiaTheme="minorEastAsia" w:cstheme="minorBidi"/>
          <w:smallCaps w:val="0"/>
          <w:noProof/>
          <w:sz w:val="22"/>
          <w:szCs w:val="22"/>
          <w:rPrChange w:id="881"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"_Toc516835705" </w:instrText>
      </w:r>
      <w:r w:rsidRPr="008C3D75">
        <w:rPr>
          <w:rPrChange w:id="882" w:author="admin" w:date="2018-06-18T11:14:00Z">
            <w:rPr>
              <w:noProof/>
            </w:rPr>
          </w:rPrChange>
        </w:rPr>
        <w:fldChar w:fldCharType="separate"/>
      </w:r>
      <w:r w:rsidR="00701162" w:rsidRPr="008C3D75">
        <w:rPr>
          <w:rStyle w:val="Hyperlink"/>
          <w:noProof/>
          <w:lang w:bidi="en-US"/>
        </w:rPr>
        <w:t>Tabuľka 8: Popisná štatistika hodnoty parametrov počas spontnánneho dýchania pre 30 dobrovoľníkov.</w:t>
      </w:r>
      <w:r w:rsidR="00701162" w:rsidRPr="008C3D75">
        <w:rPr>
          <w:noProof/>
          <w:webHidden/>
        </w:rPr>
        <w:tab/>
      </w:r>
      <w:r w:rsidR="00701162" w:rsidRPr="008C3D75">
        <w:rPr>
          <w:noProof/>
          <w:webHidden/>
          <w:rPrChange w:id="883" w:author="admin" w:date="2018-06-18T11:14:00Z">
            <w:rPr>
              <w:noProof/>
              <w:webHidden/>
            </w:rPr>
          </w:rPrChange>
        </w:rPr>
        <w:fldChar w:fldCharType="begin"/>
      </w:r>
      <w:r w:rsidR="00701162" w:rsidRPr="008C3D75">
        <w:rPr>
          <w:noProof/>
          <w:webHidden/>
        </w:rPr>
        <w:instrText xml:space="preserve"> PAGEREF _Toc516835705 \h </w:instrText>
      </w:r>
      <w:r w:rsidR="00701162" w:rsidRPr="008C3D75">
        <w:rPr>
          <w:noProof/>
          <w:webHidden/>
          <w:rPrChange w:id="884" w:author="admin" w:date="2018-06-18T11:14:00Z">
            <w:rPr>
              <w:noProof/>
              <w:webHidden/>
            </w:rPr>
          </w:rPrChange>
        </w:rPr>
      </w:r>
      <w:r w:rsidR="00701162" w:rsidRPr="008C3D75">
        <w:rPr>
          <w:noProof/>
          <w:webHidden/>
          <w:rPrChange w:id="885" w:author="admin" w:date="2018-06-18T11:14:00Z">
            <w:rPr>
              <w:noProof/>
              <w:webHidden/>
            </w:rPr>
          </w:rPrChange>
        </w:rPr>
        <w:fldChar w:fldCharType="separate"/>
      </w:r>
      <w:r w:rsidR="00701162" w:rsidRPr="008C3D75">
        <w:rPr>
          <w:noProof/>
          <w:webHidden/>
        </w:rPr>
        <w:t>59</w:t>
      </w:r>
      <w:r w:rsidR="00701162" w:rsidRPr="008C3D75">
        <w:rPr>
          <w:noProof/>
          <w:webHidden/>
          <w:rPrChange w:id="886" w:author="admin" w:date="2018-06-18T11:14:00Z">
            <w:rPr>
              <w:noProof/>
              <w:webHidden/>
            </w:rPr>
          </w:rPrChange>
        </w:rPr>
        <w:fldChar w:fldCharType="end"/>
      </w:r>
      <w:r w:rsidRPr="008C3D75">
        <w:rPr>
          <w:noProof/>
          <w:rPrChange w:id="887" w:author="admin" w:date="2018-06-18T11:14:00Z">
            <w:rPr>
              <w:noProof/>
            </w:rPr>
          </w:rPrChange>
        </w:rPr>
        <w:fldChar w:fldCharType="end"/>
      </w:r>
    </w:p>
    <w:p w14:paraId="4C8F493A" w14:textId="77777777" w:rsidR="00701162" w:rsidRPr="008C3D75" w:rsidRDefault="00655477">
      <w:pPr>
        <w:pStyle w:val="TableofFigures"/>
        <w:tabs>
          <w:tab w:val="right" w:leader="dot" w:pos="8494"/>
        </w:tabs>
        <w:rPr>
          <w:rFonts w:eastAsiaTheme="minorEastAsia" w:cstheme="minorBidi"/>
          <w:smallCaps w:val="0"/>
          <w:noProof/>
          <w:sz w:val="22"/>
          <w:szCs w:val="22"/>
          <w:rPrChange w:id="888"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"_Toc516835706" </w:instrText>
      </w:r>
      <w:r w:rsidRPr="008C3D75">
        <w:rPr>
          <w:rPrChange w:id="889" w:author="admin" w:date="2018-06-18T11:14:00Z">
            <w:rPr>
              <w:noProof/>
            </w:rPr>
          </w:rPrChange>
        </w:rPr>
        <w:fldChar w:fldCharType="separate"/>
      </w:r>
      <w:r w:rsidR="00701162" w:rsidRPr="008C3D75">
        <w:rPr>
          <w:rStyle w:val="Hyperlink"/>
          <w:noProof/>
          <w:lang w:bidi="en-US"/>
        </w:rPr>
        <w:t>Tabuľka 9: Popisná štatistika výchylky parametrov počas spontnánneho dýchania pre 30 dobrovoľníkov.</w:t>
      </w:r>
      <w:r w:rsidR="00701162" w:rsidRPr="008C3D75">
        <w:rPr>
          <w:noProof/>
          <w:webHidden/>
        </w:rPr>
        <w:tab/>
      </w:r>
      <w:r w:rsidR="00701162" w:rsidRPr="008C3D75">
        <w:rPr>
          <w:noProof/>
          <w:webHidden/>
          <w:rPrChange w:id="890" w:author="admin" w:date="2018-06-18T11:14:00Z">
            <w:rPr>
              <w:noProof/>
              <w:webHidden/>
            </w:rPr>
          </w:rPrChange>
        </w:rPr>
        <w:fldChar w:fldCharType="begin"/>
      </w:r>
      <w:r w:rsidR="00701162" w:rsidRPr="008C3D75">
        <w:rPr>
          <w:noProof/>
          <w:webHidden/>
        </w:rPr>
        <w:instrText xml:space="preserve"> PAGEREF _Toc516835706 \h </w:instrText>
      </w:r>
      <w:r w:rsidR="00701162" w:rsidRPr="008C3D75">
        <w:rPr>
          <w:noProof/>
          <w:webHidden/>
          <w:rPrChange w:id="891" w:author="admin" w:date="2018-06-18T11:14:00Z">
            <w:rPr>
              <w:noProof/>
              <w:webHidden/>
            </w:rPr>
          </w:rPrChange>
        </w:rPr>
      </w:r>
      <w:r w:rsidR="00701162" w:rsidRPr="008C3D75">
        <w:rPr>
          <w:noProof/>
          <w:webHidden/>
          <w:rPrChange w:id="892" w:author="admin" w:date="2018-06-18T11:14:00Z">
            <w:rPr>
              <w:noProof/>
              <w:webHidden/>
            </w:rPr>
          </w:rPrChange>
        </w:rPr>
        <w:fldChar w:fldCharType="separate"/>
      </w:r>
      <w:r w:rsidR="00701162" w:rsidRPr="008C3D75">
        <w:rPr>
          <w:noProof/>
          <w:webHidden/>
        </w:rPr>
        <w:t>60</w:t>
      </w:r>
      <w:r w:rsidR="00701162" w:rsidRPr="008C3D75">
        <w:rPr>
          <w:noProof/>
          <w:webHidden/>
          <w:rPrChange w:id="893" w:author="admin" w:date="2018-06-18T11:14:00Z">
            <w:rPr>
              <w:noProof/>
              <w:webHidden/>
            </w:rPr>
          </w:rPrChange>
        </w:rPr>
        <w:fldChar w:fldCharType="end"/>
      </w:r>
      <w:r w:rsidRPr="008C3D75">
        <w:rPr>
          <w:noProof/>
          <w:rPrChange w:id="894" w:author="admin" w:date="2018-06-18T11:14:00Z">
            <w:rPr>
              <w:noProof/>
            </w:rPr>
          </w:rPrChange>
        </w:rPr>
        <w:fldChar w:fldCharType="end"/>
      </w:r>
    </w:p>
    <w:p w14:paraId="2FF91BD3" w14:textId="77777777" w:rsidR="00701162" w:rsidRPr="008C3D75" w:rsidRDefault="00655477">
      <w:pPr>
        <w:pStyle w:val="TableofFigures"/>
        <w:tabs>
          <w:tab w:val="right" w:leader="dot" w:pos="8494"/>
        </w:tabs>
        <w:rPr>
          <w:rFonts w:eastAsiaTheme="minorEastAsia" w:cstheme="minorBidi"/>
          <w:smallCaps w:val="0"/>
          <w:noProof/>
          <w:sz w:val="22"/>
          <w:szCs w:val="22"/>
          <w:rPrChange w:id="895"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"_Toc516835707" </w:instrText>
      </w:r>
      <w:r w:rsidRPr="008C3D75">
        <w:rPr>
          <w:rPrChange w:id="896" w:author="admin" w:date="2018-06-18T11:14:00Z">
            <w:rPr>
              <w:noProof/>
            </w:rPr>
          </w:rPrChange>
        </w:rPr>
        <w:fldChar w:fldCharType="separate"/>
      </w:r>
      <w:r w:rsidR="00701162" w:rsidRPr="008C3D75">
        <w:rPr>
          <w:rStyle w:val="Hyperlink"/>
          <w:noProof/>
          <w:lang w:bidi="en-US"/>
        </w:rPr>
        <w:t>Tabuľka 10: Popisná štatistika hodnoty parametrov počas hlbokého dýchania pre 30 dobrovoľníkov.</w:t>
      </w:r>
      <w:r w:rsidR="00701162" w:rsidRPr="008C3D75">
        <w:rPr>
          <w:noProof/>
          <w:webHidden/>
        </w:rPr>
        <w:tab/>
      </w:r>
      <w:r w:rsidR="00701162" w:rsidRPr="008C3D75">
        <w:rPr>
          <w:noProof/>
          <w:webHidden/>
          <w:rPrChange w:id="897" w:author="admin" w:date="2018-06-18T11:14:00Z">
            <w:rPr>
              <w:noProof/>
              <w:webHidden/>
            </w:rPr>
          </w:rPrChange>
        </w:rPr>
        <w:fldChar w:fldCharType="begin"/>
      </w:r>
      <w:r w:rsidR="00701162" w:rsidRPr="008C3D75">
        <w:rPr>
          <w:noProof/>
          <w:webHidden/>
        </w:rPr>
        <w:instrText xml:space="preserve"> PAGER</w:instrText>
      </w:r>
      <w:r w:rsidR="00701162" w:rsidRPr="008C3D75">
        <w:rPr>
          <w:noProof/>
          <w:webHidden/>
        </w:rPr>
        <w:lastRenderedPageBreak/>
        <w:instrText xml:space="preserve">EF _Toc516835707 \h </w:instrText>
      </w:r>
      <w:r w:rsidR="00701162" w:rsidRPr="008C3D75">
        <w:rPr>
          <w:noProof/>
          <w:webHidden/>
          <w:rPrChange w:id="898" w:author="admin" w:date="2018-06-18T11:14:00Z">
            <w:rPr>
              <w:noProof/>
              <w:webHidden/>
            </w:rPr>
          </w:rPrChange>
        </w:rPr>
      </w:r>
      <w:r w:rsidR="00701162" w:rsidRPr="008C3D75">
        <w:rPr>
          <w:noProof/>
          <w:webHidden/>
          <w:rPrChange w:id="899" w:author="admin" w:date="2018-06-18T11:14:00Z">
            <w:rPr>
              <w:noProof/>
              <w:webHidden/>
            </w:rPr>
          </w:rPrChange>
        </w:rPr>
        <w:fldChar w:fldCharType="separate"/>
      </w:r>
      <w:r w:rsidR="00701162" w:rsidRPr="008C3D75">
        <w:rPr>
          <w:noProof/>
          <w:webHidden/>
        </w:rPr>
        <w:t>62</w:t>
      </w:r>
      <w:r w:rsidR="00701162" w:rsidRPr="008C3D75">
        <w:rPr>
          <w:noProof/>
          <w:webHidden/>
          <w:rPrChange w:id="900" w:author="admin" w:date="2018-06-18T11:14:00Z">
            <w:rPr>
              <w:noProof/>
              <w:webHidden/>
            </w:rPr>
          </w:rPrChange>
        </w:rPr>
        <w:fldChar w:fldCharType="end"/>
      </w:r>
      <w:r w:rsidRPr="008C3D75">
        <w:rPr>
          <w:noProof/>
          <w:rPrChange w:id="901" w:author="admin" w:date="2018-06-18T11:14:00Z">
            <w:rPr>
              <w:noProof/>
            </w:rPr>
          </w:rPrChange>
        </w:rPr>
        <w:fldChar w:fldCharType="end"/>
      </w:r>
    </w:p>
    <w:p w14:paraId="02AD3AC2" w14:textId="77777777" w:rsidR="00701162" w:rsidRPr="008C3D75" w:rsidRDefault="00655477">
      <w:pPr>
        <w:pStyle w:val="TableofFigures"/>
        <w:tabs>
          <w:tab w:val="right" w:leader="dot" w:pos="8494"/>
        </w:tabs>
        <w:rPr>
          <w:rFonts w:eastAsiaTheme="minorEastAsia" w:cstheme="minorBidi"/>
          <w:smallCaps w:val="0"/>
          <w:noProof/>
          <w:sz w:val="22"/>
          <w:szCs w:val="22"/>
          <w:rPrChange w:id="902"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"_Toc516835708" </w:instrText>
      </w:r>
      <w:r w:rsidRPr="008C3D75">
        <w:rPr>
          <w:rPrChange w:id="903" w:author="admin" w:date="2018-06-18T11:14:00Z">
            <w:rPr>
              <w:noProof/>
            </w:rPr>
          </w:rPrChange>
        </w:rPr>
        <w:fldChar w:fldCharType="separate"/>
      </w:r>
      <w:r w:rsidR="00701162" w:rsidRPr="008C3D75">
        <w:rPr>
          <w:rStyle w:val="Hyperlink"/>
          <w:noProof/>
          <w:lang w:bidi="en-US"/>
        </w:rPr>
        <w:t>Tabuľka 11: Popisná štatistika výchylky parametrov počas spontánneho dýchania pre 30 dobrovoľníkov.</w:t>
      </w:r>
      <w:r w:rsidR="00701162" w:rsidRPr="008C3D75">
        <w:rPr>
          <w:noProof/>
          <w:webHidden/>
        </w:rPr>
        <w:tab/>
      </w:r>
      <w:r w:rsidR="00701162" w:rsidRPr="008C3D75">
        <w:rPr>
          <w:noProof/>
          <w:webHidden/>
          <w:rPrChange w:id="904" w:author="admin" w:date="2018-06-18T11:14:00Z">
            <w:rPr>
              <w:noProof/>
              <w:webHidden/>
            </w:rPr>
          </w:rPrChange>
        </w:rPr>
        <w:fldChar w:fldCharType="begin"/>
      </w:r>
      <w:r w:rsidR="00701162" w:rsidRPr="008C3D75">
        <w:rPr>
          <w:noProof/>
          <w:webHidden/>
        </w:rPr>
        <w:instrText xml:space="preserve"> PAGEREF _Toc516835708 \h </w:instrText>
      </w:r>
      <w:r w:rsidR="00701162" w:rsidRPr="008C3D75">
        <w:rPr>
          <w:noProof/>
          <w:webHidden/>
          <w:rPrChange w:id="905" w:author="admin" w:date="2018-06-18T11:14:00Z">
            <w:rPr>
              <w:noProof/>
              <w:webHidden/>
            </w:rPr>
          </w:rPrChange>
        </w:rPr>
      </w:r>
      <w:r w:rsidR="00701162" w:rsidRPr="008C3D75">
        <w:rPr>
          <w:noProof/>
          <w:webHidden/>
          <w:rPrChange w:id="906" w:author="admin" w:date="2018-06-18T11:14:00Z">
            <w:rPr>
              <w:noProof/>
              <w:webHidden/>
            </w:rPr>
          </w:rPrChange>
        </w:rPr>
        <w:fldChar w:fldCharType="separate"/>
      </w:r>
      <w:r w:rsidR="00701162" w:rsidRPr="008C3D75">
        <w:rPr>
          <w:noProof/>
          <w:webHidden/>
        </w:rPr>
        <w:t>63</w:t>
      </w:r>
      <w:r w:rsidR="00701162" w:rsidRPr="008C3D75">
        <w:rPr>
          <w:noProof/>
          <w:webHidden/>
          <w:rPrChange w:id="907" w:author="admin" w:date="2018-06-18T11:14:00Z">
            <w:rPr>
              <w:noProof/>
              <w:webHidden/>
            </w:rPr>
          </w:rPrChange>
        </w:rPr>
        <w:fldChar w:fldCharType="end"/>
      </w:r>
      <w:r w:rsidRPr="008C3D75">
        <w:rPr>
          <w:noProof/>
          <w:rPrChange w:id="908" w:author="admin" w:date="2018-06-18T11:14:00Z">
            <w:rPr>
              <w:noProof/>
            </w:rPr>
          </w:rPrChange>
        </w:rPr>
        <w:fldChar w:fldCharType="end"/>
      </w:r>
    </w:p>
    <w:p w14:paraId="4AB3D46E" w14:textId="77777777" w:rsidR="00701162" w:rsidRPr="008C3D75" w:rsidRDefault="00655477">
      <w:pPr>
        <w:pStyle w:val="TableofFigures"/>
        <w:tabs>
          <w:tab w:val="right" w:leader="dot" w:pos="8494"/>
        </w:tabs>
        <w:rPr>
          <w:rFonts w:eastAsiaTheme="minorEastAsia" w:cstheme="minorBidi"/>
          <w:smallCaps w:val="0"/>
          <w:noProof/>
          <w:sz w:val="22"/>
          <w:szCs w:val="22"/>
          <w:rPrChange w:id="909"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"_Toc516835709" </w:instrText>
      </w:r>
      <w:r w:rsidRPr="008C3D75">
        <w:rPr>
          <w:rPrChange w:id="910" w:author="admin" w:date="2018-06-18T11:14:00Z">
            <w:rPr>
              <w:noProof/>
            </w:rPr>
          </w:rPrChange>
        </w:rPr>
        <w:fldChar w:fldCharType="separate"/>
      </w:r>
      <w:r w:rsidR="00701162" w:rsidRPr="008C3D75">
        <w:rPr>
          <w:rStyle w:val="Hyperlink"/>
          <w:noProof/>
          <w:lang w:bidi="en-US"/>
        </w:rPr>
        <w:t>Tabuľka 12: Porovnanie hodnota bioimpedančných parametov z literatúry a tejto práce.</w:t>
      </w:r>
      <w:r w:rsidR="00701162" w:rsidRPr="008C3D75">
        <w:rPr>
          <w:noProof/>
          <w:webHidden/>
        </w:rPr>
        <w:tab/>
      </w:r>
      <w:r w:rsidR="00701162" w:rsidRPr="008C3D75">
        <w:rPr>
          <w:noProof/>
          <w:webHidden/>
          <w:rPrChange w:id="911" w:author="admin" w:date="2018-06-18T11:14:00Z">
            <w:rPr>
              <w:noProof/>
              <w:webHidden/>
            </w:rPr>
          </w:rPrChange>
        </w:rPr>
        <w:fldChar w:fldCharType="begin"/>
      </w:r>
      <w:r w:rsidR="00701162" w:rsidRPr="008C3D75">
        <w:rPr>
          <w:noProof/>
          <w:webHidden/>
        </w:rPr>
        <w:instrText xml:space="preserve"> PAGEREF _Toc516835709 \h </w:instrText>
      </w:r>
      <w:r w:rsidR="00701162" w:rsidRPr="008C3D75">
        <w:rPr>
          <w:noProof/>
          <w:webHidden/>
          <w:rPrChange w:id="912" w:author="admin" w:date="2018-06-18T11:14:00Z">
            <w:rPr>
              <w:noProof/>
              <w:webHidden/>
            </w:rPr>
          </w:rPrChange>
        </w:rPr>
      </w:r>
      <w:r w:rsidR="00701162" w:rsidRPr="008C3D75">
        <w:rPr>
          <w:noProof/>
          <w:webHidden/>
          <w:rPrChange w:id="913" w:author="admin" w:date="2018-06-18T11:14:00Z">
            <w:rPr>
              <w:noProof/>
              <w:webHidden/>
            </w:rPr>
          </w:rPrChange>
        </w:rPr>
        <w:fldChar w:fldCharType="separate"/>
      </w:r>
      <w:r w:rsidR="00701162" w:rsidRPr="008C3D75">
        <w:rPr>
          <w:noProof/>
          <w:webHidden/>
        </w:rPr>
        <w:t>64</w:t>
      </w:r>
      <w:r w:rsidR="00701162" w:rsidRPr="008C3D75">
        <w:rPr>
          <w:noProof/>
          <w:webHidden/>
          <w:rPrChange w:id="914" w:author="admin" w:date="2018-06-18T11:14:00Z">
            <w:rPr>
              <w:noProof/>
              <w:webHidden/>
            </w:rPr>
          </w:rPrChange>
        </w:rPr>
        <w:fldChar w:fldCharType="end"/>
      </w:r>
      <w:r w:rsidRPr="008C3D75">
        <w:rPr>
          <w:noProof/>
          <w:rPrChange w:id="915" w:author="admin" w:date="2018-06-18T11:14:00Z">
            <w:rPr>
              <w:noProof/>
            </w:rPr>
          </w:rPrChange>
        </w:rPr>
        <w:fldChar w:fldCharType="end"/>
      </w:r>
    </w:p>
    <w:p w14:paraId="6FE96364" w14:textId="77777777" w:rsidR="00701162" w:rsidRPr="008C3D75" w:rsidRDefault="00655477">
      <w:pPr>
        <w:pStyle w:val="TableofFigures"/>
        <w:tabs>
          <w:tab w:val="right" w:leader="dot" w:pos="8494"/>
        </w:tabs>
        <w:rPr>
          <w:rFonts w:eastAsiaTheme="minorEastAsia" w:cstheme="minorBidi"/>
          <w:smallCaps w:val="0"/>
          <w:noProof/>
          <w:sz w:val="22"/>
          <w:szCs w:val="22"/>
          <w:rPrChange w:id="916"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"_Toc516835710" </w:instrText>
      </w:r>
      <w:r w:rsidRPr="008C3D75">
        <w:rPr>
          <w:rPrChange w:id="917" w:author="admin" w:date="2018-06-18T11:14:00Z">
            <w:rPr>
              <w:noProof/>
            </w:rPr>
          </w:rPrChange>
        </w:rPr>
        <w:fldChar w:fldCharType="separate"/>
      </w:r>
      <w:r w:rsidR="00701162" w:rsidRPr="008C3D75">
        <w:rPr>
          <w:rStyle w:val="Hyperlink"/>
          <w:noProof/>
          <w:lang w:bidi="en-US"/>
        </w:rPr>
        <w:t xml:space="preserve">Tabuľka 13: </w:t>
      </w:r>
      <w:r w:rsidR="00701162" w:rsidRPr="008C3D75">
        <w:rPr>
          <w:rStyle w:val="Hyperlink"/>
          <w:noProof/>
          <w:highlight w:val="yellow"/>
          <w:lang w:bidi="en-US"/>
        </w:rPr>
        <w:t>Sila väzba</w:t>
      </w:r>
      <w:r w:rsidR="00701162" w:rsidRPr="008C3D75">
        <w:rPr>
          <w:rStyle w:val="Hyperlink"/>
          <w:noProof/>
          <w:lang w:bidi="en-US"/>
        </w:rPr>
        <w:t xml:space="preserve"> (C) parametrov na dýchanie a ich oneskorenie reakcie (PS) na dýchanie.</w:t>
      </w:r>
      <w:r w:rsidR="00701162" w:rsidRPr="008C3D75">
        <w:rPr>
          <w:noProof/>
          <w:webHidden/>
        </w:rPr>
        <w:tab/>
      </w:r>
      <w:r w:rsidR="00701162" w:rsidRPr="008C3D75">
        <w:rPr>
          <w:noProof/>
          <w:webHidden/>
          <w:rPrChange w:id="918" w:author="admin" w:date="2018-06-18T11:14:00Z">
            <w:rPr>
              <w:noProof/>
              <w:webHidden/>
            </w:rPr>
          </w:rPrChange>
        </w:rPr>
        <w:fldChar w:fldCharType="begin"/>
      </w:r>
      <w:r w:rsidR="00701162" w:rsidRPr="008C3D75">
        <w:rPr>
          <w:noProof/>
          <w:webHidden/>
        </w:rPr>
        <w:instrText xml:space="preserve"> PAGER</w:instrText>
      </w:r>
      <w:r w:rsidR="00701162" w:rsidRPr="008C3D75">
        <w:rPr>
          <w:noProof/>
          <w:webHidden/>
        </w:rPr>
        <w:lastRenderedPageBreak/>
        <w:instrText xml:space="preserve">EF _Toc516835710 \h </w:instrText>
      </w:r>
      <w:r w:rsidR="00701162" w:rsidRPr="008C3D75">
        <w:rPr>
          <w:noProof/>
          <w:webHidden/>
          <w:rPrChange w:id="919" w:author="admin" w:date="2018-06-18T11:14:00Z">
            <w:rPr>
              <w:noProof/>
              <w:webHidden/>
            </w:rPr>
          </w:rPrChange>
        </w:rPr>
      </w:r>
      <w:r w:rsidR="00701162" w:rsidRPr="008C3D75">
        <w:rPr>
          <w:noProof/>
          <w:webHidden/>
          <w:rPrChange w:id="920" w:author="admin" w:date="2018-06-18T11:14:00Z">
            <w:rPr>
              <w:noProof/>
              <w:webHidden/>
            </w:rPr>
          </w:rPrChange>
        </w:rPr>
        <w:fldChar w:fldCharType="separate"/>
      </w:r>
      <w:r w:rsidR="00701162" w:rsidRPr="008C3D75">
        <w:rPr>
          <w:noProof/>
          <w:webHidden/>
        </w:rPr>
        <w:t>70</w:t>
      </w:r>
      <w:r w:rsidR="00701162" w:rsidRPr="008C3D75">
        <w:rPr>
          <w:noProof/>
          <w:webHidden/>
          <w:rPrChange w:id="921" w:author="admin" w:date="2018-06-18T11:14:00Z">
            <w:rPr>
              <w:noProof/>
              <w:webHidden/>
            </w:rPr>
          </w:rPrChange>
        </w:rPr>
        <w:fldChar w:fldCharType="end"/>
      </w:r>
      <w:r w:rsidRPr="008C3D75">
        <w:rPr>
          <w:noProof/>
          <w:rPrChange w:id="922" w:author="admin" w:date="2018-06-18T11:14:00Z">
            <w:rPr>
              <w:noProof/>
            </w:rPr>
          </w:rPrChange>
        </w:rPr>
        <w:fldChar w:fldCharType="end"/>
      </w:r>
    </w:p>
    <w:p w14:paraId="6796E597" w14:textId="77777777" w:rsidR="00701162" w:rsidRPr="008C3D75" w:rsidRDefault="00655477">
      <w:pPr>
        <w:pStyle w:val="TableofFigures"/>
        <w:tabs>
          <w:tab w:val="right" w:leader="dot" w:pos="8494"/>
        </w:tabs>
        <w:rPr>
          <w:rFonts w:eastAsiaTheme="minorEastAsia" w:cstheme="minorBidi"/>
          <w:smallCaps w:val="0"/>
          <w:noProof/>
          <w:sz w:val="22"/>
          <w:szCs w:val="22"/>
          <w:rPrChange w:id="923"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"_Toc516835711" </w:instrText>
      </w:r>
      <w:r w:rsidRPr="008C3D75">
        <w:rPr>
          <w:rPrChange w:id="924" w:author="admin" w:date="2018-06-18T11:14:00Z">
            <w:rPr>
              <w:noProof/>
            </w:rPr>
          </w:rPrChange>
        </w:rPr>
        <w:fldChar w:fldCharType="separate"/>
      </w:r>
      <w:r w:rsidR="00701162" w:rsidRPr="008C3D75">
        <w:rPr>
          <w:rStyle w:val="Hyperlink"/>
          <w:noProof/>
          <w:lang w:bidi="en-US"/>
        </w:rPr>
        <w:t>Tabuľka 14: Priemerné hodnoty a výchylky hemodynamických parametrov</w:t>
      </w:r>
      <w:r w:rsidR="00701162" w:rsidRPr="008C3D75">
        <w:rPr>
          <w:noProof/>
          <w:webHidden/>
        </w:rPr>
        <w:tab/>
      </w:r>
      <w:r w:rsidR="00701162" w:rsidRPr="008C3D75">
        <w:rPr>
          <w:noProof/>
          <w:webHidden/>
          <w:rPrChange w:id="925" w:author="admin" w:date="2018-06-18T11:14:00Z">
            <w:rPr>
              <w:noProof/>
              <w:webHidden/>
            </w:rPr>
          </w:rPrChange>
        </w:rPr>
        <w:fldChar w:fldCharType="begin"/>
      </w:r>
      <w:r w:rsidR="00701162" w:rsidRPr="008C3D75">
        <w:rPr>
          <w:noProof/>
          <w:webHidden/>
        </w:rPr>
        <w:instrText xml:space="preserve"> PAGEREF _Toc516835711 \h </w:instrText>
      </w:r>
      <w:r w:rsidR="00701162" w:rsidRPr="008C3D75">
        <w:rPr>
          <w:noProof/>
          <w:webHidden/>
          <w:rPrChange w:id="926" w:author="admin" w:date="2018-06-18T11:14:00Z">
            <w:rPr>
              <w:noProof/>
              <w:webHidden/>
            </w:rPr>
          </w:rPrChange>
        </w:rPr>
      </w:r>
      <w:r w:rsidR="00701162" w:rsidRPr="008C3D75">
        <w:rPr>
          <w:noProof/>
          <w:webHidden/>
          <w:rPrChange w:id="927" w:author="admin" w:date="2018-06-18T11:14:00Z">
            <w:rPr>
              <w:noProof/>
              <w:webHidden/>
            </w:rPr>
          </w:rPrChange>
        </w:rPr>
        <w:fldChar w:fldCharType="separate"/>
      </w:r>
      <w:r w:rsidR="00701162" w:rsidRPr="008C3D75">
        <w:rPr>
          <w:noProof/>
          <w:webHidden/>
        </w:rPr>
        <w:t>73</w:t>
      </w:r>
      <w:r w:rsidR="00701162" w:rsidRPr="008C3D75">
        <w:rPr>
          <w:noProof/>
          <w:webHidden/>
          <w:rPrChange w:id="928" w:author="admin" w:date="2018-06-18T11:14:00Z">
            <w:rPr>
              <w:noProof/>
              <w:webHidden/>
            </w:rPr>
          </w:rPrChange>
        </w:rPr>
        <w:fldChar w:fldCharType="end"/>
      </w:r>
      <w:r w:rsidRPr="008C3D75">
        <w:rPr>
          <w:noProof/>
          <w:rPrChange w:id="929" w:author="admin" w:date="2018-06-18T11:14:00Z">
            <w:rPr>
              <w:noProof/>
            </w:rPr>
          </w:rPrChange>
        </w:rPr>
        <w:fldChar w:fldCharType="end"/>
      </w:r>
    </w:p>
    <w:p w14:paraId="22F2D236" w14:textId="77777777" w:rsidR="00701162" w:rsidRPr="008C3D75" w:rsidRDefault="00655477">
      <w:pPr>
        <w:pStyle w:val="TableofFigures"/>
        <w:tabs>
          <w:tab w:val="right" w:leader="dot" w:pos="8494"/>
        </w:tabs>
        <w:rPr>
          <w:rFonts w:eastAsiaTheme="minorEastAsia" w:cstheme="minorBidi"/>
          <w:smallCaps w:val="0"/>
          <w:noProof/>
          <w:sz w:val="22"/>
          <w:szCs w:val="22"/>
          <w:rPrChange w:id="930" w:author="admin" w:date="2018-06-18T11:14:00Z">
            <w:rPr>
              <w:rFonts w:eastAsiaTheme="minorEastAsia" w:cstheme="minorBidi"/>
              <w:smallCaps w:val="0"/>
              <w:noProof/>
              <w:sz w:val="22"/>
              <w:szCs w:val="22"/>
              <w:lang w:val="cs-CZ"/>
            </w:rPr>
          </w:rPrChange>
        </w:rPr>
      </w:pPr>
      <w:r w:rsidRPr="005C2483">
        <w:fldChar w:fldCharType="begin"/>
      </w:r>
      <w:r w:rsidRPr="008C3D75">
        <w:instrText xml:space="preserve"> HYPERLINK \l "_Toc516835712" </w:instrText>
      </w:r>
      <w:r w:rsidRPr="008C3D75">
        <w:rPr>
          <w:rPrChange w:id="931" w:author="admin" w:date="2018-06-18T11:14:00Z">
            <w:rPr>
              <w:noProof/>
            </w:rPr>
          </w:rPrChange>
        </w:rPr>
        <w:fldChar w:fldCharType="separate"/>
      </w:r>
      <w:r w:rsidR="00701162" w:rsidRPr="008C3D75">
        <w:rPr>
          <w:rStyle w:val="Hyperlink"/>
          <w:noProof/>
          <w:lang w:bidi="en-US"/>
        </w:rPr>
        <w:t>Tabuľka 15: Charakteristiky meraných ľudí po transplantácii srdca.</w:t>
      </w:r>
      <w:r w:rsidR="00701162" w:rsidRPr="008C3D75">
        <w:rPr>
          <w:noProof/>
          <w:webHidden/>
        </w:rPr>
        <w:tab/>
      </w:r>
      <w:r w:rsidR="00701162" w:rsidRPr="008C3D75">
        <w:rPr>
          <w:noProof/>
          <w:webHidden/>
          <w:rPrChange w:id="932" w:author="admin" w:date="2018-06-18T11:14:00Z">
            <w:rPr>
              <w:noProof/>
              <w:webHidden/>
            </w:rPr>
          </w:rPrChange>
        </w:rPr>
        <w:fldChar w:fldCharType="begin"/>
      </w:r>
      <w:r w:rsidR="00701162" w:rsidRPr="008C3D75">
        <w:rPr>
          <w:noProof/>
          <w:webHidden/>
        </w:rPr>
        <w:instrText xml:space="preserve"> PAGEREF _Toc516835712 \h </w:instrText>
      </w:r>
      <w:r w:rsidR="00701162" w:rsidRPr="008C3D75">
        <w:rPr>
          <w:noProof/>
          <w:webHidden/>
          <w:rPrChange w:id="933" w:author="admin" w:date="2018-06-18T11:14:00Z">
            <w:rPr>
              <w:noProof/>
              <w:webHidden/>
            </w:rPr>
          </w:rPrChange>
        </w:rPr>
      </w:r>
      <w:r w:rsidR="00701162" w:rsidRPr="008C3D75">
        <w:rPr>
          <w:noProof/>
          <w:webHidden/>
          <w:rPrChange w:id="934" w:author="admin" w:date="2018-06-18T11:14:00Z">
            <w:rPr>
              <w:noProof/>
              <w:webHidden/>
            </w:rPr>
          </w:rPrChange>
        </w:rPr>
        <w:fldChar w:fldCharType="separate"/>
      </w:r>
      <w:r w:rsidR="00701162" w:rsidRPr="008C3D75">
        <w:rPr>
          <w:noProof/>
          <w:webHidden/>
        </w:rPr>
        <w:t>78</w:t>
      </w:r>
      <w:r w:rsidR="00701162" w:rsidRPr="008C3D75">
        <w:rPr>
          <w:noProof/>
          <w:webHidden/>
          <w:rPrChange w:id="935" w:author="admin" w:date="2018-06-18T11:14:00Z">
            <w:rPr>
              <w:noProof/>
              <w:webHidden/>
            </w:rPr>
          </w:rPrChange>
        </w:rPr>
        <w:fldChar w:fldCharType="end"/>
      </w:r>
      <w:r w:rsidRPr="008C3D75">
        <w:rPr>
          <w:noProof/>
          <w:rPrChange w:id="936" w:author="admin" w:date="2018-06-18T11:14:00Z">
            <w:rPr>
              <w:noProof/>
            </w:rPr>
          </w:rPrChange>
        </w:rPr>
        <w:fldChar w:fldCharType="end"/>
      </w:r>
    </w:p>
    <w:p w14:paraId="144A1F28" w14:textId="77777777" w:rsidR="00BD7167" w:rsidRPr="008C3D75" w:rsidRDefault="00BD7167" w:rsidP="00BD7167">
      <w:pPr>
        <w:sectPr w:rsidR="00BD7167" w:rsidRPr="008C3D75" w:rsidSect="00BD7167">
          <w:headerReference w:type="default" r:id="rId14"/>
          <w:footerReference w:type="default" r:id="rId15"/>
          <w:headerReference w:type="first" r:id="rId16"/>
          <w:footerReference w:type="first" r:id="rId17"/>
          <w:pgSz w:w="11907" w:h="16840" w:code="9"/>
          <w:pgMar w:top="1418" w:right="1418" w:bottom="1418" w:left="1985" w:header="737" w:footer="737" w:gutter="0"/>
          <w:pgNumType w:fmt="upperRoman" w:start="1"/>
          <w:cols w:space="708"/>
          <w:noEndnote/>
          <w:titlePg/>
        </w:sectPr>
      </w:pPr>
      <w:r w:rsidRPr="005C2483">
        <w:fldChar w:fldCharType="end"/>
      </w:r>
    </w:p>
    <w:p w14:paraId="7A99FC0C" w14:textId="77777777" w:rsidR="00BD7167" w:rsidRPr="008C3D75" w:rsidRDefault="00BD7167" w:rsidP="00BD7167">
      <w:pPr>
        <w:pStyle w:val="Heading1"/>
        <w:numPr>
          <w:ilvl w:val="0"/>
          <w:numId w:val="0"/>
        </w:numPr>
        <w:tabs>
          <w:tab w:val="num" w:pos="1070"/>
        </w:tabs>
        <w:ind w:left="432" w:hanging="432"/>
      </w:pPr>
      <w:bookmarkStart w:id="937" w:name="_Toc516835603"/>
      <w:r w:rsidRPr="008C3D75">
        <w:lastRenderedPageBreak/>
        <w:t>Úvod</w:t>
      </w:r>
      <w:bookmarkEnd w:id="6"/>
      <w:bookmarkEnd w:id="937"/>
    </w:p>
    <w:p w14:paraId="0067533F" w14:textId="357C6768" w:rsidR="00BD7167" w:rsidRPr="008C3D75" w:rsidRDefault="00BD7167" w:rsidP="00BD7167">
      <w:r w:rsidRPr="008C3D75">
        <w:t xml:space="preserve">Srdcovocievne ochorenia sú v súčasnosti celosvetovo najčastejšou príčinou smrti </w:t>
      </w:r>
      <w:r w:rsidRPr="004453DF">
        <w:fldChar w:fldCharType="begin"/>
      </w:r>
      <w:r w:rsidRPr="008C3D75">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4453DF">
        <w:rPr>
          <w:rPrChange w:id="938" w:author="admin" w:date="2018-06-18T11:14:00Z">
            <w:rPr/>
          </w:rPrChange>
        </w:rPr>
        <w:fldChar w:fldCharType="separate"/>
      </w:r>
      <w:r w:rsidRPr="004453DF">
        <w:rPr>
          <w:noProof/>
        </w:rPr>
        <w:t>[1]</w:t>
      </w:r>
      <w:r w:rsidRPr="004453DF">
        <w:fldChar w:fldCharType="end"/>
      </w:r>
      <w:r w:rsidRPr="008C3D75">
        <w:t xml:space="preserve">. Predpokladá sa že v roku 2015 až 17.7 milióna ľudí zomrelo v dôsledku srdcovocievnych ochorení, čo predstavuje 31% zo všetkých úmrtí na svete </w:t>
      </w:r>
      <w:r w:rsidRPr="004453DF">
        <w:fldChar w:fldCharType="begin"/>
      </w:r>
      <w:r w:rsidRPr="008C3D75">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4453DF">
        <w:rPr>
          <w:rPrChange w:id="939" w:author="admin" w:date="2018-06-18T11:14:00Z">
            <w:rPr/>
          </w:rPrChange>
        </w:rPr>
        <w:fldChar w:fldCharType="separate"/>
      </w:r>
      <w:r w:rsidRPr="004453DF">
        <w:rPr>
          <w:noProof/>
        </w:rPr>
        <w:t>[1]</w:t>
      </w:r>
      <w:r w:rsidRPr="004453DF">
        <w:fldChar w:fldCharType="end"/>
      </w:r>
      <w:r w:rsidRPr="008C3D75">
        <w:t>. Ischemická choroba srdca z toho tvorila 7,4 milióna úmrtí a srdcový infark</w:t>
      </w:r>
      <w:r w:rsidRPr="004453DF">
        <w:t xml:space="preserve">t 6,7 milióna úmrtí </w:t>
      </w:r>
      <w:r w:rsidRPr="004453DF">
        <w:fldChar w:fldCharType="begin"/>
      </w:r>
      <w:r w:rsidRPr="008C3D75">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4453DF">
        <w:rPr>
          <w:rPrChange w:id="940" w:author="admin" w:date="2018-06-18T11:14:00Z">
            <w:rPr/>
          </w:rPrChange>
        </w:rPr>
        <w:fldChar w:fldCharType="separate"/>
      </w:r>
      <w:r w:rsidRPr="004453DF">
        <w:rPr>
          <w:noProof/>
        </w:rPr>
        <w:t>[1]</w:t>
      </w:r>
      <w:r w:rsidRPr="004453DF">
        <w:fldChar w:fldCharType="end"/>
      </w:r>
      <w:r w:rsidRPr="008C3D75">
        <w:t xml:space="preserve">. Väčšina týchto ochorení je spojená so životným štýlom. Hlavnými rizikovými faktormi sú nezdravé stravovanie a obezita, nízka fyzická aktivita, užívanie tabaku a alkohol </w:t>
      </w:r>
      <w:r w:rsidRPr="004453DF">
        <w:fldChar w:fldCharType="begin"/>
      </w:r>
      <w:r w:rsidRPr="008C3D75">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4453DF">
        <w:rPr>
          <w:rPrChange w:id="941" w:author="admin" w:date="2018-06-18T11:14:00Z">
            <w:rPr/>
          </w:rPrChange>
        </w:rPr>
        <w:fldChar w:fldCharType="separate"/>
      </w:r>
      <w:r w:rsidRPr="004453DF">
        <w:rPr>
          <w:noProof/>
        </w:rPr>
        <w:t>[1]</w:t>
      </w:r>
      <w:r w:rsidRPr="004453DF">
        <w:fldChar w:fldCharType="end"/>
      </w:r>
      <w:r w:rsidRPr="008C3D75">
        <w:t>.</w:t>
      </w:r>
      <w:r w:rsidR="0068248B" w:rsidRPr="004453DF">
        <w:t xml:space="preserve"> </w:t>
      </w:r>
      <w:r w:rsidRPr="008C3D75">
        <w:t>Skorá diagnostika srdcovocievneho systému môže hrať dôležitú rolu pri predchádzaní srdcovocievnym ochoreniam. Takisto môže zamedziť zníženiu kvality života spojenom s týmito ochoreniami ale aj znížiť finančné náklady potrebné na liečbu a starostlivosť o chorých. K správnej diagnostike srdcovocievneho systému je potrebné získať informácie o jeho činnosti.</w:t>
      </w:r>
      <w:r w:rsidR="008C6240" w:rsidRPr="008C3D75">
        <w:t xml:space="preserve"> </w:t>
      </w:r>
      <w:r w:rsidRPr="008C3D75">
        <w:t>Činnosť srdcovocievneho systému je popísaná hemodynamickými parametrami. Medzi dôležité hemodynamické parametre patrí srdcový výdaj (CO – cardiac output) . CO vyjadruje objem krvi vypudenej ľavou komorou za jednu minútu. Pozostáva zo súčtu tepových objemov (SV – stroke volume) za jednu minútu, pričom hodnota SV vyjadruje objem krvi vypudenej ľavou komorou jediným srdcovým sťahom.</w:t>
      </w:r>
    </w:p>
    <w:p w14:paraId="16F1472B" w14:textId="77777777" w:rsidR="00BD7167" w:rsidRPr="008C3D75" w:rsidRDefault="00BD7167" w:rsidP="00BD7167"/>
    <w:p w14:paraId="414407B3" w14:textId="588CD485" w:rsidR="00BD7167" w:rsidRPr="008C3D75" w:rsidRDefault="00BD7167" w:rsidP="00BD7167">
      <w:r w:rsidRPr="008C3D75">
        <w:t xml:space="preserve">Táto práca sa zaoberá stanovením parametrov potrebných pre výpočet SV. Tieto parametre sa </w:t>
      </w:r>
      <w:r w:rsidR="008C6240" w:rsidRPr="008C3D75">
        <w:t xml:space="preserve">môžu </w:t>
      </w:r>
      <w:r w:rsidRPr="008C3D75">
        <w:t>detek</w:t>
      </w:r>
      <w:r w:rsidR="008C6240" w:rsidRPr="008C3D75">
        <w:t>ovať</w:t>
      </w:r>
      <w:r w:rsidRPr="008C3D75">
        <w:t xml:space="preserve"> z dát celotelovej impedancie a srdcových zvukov. Meranie SV pomocou impedancie je síce neinvazívna metóda, ktorá nevyžaduje vysoko odbornú obsluhu, dosahuje však slabé výsledky pri odhade absolútnych hodnôt SV. Pri sledovaní relatívnych zmien sa však táto metóda ukazuje byť dostatočne citlivá </w:t>
      </w:r>
      <w:r w:rsidRPr="004453DF">
        <w:fldChar w:fldCharType="begin"/>
      </w:r>
      <w:r w:rsidR="00284C6A" w:rsidRPr="008C3D75">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4453DF">
        <w:rPr>
          <w:rPrChange w:id="942" w:author="admin" w:date="2018-06-18T11:14:00Z">
            <w:rPr/>
          </w:rPrChange>
        </w:rPr>
        <w:fldChar w:fldCharType="separate"/>
      </w:r>
      <w:r w:rsidRPr="004453DF">
        <w:rPr>
          <w:noProof/>
        </w:rPr>
        <w:t>[2]</w:t>
      </w:r>
      <w:r w:rsidRPr="004453DF">
        <w:fldChar w:fldCharType="end"/>
      </w:r>
      <w:r w:rsidRPr="008C3D75">
        <w:t xml:space="preserve">. Meranie kardiovaskulárnych parametrov pomocou bioimpedancie v súčasnosti púta pozornosť ako nádejná metóda pre jej neinvazívnosť a nenáročnosť na obsluhu </w:t>
      </w:r>
      <w:r w:rsidRPr="004453DF">
        <w:fldChar w:fldCharType="begin"/>
      </w:r>
      <w:r w:rsidRPr="008C3D75">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453DF">
        <w:rPr>
          <w:rPrChange w:id="943" w:author="admin" w:date="2018-06-18T11:14:00Z">
            <w:rPr/>
          </w:rPrChange>
        </w:rPr>
        <w:fldChar w:fldCharType="separate"/>
      </w:r>
      <w:r w:rsidRPr="004453DF">
        <w:rPr>
          <w:noProof/>
        </w:rPr>
        <w:t>[3]</w:t>
      </w:r>
      <w:r w:rsidRPr="004453DF">
        <w:fldChar w:fldCharType="end"/>
      </w:r>
      <w:r w:rsidRPr="008C3D75">
        <w:t xml:space="preserve">. SV slúži na diagnostikovanie srdca. Pri niektorých ochoreniach ako napríklad ischemickej chorobe srdca, chybách na chlopniach a zápaloch dochádza k poklesu CO. </w:t>
      </w:r>
    </w:p>
    <w:p w14:paraId="69E84662" w14:textId="0556B652" w:rsidR="00BD7167" w:rsidRPr="008C3D75" w:rsidRDefault="00BD7167" w:rsidP="00BD7167">
      <w:r w:rsidRPr="008C3D75">
        <w:lastRenderedPageBreak/>
        <w:t xml:space="preserve">Aj keď je impedančná kardiografia známa metodika už od 50-tych rokov </w:t>
      </w:r>
      <w:r w:rsidRPr="004453DF">
        <w:fldChar w:fldCharType="begin"/>
      </w:r>
      <w:r w:rsidR="00284C6A" w:rsidRPr="008C3D75">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4453DF">
        <w:rPr>
          <w:rPrChange w:id="944" w:author="admin" w:date="2018-06-18T11:14:00Z">
            <w:rPr/>
          </w:rPrChange>
        </w:rPr>
        <w:fldChar w:fldCharType="separate"/>
      </w:r>
      <w:r w:rsidRPr="004453DF">
        <w:rPr>
          <w:noProof/>
        </w:rPr>
        <w:t>[4]</w:t>
      </w:r>
      <w:r w:rsidRPr="004453DF">
        <w:fldChar w:fldCharType="end"/>
      </w:r>
      <w:r w:rsidRPr="008C3D75">
        <w:t>, jej využitie v klinickej praxi je obmedzené, hlavne pre slabú presnosť vo vypočítaných ab</w:t>
      </w:r>
      <w:r w:rsidRPr="004453DF">
        <w:t>solútnych hodnotách parametrov SV a CO</w:t>
      </w:r>
      <w:r w:rsidRPr="004453DF">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rsidRPr="008C3D75">
        <w:instrText xml:space="preserve"> ADDIN EN.CITE </w:instrText>
      </w:r>
      <w:r w:rsidR="00284C6A" w:rsidRPr="008C3D75">
        <w:rPr>
          <w:rPrChange w:id="945" w:author="admin" w:date="2018-06-18T11:14:00Z">
            <w:rPr/>
          </w:rPrChange>
        </w:rPr>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rsidRPr="008C3D75">
        <w:instrText xml:space="preserve"> ADDIN EN.CITE.DATA </w:instrText>
      </w:r>
      <w:r w:rsidR="00284C6A" w:rsidRPr="008C3D75">
        <w:rPr>
          <w:rPrChange w:id="946" w:author="admin" w:date="2018-06-18T11:14:00Z">
            <w:rPr/>
          </w:rPrChange>
        </w:rPr>
      </w:r>
      <w:r w:rsidR="00284C6A" w:rsidRPr="008C3D75">
        <w:rPr>
          <w:rPrChange w:id="947" w:author="admin" w:date="2018-06-18T11:14:00Z">
            <w:rPr/>
          </w:rPrChange>
        </w:rPr>
        <w:fldChar w:fldCharType="end"/>
      </w:r>
      <w:r w:rsidRPr="004453DF">
        <w:rPr>
          <w:rPrChange w:id="948" w:author="admin" w:date="2018-06-18T11:14:00Z">
            <w:rPr/>
          </w:rPrChange>
        </w:rPr>
      </w:r>
      <w:r w:rsidRPr="004453DF">
        <w:rPr>
          <w:rPrChange w:id="949" w:author="admin" w:date="2018-06-18T11:14:00Z">
            <w:rPr/>
          </w:rPrChange>
        </w:rPr>
        <w:fldChar w:fldCharType="separate"/>
      </w:r>
      <w:r w:rsidRPr="004453DF">
        <w:rPr>
          <w:noProof/>
        </w:rPr>
        <w:t>[5]</w:t>
      </w:r>
      <w:r w:rsidRPr="004453DF">
        <w:fldChar w:fldCharType="end"/>
      </w:r>
      <w:r w:rsidRPr="008C3D75">
        <w:t xml:space="preserve">. Táto nepresnosť má dva hlavné zdroje. Prvým je </w:t>
      </w:r>
      <w:del w:id="950" w:author="admin" w:date="2018-06-18T10:54:00Z">
        <w:r w:rsidR="00655477" w:rsidRPr="008C3D75" w:rsidDel="00655477">
          <w:delText>obmezená</w:delText>
        </w:r>
      </w:del>
      <w:ins w:id="951" w:author="admin" w:date="2018-06-18T10:54:00Z">
        <w:r w:rsidR="00655477" w:rsidRPr="008C3D75">
          <w:t>obmedzená</w:t>
        </w:r>
      </w:ins>
      <w:r w:rsidRPr="008C3D75">
        <w:t xml:space="preserve">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Pr="004453DF">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rsidRPr="008C3D75">
        <w:instrText xml:space="preserve"> ADDIN EN.CITE </w:instrText>
      </w:r>
      <w:r w:rsidR="00284C6A" w:rsidRPr="008C3D75">
        <w:rPr>
          <w:rPrChange w:id="952" w:author="admin" w:date="2018-06-18T11:14:00Z">
            <w:rPr/>
          </w:rPrChange>
        </w:rPr>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rsidRPr="008C3D75">
        <w:instrText xml:space="preserve"> ADDIN EN.CITE.DATA </w:instrText>
      </w:r>
      <w:r w:rsidR="00284C6A" w:rsidRPr="008C3D75">
        <w:rPr>
          <w:rPrChange w:id="953" w:author="admin" w:date="2018-06-18T11:14:00Z">
            <w:rPr/>
          </w:rPrChange>
        </w:rPr>
      </w:r>
      <w:r w:rsidR="00284C6A" w:rsidRPr="008C3D75">
        <w:rPr>
          <w:rPrChange w:id="954" w:author="admin" w:date="2018-06-18T11:14:00Z">
            <w:rPr/>
          </w:rPrChange>
        </w:rPr>
        <w:fldChar w:fldCharType="end"/>
      </w:r>
      <w:r w:rsidRPr="004453DF">
        <w:rPr>
          <w:rPrChange w:id="955" w:author="admin" w:date="2018-06-18T11:14:00Z">
            <w:rPr/>
          </w:rPrChange>
        </w:rPr>
      </w:r>
      <w:r w:rsidRPr="004453DF">
        <w:rPr>
          <w:rPrChange w:id="956" w:author="admin" w:date="2018-06-18T11:14:00Z">
            <w:rPr/>
          </w:rPrChange>
        </w:rPr>
        <w:fldChar w:fldCharType="separate"/>
      </w:r>
      <w:r w:rsidRPr="004453DF">
        <w:rPr>
          <w:noProof/>
        </w:rPr>
        <w:t>[6]</w:t>
      </w:r>
      <w:r w:rsidRPr="004453DF">
        <w:fldChar w:fldCharType="end"/>
      </w:r>
      <w:r w:rsidRPr="008C3D75">
        <w:t>.</w:t>
      </w:r>
    </w:p>
    <w:p w14:paraId="0EE10049" w14:textId="77777777" w:rsidR="00BD7167" w:rsidRPr="008C3D75" w:rsidRDefault="00BD7167" w:rsidP="00BD7167"/>
    <w:p w14:paraId="68D4AC76" w14:textId="4C9E37BF" w:rsidR="00BD7167" w:rsidRPr="008C3D75" w:rsidRDefault="00BD7167" w:rsidP="00BD7167">
      <w:r w:rsidRPr="008C3D75">
        <w:t>Druhým dôvodom je nejasný pôvodu bioimpedančného signálu</w:t>
      </w:r>
      <w:r w:rsidR="0068248B" w:rsidRPr="008C3D75">
        <w:t xml:space="preserve"> </w:t>
      </w:r>
      <w:r w:rsidRPr="004453DF">
        <w:fldChar w:fldCharType="begin"/>
      </w:r>
      <w:r w:rsidR="00284C6A" w:rsidRPr="008C3D75">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453DF">
        <w:rPr>
          <w:rPrChange w:id="957" w:author="admin" w:date="2018-06-18T11:14:00Z">
            <w:rPr/>
          </w:rPrChange>
        </w:rPr>
        <w:fldChar w:fldCharType="separate"/>
      </w:r>
      <w:r w:rsidRPr="004453DF">
        <w:rPr>
          <w:noProof/>
        </w:rPr>
        <w:t>[3]</w:t>
      </w:r>
      <w:r w:rsidRPr="004453DF">
        <w:fldChar w:fldCharType="end"/>
      </w:r>
      <w:r w:rsidRPr="008C3D75">
        <w:t>. Impedanciu hrudníka totiž ovplyvňuje nielen krv vyvrhnutá srdcom počas systoly. Je to takisto dýchanie, kontrakcia svalov, žilný návrat, pľúcny obeh a zmeny v smere toku krvi v aorte počas systoly.</w:t>
      </w:r>
    </w:p>
    <w:p w14:paraId="41E910B2" w14:textId="77777777" w:rsidR="00BD7167" w:rsidRPr="008C3D75" w:rsidRDefault="00BD7167" w:rsidP="00BD7167"/>
    <w:p w14:paraId="253250BC" w14:textId="70C6F23E" w:rsidR="00BD7167" w:rsidRPr="008C3D75" w:rsidRDefault="00BD7167" w:rsidP="00BD7167">
      <w:pPr>
        <w:overflowPunct/>
        <w:autoSpaceDE/>
        <w:autoSpaceDN/>
        <w:adjustRightInd/>
        <w:textAlignment w:val="auto"/>
      </w:pPr>
      <w:r w:rsidRPr="008C3D75">
        <w:t xml:space="preserve">Pokrok v hardwari používanom na spracovanie signálov však prináša nové možnosti  na zlepšenie kvality signálu a na štúdium pôvodu signálu </w:t>
      </w:r>
      <w:r w:rsidRPr="004453DF">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rsidRPr="008C3D75">
        <w:instrText xml:space="preserve"> ADDIN EN.CITE </w:instrText>
      </w:r>
      <w:r w:rsidR="00284C6A" w:rsidRPr="008C3D75">
        <w:rPr>
          <w:rPrChange w:id="958" w:author="admin" w:date="2018-06-18T11:14:00Z">
            <w:rPr/>
          </w:rPrChange>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rsidRPr="008C3D75">
        <w:instrText xml:space="preserve"> ADDIN EN.CITE.DATA </w:instrText>
      </w:r>
      <w:r w:rsidR="00284C6A" w:rsidRPr="008C3D75">
        <w:rPr>
          <w:rPrChange w:id="959" w:author="admin" w:date="2018-06-18T11:14:00Z">
            <w:rPr/>
          </w:rPrChange>
        </w:rPr>
      </w:r>
      <w:r w:rsidR="00284C6A" w:rsidRPr="008C3D75">
        <w:rPr>
          <w:rPrChange w:id="960" w:author="admin" w:date="2018-06-18T11:14:00Z">
            <w:rPr/>
          </w:rPrChange>
        </w:rPr>
        <w:fldChar w:fldCharType="end"/>
      </w:r>
      <w:r w:rsidRPr="004453DF">
        <w:rPr>
          <w:rPrChange w:id="961" w:author="admin" w:date="2018-06-18T11:14:00Z">
            <w:rPr/>
          </w:rPrChange>
        </w:rPr>
      </w:r>
      <w:r w:rsidRPr="004453DF">
        <w:rPr>
          <w:rPrChange w:id="962" w:author="admin" w:date="2018-06-18T11:14:00Z">
            <w:rPr/>
          </w:rPrChange>
        </w:rPr>
        <w:fldChar w:fldCharType="separate"/>
      </w:r>
      <w:r w:rsidRPr="004453DF">
        <w:rPr>
          <w:noProof/>
        </w:rPr>
        <w:t>[7]</w:t>
      </w:r>
      <w:r w:rsidRPr="004453DF">
        <w:fldChar w:fldCharType="end"/>
      </w:r>
      <w:r w:rsidRPr="008C3D75">
        <w:t>. Zvýšenie výpočtového výkonu počítačov umožňuje spracovať bioimpedančný signál súčasne z viacerých zdrojov na ľudskom tele v kratšom čase. Spolu s ďalšími signálmi ako EKG, srdcové zvuky a tlak krvi tak môžeme detailnejšie popísať zmeny na bioimpedančnom signáli. 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bioimpedancie spolu s neinvazívnym meraním krvného tlaku, EKG a srdcových zvukov.</w:t>
      </w:r>
    </w:p>
    <w:p w14:paraId="16500E7F" w14:textId="77777777" w:rsidR="00BD7167" w:rsidRPr="008C3D75" w:rsidRDefault="00BD7167" w:rsidP="00BD7167">
      <w:r w:rsidRPr="008C3D75">
        <w:br w:type="page"/>
      </w:r>
    </w:p>
    <w:p w14:paraId="1848DB95" w14:textId="77777777" w:rsidR="00BD7167" w:rsidRPr="008C3D75" w:rsidRDefault="00BD7167" w:rsidP="00BD7167">
      <w:pPr>
        <w:pStyle w:val="Heading1"/>
        <w:numPr>
          <w:ilvl w:val="0"/>
          <w:numId w:val="26"/>
        </w:numPr>
        <w:spacing w:line="240" w:lineRule="auto"/>
      </w:pPr>
      <w:bookmarkStart w:id="963" w:name="_Toc516835604"/>
      <w:r w:rsidRPr="008C3D75">
        <w:lastRenderedPageBreak/>
        <w:t>Teoretická časť</w:t>
      </w:r>
      <w:bookmarkEnd w:id="963"/>
    </w:p>
    <w:p w14:paraId="3E1C9482" w14:textId="29AFDFEB" w:rsidR="00BD7167" w:rsidRPr="008C3D75" w:rsidRDefault="00BD7167" w:rsidP="00BD7167">
      <w:r w:rsidRPr="008C3D75">
        <w:rPr>
          <w:color w:val="000000"/>
        </w:rPr>
        <w:t xml:space="preserve">Srdce svojou pumpovacou činnosťou vytvára zmeny tlaku krvi v artériách, čo má za následok tok krvi od srdca smerom do periférií. </w:t>
      </w:r>
      <w:r w:rsidRPr="008C3D75">
        <w:t xml:space="preserve">Srdce váži približne 300 g a skladá sa z dvoch púmp, pravého a ľavého srdca. Pravé srdce pumpuje krv do pľúcneho obehu, ľavé srdce pumpuje krv do systémového obehu. Obidve pumpy vypudia približne 5l </w:t>
      </w:r>
      <w:del w:id="964" w:author="admin" w:date="2018-06-18T10:54:00Z">
        <w:r w:rsidRPr="008C3D75" w:rsidDel="00655477">
          <w:delText>krvy</w:delText>
        </w:r>
      </w:del>
      <w:ins w:id="965" w:author="admin" w:date="2018-06-18T10:54:00Z">
        <w:r w:rsidR="00655477" w:rsidRPr="008C3D75">
          <w:t>krvi</w:t>
        </w:r>
      </w:ins>
      <w:r w:rsidRPr="008C3D75">
        <w:t xml:space="preserve"> za minútu pre človeka vážiaceho 70kg v pokoji (minútový objem – Cardiac Output – CO). Tento objem sa ľahko môže zvýšiť až na 5-násobok počas fyzickej záťaže. </w:t>
      </w:r>
      <w:r w:rsidRPr="004453DF">
        <w:fldChar w:fldCharType="begin"/>
      </w:r>
      <w:r w:rsidR="00284C6A" w:rsidRPr="008C3D75">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4453DF">
        <w:rPr>
          <w:rPrChange w:id="966" w:author="admin" w:date="2018-06-18T11:14:00Z">
            <w:rPr/>
          </w:rPrChange>
        </w:rPr>
        <w:fldChar w:fldCharType="separate"/>
      </w:r>
      <w:r w:rsidRPr="004453DF">
        <w:rPr>
          <w:noProof/>
        </w:rPr>
        <w:t>[8]</w:t>
      </w:r>
      <w:r w:rsidRPr="004453DF">
        <w:fldChar w:fldCharType="end"/>
      </w:r>
      <w:r w:rsidRPr="008C3D75">
        <w:t xml:space="preserve"> . Množstvo krvi vypudené jediným sťahom - tepový objem  (Stroke Volume-SV) je v pokoji asi 70ml </w:t>
      </w:r>
      <w:r w:rsidRPr="004453DF">
        <w:fldChar w:fldCharType="begin"/>
      </w:r>
      <w:r w:rsidR="00284C6A" w:rsidRPr="008C3D75">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4453DF">
        <w:rPr>
          <w:rPrChange w:id="967" w:author="admin" w:date="2018-06-18T11:14:00Z">
            <w:rPr/>
          </w:rPrChange>
        </w:rPr>
        <w:fldChar w:fldCharType="separate"/>
      </w:r>
      <w:r w:rsidRPr="004453DF">
        <w:rPr>
          <w:noProof/>
        </w:rPr>
        <w:t>[8]</w:t>
      </w:r>
      <w:r w:rsidRPr="004453DF">
        <w:fldChar w:fldCharType="end"/>
      </w:r>
      <w:r w:rsidRPr="008C3D75">
        <w:t>. Minútový objem je súčtom tepových objemov za jednu minútu. Tento vzťah vyjadruje rovnica (1)</w:t>
      </w:r>
    </w:p>
    <w:p w14:paraId="697A0D99" w14:textId="77777777" w:rsidR="00BD7167" w:rsidRPr="008C3D75" w:rsidRDefault="00BD7167" w:rsidP="00BD7167">
      <w:pPr>
        <w:pStyle w:val="Caption"/>
        <w:rPr>
          <w:lang w:val="sk-SK"/>
        </w:rPr>
      </w:pPr>
    </w:p>
    <w:tbl>
      <w:tblPr>
        <w:tblW w:w="0" w:type="auto"/>
        <w:tblLook w:val="04A0" w:firstRow="1" w:lastRow="0" w:firstColumn="1" w:lastColumn="0" w:noHBand="0" w:noVBand="1"/>
      </w:tblPr>
      <w:tblGrid>
        <w:gridCol w:w="704"/>
        <w:gridCol w:w="7088"/>
        <w:gridCol w:w="702"/>
      </w:tblGrid>
      <w:tr w:rsidR="00BD7167" w:rsidRPr="008C3D75" w14:paraId="2997E532" w14:textId="77777777" w:rsidTr="00BD7167">
        <w:tc>
          <w:tcPr>
            <w:tcW w:w="704" w:type="dxa"/>
          </w:tcPr>
          <w:p w14:paraId="0A68A6A3" w14:textId="77777777" w:rsidR="00BD7167" w:rsidRPr="008C3D75" w:rsidRDefault="00BD7167" w:rsidP="00BD7167">
            <w:pPr>
              <w:jc w:val="center"/>
              <w:rPr>
                <w:color w:val="000000"/>
              </w:rPr>
            </w:pPr>
          </w:p>
        </w:tc>
        <w:tc>
          <w:tcPr>
            <w:tcW w:w="7088" w:type="dxa"/>
            <w:vAlign w:val="center"/>
          </w:tcPr>
          <w:p w14:paraId="6BCD7EF3" w14:textId="77777777" w:rsidR="00BD7167" w:rsidRPr="008C3D75" w:rsidRDefault="00BD7167" w:rsidP="00BD7167">
            <w:pPr>
              <w:jc w:val="center"/>
              <w:rPr>
                <w:i/>
                <w:color w:val="000000"/>
              </w:rPr>
            </w:pPr>
            <m:oMathPara>
              <m:oMath>
                <m:r>
                  <w:rPr>
                    <w:rFonts w:ascii="Cambria Math" w:hAnsi="Cambria Math"/>
                    <w:color w:val="000000"/>
                  </w:rPr>
                  <m:t>CO</m:t>
                </m:r>
                <m:r>
                  <w:rPr>
                    <w:rFonts w:ascii="Cambria Math" w:hAnsi="Cambria Math"/>
                    <w:color w:val="000000"/>
                    <w:rPrChange w:id="968" w:author="admin" w:date="2018-06-18T11:14:00Z">
                      <w:rPr>
                        <w:rFonts w:ascii="Cambria Math" w:hAnsi="Cambria Math"/>
                        <w:color w:val="000000"/>
                      </w:rPr>
                    </w:rPrChange>
                  </w:rPr>
                  <m:t>=SV*HR</m:t>
                </m:r>
              </m:oMath>
            </m:oMathPara>
          </w:p>
        </w:tc>
        <w:tc>
          <w:tcPr>
            <w:tcW w:w="702" w:type="dxa"/>
            <w:vAlign w:val="center"/>
          </w:tcPr>
          <w:p w14:paraId="458C11E9" w14:textId="77777777" w:rsidR="00BD7167" w:rsidRPr="008C3D75" w:rsidRDefault="00BD7167" w:rsidP="00BD7167">
            <w:pPr>
              <w:jc w:val="center"/>
              <w:rPr>
                <w:color w:val="000000"/>
              </w:rPr>
            </w:pPr>
            <w:r w:rsidRPr="008C3D75">
              <w:rPr>
                <w:color w:val="000000"/>
              </w:rPr>
              <w:t>(</w:t>
            </w:r>
            <w:r w:rsidRPr="004453DF">
              <w:fldChar w:fldCharType="begin"/>
            </w:r>
            <w:r w:rsidRPr="008C3D75">
              <w:instrText xml:space="preserve"> SEQ eq \* MERGEFORMAT </w:instrText>
            </w:r>
            <w:r w:rsidRPr="004453DF">
              <w:rPr>
                <w:rPrChange w:id="969" w:author="admin" w:date="2018-06-18T11:14:00Z">
                  <w:rPr>
                    <w:color w:val="000000"/>
                  </w:rPr>
                </w:rPrChange>
              </w:rPr>
              <w:fldChar w:fldCharType="separate"/>
            </w:r>
            <w:r w:rsidR="00A37FEB" w:rsidRPr="004453DF">
              <w:rPr>
                <w:noProof/>
                <w:color w:val="000000"/>
              </w:rPr>
              <w:t>1</w:t>
            </w:r>
            <w:r w:rsidRPr="004453DF">
              <w:rPr>
                <w:color w:val="000000"/>
              </w:rPr>
              <w:fldChar w:fldCharType="end"/>
            </w:r>
            <w:r w:rsidRPr="008C3D75">
              <w:rPr>
                <w:color w:val="000000"/>
              </w:rPr>
              <w:t>)</w:t>
            </w:r>
          </w:p>
        </w:tc>
      </w:tr>
    </w:tbl>
    <w:p w14:paraId="434088EE" w14:textId="77777777" w:rsidR="00BD7167" w:rsidRPr="008C3D75" w:rsidRDefault="00BD7167" w:rsidP="00BD7167"/>
    <w:p w14:paraId="1DD1DD2B" w14:textId="6AF96B53" w:rsidR="00BD7167" w:rsidRPr="008C3D75" w:rsidRDefault="00BD7167" w:rsidP="00BD7167">
      <w:r w:rsidRPr="008C3D75">
        <w:t>,</w:t>
      </w:r>
      <w:del w:id="970" w:author="admin" w:date="2018-06-18T10:55:00Z">
        <w:r w:rsidRPr="008C3D75" w:rsidDel="00655477">
          <w:delText xml:space="preserve"> </w:delText>
        </w:r>
      </w:del>
      <w:r w:rsidRPr="008C3D75">
        <w:t xml:space="preserve">kde HR </w:t>
      </w:r>
      <w:del w:id="971" w:author="admin" w:date="2018-06-18T10:55:00Z">
        <w:r w:rsidRPr="008C3D75" w:rsidDel="00655477">
          <w:delText>predtavuje</w:delText>
        </w:r>
      </w:del>
      <w:ins w:id="972" w:author="admin" w:date="2018-06-18T10:55:00Z">
        <w:r w:rsidR="00655477" w:rsidRPr="008C3D75">
          <w:t>predstavuje</w:t>
        </w:r>
      </w:ins>
      <w:r w:rsidRPr="008C3D75">
        <w:t xml:space="preserve"> srdcovú frekvenciu. Veľkosť </w:t>
      </w:r>
      <w:r w:rsidR="009076DD" w:rsidRPr="008C3D75">
        <w:t>srdcov</w:t>
      </w:r>
      <w:r w:rsidRPr="008C3D75">
        <w:t xml:space="preserve">ého výdaj závisí na veľkosti tela a je najlepšie normalizovaný k ploche tela. Parametrom ktorý vyjadruje normalizovaný </w:t>
      </w:r>
      <w:r w:rsidR="009076DD" w:rsidRPr="008C3D75">
        <w:t>srdcov</w:t>
      </w:r>
      <w:r w:rsidRPr="008C3D75">
        <w:t xml:space="preserve">ý výdaj je </w:t>
      </w:r>
      <w:r w:rsidRPr="008C3D75">
        <w:rPr>
          <w:i/>
        </w:rPr>
        <w:t>Cardiac index. Vyjadruje</w:t>
      </w:r>
      <w:r w:rsidRPr="008C3D75">
        <w:t xml:space="preserve"> </w:t>
      </w:r>
      <w:r w:rsidR="009076DD" w:rsidRPr="008C3D75">
        <w:t>srdcov</w:t>
      </w:r>
      <w:r w:rsidRPr="008C3D75">
        <w:t xml:space="preserve">ý výdaj na meter štvorcový plochy tela. Normálna hodnota </w:t>
      </w:r>
      <w:r w:rsidRPr="008C3D75">
        <w:rPr>
          <w:i/>
        </w:rPr>
        <w:t>cardiac index</w:t>
      </w:r>
      <w:r w:rsidRPr="008C3D75">
        <w:t xml:space="preserve"> je približne 3.0 l/(min m</w:t>
      </w:r>
      <w:r w:rsidRPr="008C3D75">
        <w:rPr>
          <w:vertAlign w:val="superscript"/>
        </w:rPr>
        <w:t>2</w:t>
      </w:r>
      <w:r w:rsidRPr="008C3D75">
        <w:t>)</w:t>
      </w:r>
      <w:r w:rsidRPr="004453DF">
        <w:fldChar w:fldCharType="begin"/>
      </w:r>
      <w:r w:rsidR="00284C6A" w:rsidRPr="008C3D75">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4453DF">
        <w:rPr>
          <w:rPrChange w:id="973" w:author="admin" w:date="2018-06-18T11:14:00Z">
            <w:rPr/>
          </w:rPrChange>
        </w:rPr>
        <w:fldChar w:fldCharType="separate"/>
      </w:r>
      <w:r w:rsidRPr="004453DF">
        <w:rPr>
          <w:noProof/>
        </w:rPr>
        <w:t>[8]</w:t>
      </w:r>
      <w:r w:rsidRPr="004453DF">
        <w:fldChar w:fldCharType="end"/>
      </w:r>
      <w:r w:rsidRPr="008C3D75">
        <w:t>.</w:t>
      </w:r>
    </w:p>
    <w:p w14:paraId="171E71C5" w14:textId="77777777" w:rsidR="00BD7167" w:rsidRPr="008C3D75" w:rsidRDefault="00BD7167" w:rsidP="00BD7167">
      <w:pPr>
        <w:rPr>
          <w:color w:val="000000"/>
        </w:rPr>
      </w:pPr>
    </w:p>
    <w:p w14:paraId="05FF606C" w14:textId="59B6D972" w:rsidR="00BD7167" w:rsidRPr="004453DF" w:rsidRDefault="00BD7167" w:rsidP="00BD7167">
      <w:pPr>
        <w:rPr>
          <w:color w:val="000000"/>
        </w:rPr>
      </w:pPr>
      <w:r w:rsidRPr="008C3D75">
        <w:rPr>
          <w:color w:val="000000"/>
        </w:rPr>
        <w:t xml:space="preserve">Na popis toku krvi bolo spracovaných niekoľko modelov </w:t>
      </w:r>
      <w:r w:rsidRPr="004453DF">
        <w:rPr>
          <w:color w:val="000000"/>
        </w:rPr>
        <w:fldChar w:fldCharType="begin"/>
      </w:r>
      <w:r w:rsidRPr="008C3D75">
        <w:rPr>
          <w:color w:val="000000"/>
        </w:rPr>
        <w:instrText xml:space="preserve"> ADDIN EN.CITE &lt;EndNote&gt;&lt;Cite&gt;&lt;Author&gt;Coleman&lt;/Author&gt;&lt;Year&gt;1985&lt;/Year&gt;&lt;RecNum&gt;0&lt;/RecNum&gt;&lt;IDText&gt;MATHEMATICAL-ANALYSIS OF CARDIOVASCULAR FUNCTION&lt;/IDText&gt;&lt;DisplayText&gt;[9]&lt;/DisplayText&gt;&lt;record&gt;&lt;keywords&gt;&lt;keyword&gt;Engineering&lt;/keyword&gt;&lt;/keywords&gt;&lt;urls&gt;&lt;related-urls&gt;&lt;url&gt;&amp;lt;Go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4453DF">
        <w:rPr>
          <w:color w:val="000000"/>
          <w:rPrChange w:id="974" w:author="admin" w:date="2018-06-18T11:14:00Z">
            <w:rPr>
              <w:color w:val="000000"/>
            </w:rPr>
          </w:rPrChange>
        </w:rPr>
        <w:fldChar w:fldCharType="separate"/>
      </w:r>
      <w:r w:rsidRPr="004453DF">
        <w:rPr>
          <w:noProof/>
          <w:color w:val="000000"/>
        </w:rPr>
        <w:t>[9]</w:t>
      </w:r>
      <w:r w:rsidRPr="004453DF">
        <w:rPr>
          <w:color w:val="000000"/>
        </w:rPr>
        <w:fldChar w:fldCharType="end"/>
      </w:r>
      <w:r w:rsidRPr="008C3D75">
        <w:rPr>
          <w:color w:val="000000"/>
        </w:rPr>
        <w:t>, ktoré popisujú vzťah hemodynamických premenných ako tok</w:t>
      </w:r>
      <w:r w:rsidR="0068248B" w:rsidRPr="008C3D75">
        <w:rPr>
          <w:color w:val="000000"/>
        </w:rPr>
        <w:t xml:space="preserve"> krvi</w:t>
      </w:r>
      <w:r w:rsidRPr="008C3D75">
        <w:rPr>
          <w:color w:val="000000"/>
        </w:rPr>
        <w:t xml:space="preserve">, tlak a objem. Otázka, ktorý model najvernejšie popisuje hemodynamiku je stále otvorená. Ako elektrická analógia hemodynamických modelov boli spracované náhradné elektrické schémy hemodynamických modelov. Vzťah mechanických komponent obehovej sústavy a elektrických komponentov náhradnej elektrickej schémy ukazuje </w:t>
      </w:r>
      <w:r w:rsidRPr="004453DF">
        <w:rPr>
          <w:color w:val="000000"/>
        </w:rPr>
        <w:fldChar w:fldCharType="begin"/>
      </w:r>
      <w:r w:rsidRPr="008C3D75">
        <w:rPr>
          <w:color w:val="000000"/>
        </w:rPr>
        <w:instrText xml:space="preserve"> REF _Ref510004507 \h </w:instrText>
      </w:r>
      <w:r w:rsidRPr="004453DF">
        <w:rPr>
          <w:color w:val="000000"/>
        </w:rPr>
      </w:r>
      <w:r w:rsidRPr="004453DF">
        <w:rPr>
          <w:color w:val="000000"/>
          <w:rPrChange w:id="975" w:author="admin" w:date="2018-06-18T11:14:00Z">
            <w:rPr>
              <w:color w:val="000000"/>
            </w:rPr>
          </w:rPrChange>
        </w:rPr>
        <w:fldChar w:fldCharType="separate"/>
      </w:r>
      <w:r w:rsidR="00A37FEB" w:rsidRPr="004453DF">
        <w:t xml:space="preserve">Tabuľka </w:t>
      </w:r>
      <w:r w:rsidR="00A37FEB" w:rsidRPr="004453DF">
        <w:rPr>
          <w:noProof/>
        </w:rPr>
        <w:t>1</w:t>
      </w:r>
      <w:r w:rsidRPr="004453DF">
        <w:rPr>
          <w:color w:val="000000"/>
        </w:rPr>
        <w:fldChar w:fldCharType="end"/>
      </w:r>
      <w:r w:rsidRPr="008C3D75">
        <w:rPr>
          <w:color w:val="000000"/>
        </w:rPr>
        <w:t xml:space="preserve">. </w:t>
      </w:r>
    </w:p>
    <w:p w14:paraId="56C0CD78" w14:textId="77777777" w:rsidR="0068248B" w:rsidRPr="008C3D75" w:rsidRDefault="0068248B" w:rsidP="00BD7167">
      <w:pPr>
        <w:rPr>
          <w:color w:val="000000"/>
        </w:rPr>
      </w:pPr>
    </w:p>
    <w:p w14:paraId="3D975ED8" w14:textId="77777777" w:rsidR="0068248B" w:rsidRPr="008C3D75" w:rsidRDefault="0068248B" w:rsidP="00BD7167">
      <w:pPr>
        <w:rPr>
          <w:color w:val="000000"/>
        </w:rPr>
      </w:pPr>
    </w:p>
    <w:p w14:paraId="731E4DAC" w14:textId="77777777" w:rsidR="0068248B" w:rsidRPr="008C3D75" w:rsidRDefault="0068248B" w:rsidP="00BD7167">
      <w:pPr>
        <w:rPr>
          <w:color w:val="000000"/>
        </w:rPr>
      </w:pPr>
    </w:p>
    <w:p w14:paraId="6C96AB14" w14:textId="77777777" w:rsidR="0068248B" w:rsidRPr="008C3D75" w:rsidRDefault="0068248B" w:rsidP="00BD7167">
      <w:pPr>
        <w:rPr>
          <w:color w:val="000000"/>
        </w:rPr>
      </w:pPr>
    </w:p>
    <w:p w14:paraId="6B2E182C" w14:textId="13F69F8D" w:rsidR="0068248B" w:rsidRPr="004453DF" w:rsidRDefault="0068248B" w:rsidP="00BD7167">
      <w:pPr>
        <w:rPr>
          <w:color w:val="000000"/>
        </w:rPr>
      </w:pPr>
    </w:p>
    <w:p w14:paraId="3122B825" w14:textId="77777777" w:rsidR="00BD7167" w:rsidRPr="008C3D75" w:rsidRDefault="00BD7167" w:rsidP="00BD7167">
      <w:pPr>
        <w:rPr>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9"/>
        <w:gridCol w:w="3489"/>
      </w:tblGrid>
      <w:tr w:rsidR="00BD7167" w:rsidRPr="008C3D75" w14:paraId="26F30C91" w14:textId="77777777" w:rsidTr="0068248B">
        <w:trPr>
          <w:trHeight w:val="375"/>
          <w:jc w:val="center"/>
        </w:trPr>
        <w:tc>
          <w:tcPr>
            <w:tcW w:w="3489" w:type="dxa"/>
          </w:tcPr>
          <w:p w14:paraId="1BFF4407" w14:textId="77777777" w:rsidR="00BD7167" w:rsidRPr="008C3D75" w:rsidRDefault="00BD7167" w:rsidP="00BD7167">
            <w:pPr>
              <w:rPr>
                <w:color w:val="000000"/>
              </w:rPr>
            </w:pPr>
            <w:r w:rsidRPr="008C3D75">
              <w:rPr>
                <w:color w:val="000000"/>
              </w:rPr>
              <w:lastRenderedPageBreak/>
              <w:t>Kardiovaskulárny parameter</w:t>
            </w:r>
          </w:p>
        </w:tc>
        <w:tc>
          <w:tcPr>
            <w:tcW w:w="3489" w:type="dxa"/>
          </w:tcPr>
          <w:p w14:paraId="2AE17931" w14:textId="3F32E8FC" w:rsidR="00BD7167" w:rsidRPr="004453DF" w:rsidRDefault="00BD7167" w:rsidP="00BD7167">
            <w:pPr>
              <w:rPr>
                <w:color w:val="000000"/>
              </w:rPr>
            </w:pPr>
            <w:r w:rsidRPr="008C3D75">
              <w:rPr>
                <w:color w:val="000000"/>
              </w:rPr>
              <w:t>Elektrická komponenta</w:t>
            </w:r>
            <w:ins w:id="976" w:author="admin" w:date="2018-06-18T12:43:00Z">
              <w:r w:rsidR="004453DF">
                <w:rPr>
                  <w:color w:val="000000"/>
                </w:rPr>
                <w:t xml:space="preserve"> komponent mužský rod???</w:t>
              </w:r>
            </w:ins>
          </w:p>
        </w:tc>
      </w:tr>
      <w:tr w:rsidR="00BD7167" w:rsidRPr="008C3D75" w14:paraId="1C8C163E" w14:textId="77777777" w:rsidTr="0068248B">
        <w:trPr>
          <w:trHeight w:val="388"/>
          <w:jc w:val="center"/>
        </w:trPr>
        <w:tc>
          <w:tcPr>
            <w:tcW w:w="3489" w:type="dxa"/>
          </w:tcPr>
          <w:p w14:paraId="5535E041" w14:textId="77777777" w:rsidR="00BD7167" w:rsidRPr="008C3D75" w:rsidRDefault="00BD7167" w:rsidP="00BD7167">
            <w:pPr>
              <w:rPr>
                <w:color w:val="000000"/>
              </w:rPr>
            </w:pPr>
            <w:r w:rsidRPr="008C3D75">
              <w:rPr>
                <w:color w:val="000000"/>
              </w:rPr>
              <w:t>Tok krvi, Q (ml/s)</w:t>
            </w:r>
          </w:p>
        </w:tc>
        <w:tc>
          <w:tcPr>
            <w:tcW w:w="3489" w:type="dxa"/>
          </w:tcPr>
          <w:p w14:paraId="0EE905B1" w14:textId="77777777" w:rsidR="00BD7167" w:rsidRPr="008C3D75" w:rsidRDefault="00BD7167" w:rsidP="00BD7167">
            <w:pPr>
              <w:rPr>
                <w:color w:val="000000"/>
              </w:rPr>
            </w:pPr>
            <w:r w:rsidRPr="008C3D75">
              <w:rPr>
                <w:color w:val="000000"/>
              </w:rPr>
              <w:t>Elektrický prúd I (A)</w:t>
            </w:r>
          </w:p>
        </w:tc>
      </w:tr>
      <w:tr w:rsidR="00BD7167" w:rsidRPr="008C3D75" w14:paraId="7BF5D882" w14:textId="77777777" w:rsidTr="0068248B">
        <w:trPr>
          <w:trHeight w:val="375"/>
          <w:jc w:val="center"/>
        </w:trPr>
        <w:tc>
          <w:tcPr>
            <w:tcW w:w="3489" w:type="dxa"/>
          </w:tcPr>
          <w:p w14:paraId="453E122E" w14:textId="77777777" w:rsidR="00BD7167" w:rsidRPr="008C3D75" w:rsidRDefault="00BD7167" w:rsidP="00BD7167">
            <w:pPr>
              <w:rPr>
                <w:color w:val="000000"/>
              </w:rPr>
            </w:pPr>
            <w:r w:rsidRPr="008C3D75">
              <w:rPr>
                <w:color w:val="000000"/>
              </w:rPr>
              <w:t>Arteriálny krvný tlak, P (mmHg)</w:t>
            </w:r>
          </w:p>
        </w:tc>
        <w:tc>
          <w:tcPr>
            <w:tcW w:w="3489" w:type="dxa"/>
          </w:tcPr>
          <w:p w14:paraId="794C3763" w14:textId="77777777" w:rsidR="00BD7167" w:rsidRPr="008C3D75" w:rsidRDefault="00BD7167" w:rsidP="00BD7167">
            <w:pPr>
              <w:rPr>
                <w:color w:val="000000"/>
              </w:rPr>
            </w:pPr>
            <w:r w:rsidRPr="008C3D75">
              <w:rPr>
                <w:color w:val="000000"/>
              </w:rPr>
              <w:t>Elektrické napätie U (V)</w:t>
            </w:r>
          </w:p>
        </w:tc>
      </w:tr>
      <w:tr w:rsidR="00BD7167" w:rsidRPr="008C3D75" w14:paraId="6954E712" w14:textId="77777777" w:rsidTr="0068248B">
        <w:trPr>
          <w:trHeight w:val="375"/>
          <w:jc w:val="center"/>
        </w:trPr>
        <w:tc>
          <w:tcPr>
            <w:tcW w:w="3489" w:type="dxa"/>
          </w:tcPr>
          <w:p w14:paraId="217FE3B2" w14:textId="77777777" w:rsidR="00BD7167" w:rsidRPr="008C3D75" w:rsidRDefault="00BD7167" w:rsidP="00BD7167">
            <w:pPr>
              <w:jc w:val="left"/>
              <w:rPr>
                <w:color w:val="000000"/>
              </w:rPr>
            </w:pPr>
            <w:r w:rsidRPr="008C3D75">
              <w:rPr>
                <w:color w:val="000000"/>
              </w:rPr>
              <w:t>Rozťažnosť artérií, C (ml/mmHg)</w:t>
            </w:r>
          </w:p>
        </w:tc>
        <w:tc>
          <w:tcPr>
            <w:tcW w:w="3489" w:type="dxa"/>
          </w:tcPr>
          <w:p w14:paraId="424EEFDE" w14:textId="77777777" w:rsidR="00BD7167" w:rsidRPr="008C3D75" w:rsidRDefault="00BD7167" w:rsidP="00BD7167">
            <w:pPr>
              <w:rPr>
                <w:color w:val="000000"/>
              </w:rPr>
            </w:pPr>
            <w:r w:rsidRPr="008C3D75">
              <w:rPr>
                <w:color w:val="000000"/>
              </w:rPr>
              <w:t>Kapacita C (F)</w:t>
            </w:r>
          </w:p>
        </w:tc>
      </w:tr>
      <w:tr w:rsidR="00BD7167" w:rsidRPr="008C3D75" w14:paraId="5D170F01" w14:textId="77777777" w:rsidTr="0068248B">
        <w:trPr>
          <w:trHeight w:val="375"/>
          <w:jc w:val="center"/>
        </w:trPr>
        <w:tc>
          <w:tcPr>
            <w:tcW w:w="3489" w:type="dxa"/>
          </w:tcPr>
          <w:p w14:paraId="79318C0E" w14:textId="77777777" w:rsidR="00BD7167" w:rsidRPr="008C3D75" w:rsidRDefault="00BD7167" w:rsidP="00BD7167">
            <w:pPr>
              <w:rPr>
                <w:color w:val="000000"/>
              </w:rPr>
            </w:pPr>
            <w:r w:rsidRPr="008C3D75">
              <w:rPr>
                <w:color w:val="000000"/>
              </w:rPr>
              <w:t>Cievny odpor R (mmHg.s/ml)</w:t>
            </w:r>
          </w:p>
        </w:tc>
        <w:tc>
          <w:tcPr>
            <w:tcW w:w="3489" w:type="dxa"/>
          </w:tcPr>
          <w:p w14:paraId="7CD6F236" w14:textId="77777777" w:rsidR="00BD7167" w:rsidRPr="008C3D75" w:rsidRDefault="00BD7167" w:rsidP="00BD7167">
            <w:pPr>
              <w:rPr>
                <w:color w:val="000000"/>
              </w:rPr>
            </w:pPr>
            <w:r w:rsidRPr="008C3D75">
              <w:rPr>
                <w:color w:val="000000"/>
              </w:rPr>
              <w:t>Rezistor R (Ω)</w:t>
            </w:r>
          </w:p>
        </w:tc>
      </w:tr>
      <w:tr w:rsidR="00BD7167" w:rsidRPr="008C3D75" w14:paraId="2BDFE248" w14:textId="77777777" w:rsidTr="0068248B">
        <w:trPr>
          <w:trHeight w:val="388"/>
          <w:jc w:val="center"/>
        </w:trPr>
        <w:tc>
          <w:tcPr>
            <w:tcW w:w="3489" w:type="dxa"/>
          </w:tcPr>
          <w:p w14:paraId="58A79046" w14:textId="77777777" w:rsidR="00BD7167" w:rsidRPr="008C3D75" w:rsidRDefault="00BD7167" w:rsidP="00BD7167">
            <w:pPr>
              <w:jc w:val="left"/>
              <w:rPr>
                <w:color w:val="000000"/>
              </w:rPr>
            </w:pPr>
            <w:r w:rsidRPr="008C3D75">
              <w:rPr>
                <w:color w:val="000000"/>
              </w:rPr>
              <w:t>Inertancia krvi, L (mmHg/(ml.s))</w:t>
            </w:r>
          </w:p>
        </w:tc>
        <w:tc>
          <w:tcPr>
            <w:tcW w:w="3489" w:type="dxa"/>
          </w:tcPr>
          <w:p w14:paraId="2F56B163" w14:textId="77777777" w:rsidR="00BD7167" w:rsidRPr="008C3D75" w:rsidRDefault="00BD7167" w:rsidP="00BD7167">
            <w:pPr>
              <w:rPr>
                <w:color w:val="000000"/>
              </w:rPr>
            </w:pPr>
            <w:r w:rsidRPr="008C3D75">
              <w:rPr>
                <w:color w:val="000000"/>
              </w:rPr>
              <w:t>Induktancia (L)</w:t>
            </w:r>
          </w:p>
        </w:tc>
      </w:tr>
      <w:tr w:rsidR="00BD7167" w:rsidRPr="008C3D75" w14:paraId="255133D9" w14:textId="77777777" w:rsidTr="0068248B">
        <w:trPr>
          <w:trHeight w:val="375"/>
          <w:jc w:val="center"/>
        </w:trPr>
        <w:tc>
          <w:tcPr>
            <w:tcW w:w="3489" w:type="dxa"/>
          </w:tcPr>
          <w:p w14:paraId="46F8AA4A" w14:textId="77777777" w:rsidR="00BD7167" w:rsidRPr="008C3D75" w:rsidRDefault="00BD7167" w:rsidP="00BD7167">
            <w:pPr>
              <w:rPr>
                <w:color w:val="000000"/>
              </w:rPr>
            </w:pPr>
            <w:r w:rsidRPr="008C3D75">
              <w:rPr>
                <w:color w:val="000000"/>
              </w:rPr>
              <w:t>Objem, V (ml)</w:t>
            </w:r>
          </w:p>
        </w:tc>
        <w:tc>
          <w:tcPr>
            <w:tcW w:w="3489" w:type="dxa"/>
          </w:tcPr>
          <w:p w14:paraId="4CA9B352" w14:textId="77777777" w:rsidR="00BD7167" w:rsidRPr="008C3D75" w:rsidRDefault="00BD7167" w:rsidP="00BD7167">
            <w:pPr>
              <w:rPr>
                <w:color w:val="000000"/>
              </w:rPr>
            </w:pPr>
            <w:r w:rsidRPr="008C3D75">
              <w:rPr>
                <w:color w:val="000000"/>
              </w:rPr>
              <w:t>Náboj (C)</w:t>
            </w:r>
          </w:p>
        </w:tc>
      </w:tr>
    </w:tbl>
    <w:p w14:paraId="373EC441" w14:textId="77777777" w:rsidR="00BD7167" w:rsidRPr="008C3D75" w:rsidRDefault="00BD7167" w:rsidP="00BD7167">
      <w:pPr>
        <w:pStyle w:val="Caption"/>
        <w:spacing w:before="120" w:after="0"/>
        <w:rPr>
          <w:vanish/>
          <w:color w:val="000000"/>
          <w:lang w:val="sk-SK"/>
          <w:specVanish/>
        </w:rPr>
      </w:pPr>
      <w:bookmarkStart w:id="977" w:name="_Ref510004507"/>
      <w:bookmarkStart w:id="978" w:name="_Toc513584971"/>
      <w:bookmarkStart w:id="979" w:name="_Toc516835698"/>
      <w:r w:rsidRPr="008C3D75">
        <w:rPr>
          <w:lang w:val="sk-SK"/>
        </w:rPr>
        <w:t xml:space="preserve">Tabuľka </w:t>
      </w:r>
      <w:r w:rsidRPr="005C2483">
        <w:rPr>
          <w:lang w:val="sk-SK"/>
        </w:rPr>
        <w:fldChar w:fldCharType="begin"/>
      </w:r>
      <w:r w:rsidRPr="008C3D75">
        <w:rPr>
          <w:lang w:val="sk-SK"/>
        </w:rPr>
        <w:instrText xml:space="preserve"> SEQ Tabuľka \* ARABIC </w:instrText>
      </w:r>
      <w:r w:rsidRPr="008C3D75">
        <w:rPr>
          <w:lang w:val="sk-SK"/>
          <w:rPrChange w:id="980" w:author="admin" w:date="2018-06-18T11:14:00Z">
            <w:rPr>
              <w:lang w:val="sk-SK"/>
            </w:rPr>
          </w:rPrChange>
        </w:rPr>
        <w:fldChar w:fldCharType="separate"/>
      </w:r>
      <w:r w:rsidR="00A37FEB" w:rsidRPr="008C3D75">
        <w:rPr>
          <w:noProof/>
          <w:lang w:val="sk-SK"/>
        </w:rPr>
        <w:t>1</w:t>
      </w:r>
      <w:r w:rsidRPr="008C3D75">
        <w:rPr>
          <w:lang w:val="sk-SK"/>
          <w:rPrChange w:id="981" w:author="admin" w:date="2018-06-18T11:14:00Z">
            <w:rPr>
              <w:lang w:val="sk-SK"/>
            </w:rPr>
          </w:rPrChange>
        </w:rPr>
        <w:fldChar w:fldCharType="end"/>
      </w:r>
      <w:bookmarkEnd w:id="977"/>
      <w:r w:rsidRPr="008C3D75">
        <w:rPr>
          <w:lang w:val="sk-SK"/>
        </w:rPr>
        <w:t>: Komponenty obehovej sústavy.</w:t>
      </w:r>
      <w:bookmarkEnd w:id="978"/>
      <w:bookmarkEnd w:id="979"/>
      <w:r w:rsidRPr="008C3D75">
        <w:rPr>
          <w:lang w:val="sk-SK"/>
        </w:rPr>
        <w:t xml:space="preserve"> </w:t>
      </w:r>
    </w:p>
    <w:p w14:paraId="7DFBC2D5" w14:textId="5163FB4A" w:rsidR="00BD7167" w:rsidRPr="008C3D75" w:rsidRDefault="00BD7167" w:rsidP="00BD7167">
      <w:pPr>
        <w:spacing w:after="240"/>
        <w:jc w:val="center"/>
        <w:rPr>
          <w:color w:val="000000"/>
        </w:rPr>
      </w:pPr>
      <w:r w:rsidRPr="008C3D75">
        <w:rPr>
          <w:rFonts w:eastAsiaTheme="majorEastAsia" w:cstheme="majorBidi"/>
          <w:spacing w:val="10"/>
          <w:sz w:val="22"/>
          <w:szCs w:val="18"/>
          <w:lang w:eastAsia="en-US" w:bidi="en-US"/>
        </w:rPr>
        <w:t xml:space="preserve">Vzťah mechanických komponentov obehovej sústavy a elektrických komponentov náhradnej elektrickej sústavy </w:t>
      </w:r>
      <w:r w:rsidRPr="004453DF">
        <w:rPr>
          <w:rFonts w:eastAsiaTheme="majorEastAsia" w:cstheme="majorBidi"/>
          <w:spacing w:val="10"/>
          <w:sz w:val="22"/>
          <w:szCs w:val="18"/>
          <w:lang w:eastAsia="en-US" w:bidi="en-US"/>
        </w:rPr>
        <w:fldChar w:fldCharType="begin"/>
      </w:r>
      <w:r w:rsidR="00284C6A" w:rsidRPr="008C3D75">
        <w:rPr>
          <w:rFonts w:eastAsiaTheme="majorEastAsia" w:cstheme="majorBidi"/>
          <w:spacing w:val="10"/>
          <w:sz w:val="22"/>
          <w:szCs w:val="18"/>
          <w:lang w:eastAsia="en-US" w:bidi="en-US"/>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4453DF">
        <w:rPr>
          <w:rFonts w:eastAsiaTheme="majorEastAsia" w:cstheme="majorBidi"/>
          <w:spacing w:val="10"/>
          <w:sz w:val="22"/>
          <w:szCs w:val="18"/>
          <w:lang w:eastAsia="en-US" w:bidi="en-US"/>
          <w:rPrChange w:id="982" w:author="admin" w:date="2018-06-18T11:14:00Z">
            <w:rPr>
              <w:rFonts w:eastAsiaTheme="majorEastAsia" w:cstheme="majorBidi"/>
              <w:spacing w:val="10"/>
              <w:sz w:val="22"/>
              <w:szCs w:val="18"/>
              <w:lang w:eastAsia="en-US" w:bidi="en-US"/>
            </w:rPr>
          </w:rPrChange>
        </w:rPr>
        <w:fldChar w:fldCharType="separate"/>
      </w:r>
      <w:r w:rsidRPr="004453DF">
        <w:rPr>
          <w:rFonts w:eastAsiaTheme="majorEastAsia" w:cstheme="majorBidi"/>
          <w:noProof/>
          <w:spacing w:val="10"/>
          <w:sz w:val="22"/>
          <w:szCs w:val="18"/>
          <w:lang w:eastAsia="en-US" w:bidi="en-US"/>
        </w:rPr>
        <w:t>[10]</w:t>
      </w:r>
      <w:r w:rsidRPr="004453DF">
        <w:rPr>
          <w:rFonts w:eastAsiaTheme="majorEastAsia" w:cstheme="majorBidi"/>
          <w:spacing w:val="10"/>
          <w:sz w:val="22"/>
          <w:szCs w:val="18"/>
          <w:lang w:eastAsia="en-US" w:bidi="en-US"/>
        </w:rPr>
        <w:fldChar w:fldCharType="end"/>
      </w:r>
      <w:r w:rsidRPr="008C3D75">
        <w:rPr>
          <w:color w:val="000000"/>
        </w:rPr>
        <w:t>.</w:t>
      </w:r>
    </w:p>
    <w:p w14:paraId="3E6E61AF" w14:textId="1A0D345B" w:rsidR="00BD7167" w:rsidRPr="008C3D75" w:rsidRDefault="00BD7167" w:rsidP="00BD7167">
      <w:pPr>
        <w:rPr>
          <w:color w:val="000000"/>
        </w:rPr>
      </w:pPr>
      <w:r w:rsidRPr="008C3D75">
        <w:rPr>
          <w:color w:val="000000"/>
        </w:rPr>
        <w:t xml:space="preserve">Tok krvi v artériách je charakterizovaný troma základnými hemodynamickými parametrami ktoré zachytávajú elastické a odporové vlastnosti artérií a vlastnosti kvapaliny (krvi): rozťažnosť artérií, celkový periférny odpor a zotrvačnosť prúdenia krvi </w:t>
      </w:r>
      <w:r w:rsidRPr="004453DF">
        <w:rPr>
          <w:color w:val="000000"/>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284C6A" w:rsidRPr="008C3D75">
        <w:rPr>
          <w:color w:val="000000"/>
        </w:rPr>
        <w:instrText xml:space="preserve"> ADDIN EN.CITE </w:instrText>
      </w:r>
      <w:r w:rsidR="00284C6A" w:rsidRPr="008C3D75">
        <w:rPr>
          <w:color w:val="000000"/>
          <w:rPrChange w:id="983" w:author="admin" w:date="2018-06-18T11:14:00Z">
            <w:rPr>
              <w:color w:val="000000"/>
            </w:rPr>
          </w:rPrChange>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284C6A" w:rsidRPr="008C3D75">
        <w:rPr>
          <w:color w:val="000000"/>
        </w:rPr>
        <w:instrText xml:space="preserve"> ADDIN EN.CITE.DATA </w:instrText>
      </w:r>
      <w:r w:rsidR="00284C6A" w:rsidRPr="008C3D75">
        <w:rPr>
          <w:color w:val="000000"/>
          <w:rPrChange w:id="984" w:author="admin" w:date="2018-06-18T11:14:00Z">
            <w:rPr>
              <w:color w:val="000000"/>
            </w:rPr>
          </w:rPrChange>
        </w:rPr>
      </w:r>
      <w:r w:rsidR="00284C6A" w:rsidRPr="008C3D75">
        <w:rPr>
          <w:color w:val="000000"/>
          <w:rPrChange w:id="985" w:author="admin" w:date="2018-06-18T11:14:00Z">
            <w:rPr>
              <w:color w:val="000000"/>
            </w:rPr>
          </w:rPrChange>
        </w:rPr>
        <w:fldChar w:fldCharType="end"/>
      </w:r>
      <w:r w:rsidRPr="004453DF">
        <w:rPr>
          <w:color w:val="000000"/>
          <w:rPrChange w:id="986" w:author="admin" w:date="2018-06-18T11:14:00Z">
            <w:rPr>
              <w:color w:val="000000"/>
            </w:rPr>
          </w:rPrChange>
        </w:rPr>
      </w:r>
      <w:r w:rsidRPr="004453DF">
        <w:rPr>
          <w:color w:val="000000"/>
          <w:rPrChange w:id="987" w:author="admin" w:date="2018-06-18T11:14:00Z">
            <w:rPr>
              <w:color w:val="000000"/>
            </w:rPr>
          </w:rPrChange>
        </w:rPr>
        <w:fldChar w:fldCharType="separate"/>
      </w:r>
      <w:r w:rsidRPr="004453DF">
        <w:rPr>
          <w:noProof/>
          <w:color w:val="000000"/>
        </w:rPr>
        <w:t>[11]</w:t>
      </w:r>
      <w:r w:rsidRPr="004453DF">
        <w:rPr>
          <w:color w:val="000000"/>
        </w:rPr>
        <w:fldChar w:fldCharType="end"/>
      </w:r>
      <w:r w:rsidRPr="008C3D75">
        <w:rPr>
          <w:color w:val="000000"/>
        </w:rPr>
        <w:t>.</w:t>
      </w:r>
    </w:p>
    <w:p w14:paraId="2BA65D9A" w14:textId="77777777" w:rsidR="00BD7167" w:rsidRPr="008C3D75" w:rsidRDefault="00BD7167" w:rsidP="00BD7167">
      <w:pPr>
        <w:rPr>
          <w:color w:val="000000"/>
        </w:rPr>
      </w:pPr>
    </w:p>
    <w:p w14:paraId="2861AD6C" w14:textId="77777777" w:rsidR="00BD7167" w:rsidRPr="008C3D75" w:rsidRDefault="00BD7167" w:rsidP="00BD7167">
      <w:pPr>
        <w:pStyle w:val="Heading2"/>
      </w:pPr>
      <w:bookmarkStart w:id="988" w:name="_Toc516835605"/>
      <w:r w:rsidRPr="008C3D75">
        <w:t>Kardiovaskulárne parametre</w:t>
      </w:r>
      <w:bookmarkEnd w:id="988"/>
    </w:p>
    <w:p w14:paraId="4646BEDB" w14:textId="77777777" w:rsidR="00BD7167" w:rsidRPr="008C3D75" w:rsidRDefault="00BD7167" w:rsidP="00BD7167"/>
    <w:p w14:paraId="2314C15C" w14:textId="77777777" w:rsidR="00BD7167" w:rsidRPr="008C3D75" w:rsidRDefault="00BD7167" w:rsidP="00BD7167">
      <w:pPr>
        <w:pStyle w:val="Heading3"/>
      </w:pPr>
      <w:bookmarkStart w:id="989" w:name="_Toc516835606"/>
      <w:r w:rsidRPr="008C3D75">
        <w:t>Rozťažnosť artérií</w:t>
      </w:r>
      <w:bookmarkEnd w:id="989"/>
    </w:p>
    <w:p w14:paraId="6E4AAC2D" w14:textId="163444CB" w:rsidR="00BD7167" w:rsidRPr="008C3D75" w:rsidRDefault="00BD7167" w:rsidP="00BD7167">
      <w:pPr>
        <w:rPr>
          <w:color w:val="000000"/>
        </w:rPr>
      </w:pPr>
      <w:r w:rsidRPr="008C3D75">
        <w:rPr>
          <w:color w:val="000000"/>
        </w:rPr>
        <w:t xml:space="preserve">Vďaka elasticite hlavne veľkých tepien, zvýšenie arteriálneho krvného tlaku spôsobí roztiahnutie veľkých tepien. Takmer 65% rozťažnosti artérií sa nachádza v proximálnej aorte, hlave v horných končatinách </w:t>
      </w:r>
      <w:r w:rsidRPr="004453DF">
        <w:rPr>
          <w:color w:val="000000"/>
        </w:rPr>
        <w:fldChar w:fldCharType="begin"/>
      </w:r>
      <w:r w:rsidR="00284C6A" w:rsidRPr="008C3D75">
        <w:rPr>
          <w:color w:val="000000"/>
        </w:rPr>
        <w:instrText xml:space="preserve"> ADDIN EN.CITE &lt;EndNote&gt;&lt;Cite&gt;&lt;Author&gt;Segers&lt;/Author&gt;&lt;Year&gt;1997&lt;/Year&gt;&lt;RecNum&gt;0&lt;/RecNum&gt;&lt;IDText&gt;A non-invasive pulse pressure method for the estimation of total arterial compliance&lt;/IDText&gt;&lt;DisplayText&gt;[12]&lt;/DisplayText&gt;&lt;record&gt;&lt;keywords&gt;&lt;keyword&gt;Cardiovascular System &amp;amp; Cardiology&lt;/keyword&gt;&lt;keyword&gt;Computer Science&lt;/keyword&gt;&lt;keyword&gt;Engineering&lt;/keyword&gt;&lt;/keywords&gt;&lt;urls&gt;&lt;related-urls&gt;&lt;url&gt;&amp;lt;Go to ISI&amp;gt;://WOS:000072059000044&lt;/url&gt;&lt;/related-urls&gt;&lt;/urls&gt;&lt;isbn&gt;0276-6574&lt;/isbn&gt;&lt;work-type&gt;Proceedings Paper&lt;/work-type&gt;&lt;titles&gt;&lt;title&gt;A non-invasive pulse pressure method for the estimation of total arterial compliance&lt;/title&gt;&lt;secondary-title&gt;Computers in Cardiology 1997, Vol 24&lt;/secondary-title&gt;&lt;/titles&gt;&lt;pages&gt;171-174&lt;/pages&gt;&lt;contributors&gt;&lt;authors&gt;&lt;author&gt;Segers, P.&lt;/author&gt;&lt;author&gt;Stergiopulos, N.&lt;/author&gt;&lt;author&gt;Verdonck, P.&lt;/author&gt;&lt;author&gt;Ieee,&lt;/author&gt;&lt;/authors&gt;&lt;/contributors&gt;&lt;language&gt;English&lt;/language&gt;&lt;added-date format="utc"&gt;1520420433&lt;/added-date&gt;&lt;ref-type name="Journal Article"&gt;17&lt;/ref-type&gt;&lt;auth-address&gt;State Univ Ghent, Inst Biomed Technol, Hydraul Lab, B-9000 Ghent, Belgium.&amp;#xD;Segers, P (reprint author), State Univ Ghent, Inst Biomed Technol, Hydraul Lab, B-9000 Ghent, Belgium.&lt;/auth-address&gt;&lt;dates&gt;&lt;year&gt;1997&lt;/year&gt;&lt;/dates&gt;&lt;rec-number&gt;25&lt;/rec-number&gt;&lt;last-updated-date format="utc"&gt;1520420433&lt;/last-updated-date&gt;&lt;accession-num&gt;WOS:000072059000044&lt;/accession-num&gt;&lt;electronic-resource-num&gt;10.1109/cic.1997.647858&lt;/electronic-resource-num&gt;&lt;volume&gt;24&lt;/volume&gt;&lt;/record&gt;&lt;/Cite&gt;&lt;/EndNote&gt;</w:instrText>
      </w:r>
      <w:r w:rsidRPr="004453DF">
        <w:rPr>
          <w:color w:val="000000"/>
          <w:rPrChange w:id="990" w:author="admin" w:date="2018-06-18T11:14:00Z">
            <w:rPr>
              <w:color w:val="000000"/>
            </w:rPr>
          </w:rPrChange>
        </w:rPr>
        <w:fldChar w:fldCharType="separate"/>
      </w:r>
      <w:r w:rsidRPr="004453DF">
        <w:rPr>
          <w:noProof/>
          <w:color w:val="000000"/>
        </w:rPr>
        <w:t>[12]</w:t>
      </w:r>
      <w:r w:rsidRPr="004453DF">
        <w:rPr>
          <w:color w:val="000000"/>
        </w:rPr>
        <w:fldChar w:fldCharType="end"/>
      </w:r>
      <w:r w:rsidRPr="008C3D75">
        <w:rPr>
          <w:color w:val="000000"/>
        </w:rPr>
        <w:t>. Malé tep</w:t>
      </w:r>
      <w:r w:rsidRPr="004453DF">
        <w:rPr>
          <w:color w:val="000000"/>
        </w:rPr>
        <w:t>ny majú menšiu rozťažnosť. Rozťažnosť je nelineárnou funkciou arteriálneho krvného tlaku (</w:t>
      </w:r>
      <w:r w:rsidRPr="004453DF">
        <w:rPr>
          <w:color w:val="000000"/>
        </w:rPr>
        <w:fldChar w:fldCharType="begin"/>
      </w:r>
      <w:r w:rsidRPr="008C3D75">
        <w:rPr>
          <w:color w:val="000000"/>
        </w:rPr>
        <w:instrText xml:space="preserve"> REF roztaznost \h </w:instrText>
      </w:r>
      <w:r w:rsidRPr="004453DF">
        <w:rPr>
          <w:color w:val="000000"/>
        </w:rPr>
      </w:r>
      <w:r w:rsidRPr="004453DF">
        <w:rPr>
          <w:color w:val="000000"/>
          <w:rPrChange w:id="991" w:author="admin" w:date="2018-06-18T11:14:00Z">
            <w:rPr>
              <w:color w:val="000000"/>
            </w:rPr>
          </w:rPrChange>
        </w:rPr>
        <w:fldChar w:fldCharType="separate"/>
      </w:r>
      <w:r w:rsidR="00A37FEB" w:rsidRPr="004453DF">
        <w:rPr>
          <w:noProof/>
          <w:color w:val="000000"/>
        </w:rPr>
        <w:t>2</w:t>
      </w:r>
      <w:r w:rsidRPr="004453DF">
        <w:rPr>
          <w:color w:val="000000"/>
        </w:rPr>
        <w:fldChar w:fldCharType="end"/>
      </w:r>
      <w:r w:rsidRPr="008C3D75">
        <w:rPr>
          <w:color w:val="000000"/>
        </w:rPr>
        <w:t>)</w:t>
      </w:r>
    </w:p>
    <w:p w14:paraId="41BC3EAC" w14:textId="77777777" w:rsidR="00BD7167" w:rsidRPr="008C3D75" w:rsidRDefault="00BD7167" w:rsidP="00BD7167">
      <w:pPr>
        <w:pStyle w:val="Caption"/>
        <w:rPr>
          <w:lang w:val="sk-SK"/>
        </w:rPr>
      </w:pPr>
    </w:p>
    <w:tbl>
      <w:tblPr>
        <w:tblW w:w="0" w:type="auto"/>
        <w:tblLook w:val="04A0" w:firstRow="1" w:lastRow="0" w:firstColumn="1" w:lastColumn="0" w:noHBand="0" w:noVBand="1"/>
      </w:tblPr>
      <w:tblGrid>
        <w:gridCol w:w="704"/>
        <w:gridCol w:w="7088"/>
        <w:gridCol w:w="702"/>
      </w:tblGrid>
      <w:tr w:rsidR="00BD7167" w:rsidRPr="008C3D75" w14:paraId="49DB7C41" w14:textId="77777777" w:rsidTr="00BD7167">
        <w:tc>
          <w:tcPr>
            <w:tcW w:w="704" w:type="dxa"/>
          </w:tcPr>
          <w:p w14:paraId="6DBD1DEE" w14:textId="77777777" w:rsidR="00BD7167" w:rsidRPr="008C3D75" w:rsidRDefault="00BD7167" w:rsidP="00BD7167">
            <w:pPr>
              <w:jc w:val="center"/>
              <w:rPr>
                <w:color w:val="000000"/>
              </w:rPr>
            </w:pPr>
          </w:p>
        </w:tc>
        <w:tc>
          <w:tcPr>
            <w:tcW w:w="7088" w:type="dxa"/>
            <w:vAlign w:val="center"/>
          </w:tcPr>
          <w:p w14:paraId="0B321E50" w14:textId="77777777" w:rsidR="00BD7167" w:rsidRPr="008C3D75" w:rsidRDefault="00BD7167" w:rsidP="00BD7167">
            <w:pPr>
              <w:jc w:val="center"/>
              <w:rPr>
                <w:color w:val="000000"/>
              </w:rPr>
            </w:pPr>
            <m:oMathPara>
              <m:oMath>
                <m:r>
                  <w:rPr>
                    <w:rFonts w:ascii="Cambria Math" w:hAnsi="Cambria Math"/>
                    <w:color w:val="000000"/>
                  </w:rPr>
                  <m:t>C</m:t>
                </m:r>
                <m:r>
                  <w:rPr>
                    <w:rFonts w:ascii="Cambria Math" w:hAnsi="Cambria Math"/>
                    <w:color w:val="000000"/>
                    <w:rPrChange w:id="992" w:author="admin" w:date="2018-06-18T11:14:00Z">
                      <w:rPr>
                        <w:rFonts w:ascii="Cambria Math" w:hAnsi="Cambria Math"/>
                        <w:color w:val="000000"/>
                      </w:rPr>
                    </w:rPrChange>
                  </w:rPr>
                  <m:t>=</m:t>
                </m:r>
                <m:f>
                  <m:fPr>
                    <m:ctrlPr>
                      <w:rPr>
                        <w:rFonts w:ascii="Cambria Math" w:hAnsi="Cambria Math"/>
                        <w:i/>
                        <w:color w:val="000000"/>
                      </w:rPr>
                    </m:ctrlPr>
                  </m:fPr>
                  <m:num>
                    <m:r>
                      <w:rPr>
                        <w:rFonts w:ascii="Cambria Math" w:hAnsi="Cambria Math"/>
                        <w:color w:val="000000"/>
                      </w:rPr>
                      <m:t>∆V</m:t>
                    </m:r>
                    <m:d>
                      <m:dPr>
                        <m:ctrlPr>
                          <w:rPr>
                            <w:rFonts w:ascii="Cambria Math" w:hAnsi="Cambria Math"/>
                            <w:i/>
                            <w:color w:val="000000"/>
                          </w:rPr>
                        </m:ctrlPr>
                      </m:dPr>
                      <m:e>
                        <m:r>
                          <w:rPr>
                            <w:rFonts w:ascii="Cambria Math" w:hAnsi="Cambria Math"/>
                            <w:color w:val="000000"/>
                          </w:rPr>
                          <m:t>P</m:t>
                        </m:r>
                      </m:e>
                    </m:d>
                  </m:num>
                  <m:den>
                    <m:r>
                      <w:rPr>
                        <w:rFonts w:ascii="Cambria Math" w:hAnsi="Cambria Math"/>
                        <w:color w:val="000000"/>
                      </w:rPr>
                      <m:t>∆P</m:t>
                    </m:r>
                  </m:den>
                </m:f>
              </m:oMath>
            </m:oMathPara>
          </w:p>
        </w:tc>
        <w:tc>
          <w:tcPr>
            <w:tcW w:w="702" w:type="dxa"/>
            <w:vAlign w:val="center"/>
          </w:tcPr>
          <w:p w14:paraId="1CC19771" w14:textId="77777777" w:rsidR="00BD7167" w:rsidRPr="008C3D75" w:rsidRDefault="00BD7167" w:rsidP="00BD7167">
            <w:pPr>
              <w:jc w:val="center"/>
              <w:rPr>
                <w:color w:val="000000"/>
              </w:rPr>
            </w:pPr>
            <w:r w:rsidRPr="004453DF">
              <w:rPr>
                <w:color w:val="000000"/>
              </w:rPr>
              <w:t>(</w:t>
            </w:r>
            <w:bookmarkStart w:id="993" w:name="roztaznost"/>
            <w:r w:rsidRPr="004453DF">
              <w:rPr>
                <w:color w:val="000000"/>
              </w:rPr>
              <w:fldChar w:fldCharType="begin"/>
            </w:r>
            <w:r w:rsidRPr="008C3D75">
              <w:rPr>
                <w:color w:val="000000"/>
              </w:rPr>
              <w:instrText xml:space="preserve"> SEQ eq \* MERGEFORMAT </w:instrText>
            </w:r>
            <w:r w:rsidRPr="004453DF">
              <w:rPr>
                <w:color w:val="000000"/>
                <w:rPrChange w:id="994" w:author="admin" w:date="2018-06-18T11:14:00Z">
                  <w:rPr>
                    <w:color w:val="000000"/>
                  </w:rPr>
                </w:rPrChange>
              </w:rPr>
              <w:fldChar w:fldCharType="separate"/>
            </w:r>
            <w:r w:rsidR="00A37FEB" w:rsidRPr="004453DF">
              <w:rPr>
                <w:noProof/>
                <w:color w:val="000000"/>
              </w:rPr>
              <w:t>2</w:t>
            </w:r>
            <w:r w:rsidRPr="004453DF">
              <w:rPr>
                <w:color w:val="000000"/>
              </w:rPr>
              <w:fldChar w:fldCharType="end"/>
            </w:r>
            <w:bookmarkEnd w:id="993"/>
            <w:r w:rsidRPr="008C3D75">
              <w:rPr>
                <w:color w:val="000000"/>
              </w:rPr>
              <w:t>)</w:t>
            </w:r>
          </w:p>
        </w:tc>
      </w:tr>
    </w:tbl>
    <w:p w14:paraId="043A97EB" w14:textId="77777777" w:rsidR="00BD7167" w:rsidRPr="008C3D75" w:rsidRDefault="00BD7167" w:rsidP="00BD7167">
      <w:pPr>
        <w:pStyle w:val="Heading3"/>
        <w:rPr>
          <w:rStyle w:val="Heading3Char"/>
          <w:rPrChange w:id="995" w:author="admin" w:date="2018-06-18T11:14:00Z">
            <w:rPr>
              <w:rStyle w:val="Heading3Char"/>
              <w:b/>
              <w:bCs/>
            </w:rPr>
          </w:rPrChange>
        </w:rPr>
      </w:pPr>
      <w:bookmarkStart w:id="996" w:name="_Toc516835607"/>
      <w:r w:rsidRPr="008C3D75">
        <w:rPr>
          <w:rPrChange w:id="997" w:author="admin" w:date="2018-06-18T11:14:00Z">
            <w:rPr>
              <w:b w:val="0"/>
              <w:bCs w:val="0"/>
            </w:rPr>
          </w:rPrChange>
        </w:rPr>
        <w:t>Periférny odb</w:t>
      </w:r>
      <w:r w:rsidRPr="008C3D75">
        <w:rPr>
          <w:rStyle w:val="Heading3Char"/>
          <w:b/>
        </w:rPr>
        <w:t>or</w:t>
      </w:r>
      <w:bookmarkEnd w:id="996"/>
    </w:p>
    <w:p w14:paraId="56E2BEBA" w14:textId="77777777" w:rsidR="00BD7167" w:rsidRPr="008C3D75" w:rsidRDefault="00BD7167" w:rsidP="00BD7167"/>
    <w:p w14:paraId="53BBD3CA" w14:textId="77777777" w:rsidR="00BD7167" w:rsidRPr="008C3D75" w:rsidRDefault="00BD7167" w:rsidP="00BD7167">
      <w:pPr>
        <w:rPr>
          <w:color w:val="000000"/>
        </w:rPr>
      </w:pPr>
      <w:r w:rsidRPr="008C3D75">
        <w:rPr>
          <w:color w:val="000000"/>
        </w:rPr>
        <w:t xml:space="preserve">Periférny odpor predstavuje odpor kladený toku krvi malými tepnami. Zachytáva pomer medzi poklesom arteriálneho tlaku v artérií a tokom krvi cez ňu. Vzťah geometrie tepny </w:t>
      </w:r>
      <w:r w:rsidRPr="008C3D75">
        <w:rPr>
          <w:color w:val="000000"/>
        </w:rPr>
        <w:lastRenderedPageBreak/>
        <w:t xml:space="preserve">a periférneho odporu </w:t>
      </w:r>
      <w:r w:rsidRPr="008C3D75">
        <w:rPr>
          <w:i/>
          <w:color w:val="000000"/>
        </w:rPr>
        <w:t xml:space="preserve">R </w:t>
      </w:r>
      <w:r w:rsidRPr="008C3D75">
        <w:rPr>
          <w:color w:val="000000"/>
        </w:rPr>
        <w:t>vyjadruje Poiseuillov zákonom (</w:t>
      </w:r>
      <w:r w:rsidRPr="004453DF">
        <w:rPr>
          <w:color w:val="000000"/>
        </w:rPr>
        <w:fldChar w:fldCharType="begin"/>
      </w:r>
      <w:r w:rsidRPr="008C3D75">
        <w:rPr>
          <w:color w:val="000000"/>
        </w:rPr>
        <w:instrText xml:space="preserve"> REF odpor \h </w:instrText>
      </w:r>
      <w:r w:rsidRPr="004453DF">
        <w:rPr>
          <w:color w:val="000000"/>
        </w:rPr>
      </w:r>
      <w:r w:rsidRPr="004453DF">
        <w:rPr>
          <w:color w:val="000000"/>
          <w:rPrChange w:id="998" w:author="admin" w:date="2018-06-18T11:14:00Z">
            <w:rPr>
              <w:color w:val="000000"/>
            </w:rPr>
          </w:rPrChange>
        </w:rPr>
        <w:fldChar w:fldCharType="separate"/>
      </w:r>
      <w:r w:rsidR="00A37FEB" w:rsidRPr="004453DF">
        <w:rPr>
          <w:noProof/>
          <w:color w:val="000000"/>
        </w:rPr>
        <w:t>3</w:t>
      </w:r>
      <w:r w:rsidRPr="004453DF">
        <w:rPr>
          <w:color w:val="000000"/>
        </w:rPr>
        <w:fldChar w:fldCharType="end"/>
      </w:r>
      <w:r w:rsidRPr="008C3D75">
        <w:rPr>
          <w:color w:val="000000"/>
        </w:rPr>
        <w:t>), za predpokladu laminárneho toku a tuhej uniformnej tepny:</w:t>
      </w:r>
    </w:p>
    <w:p w14:paraId="67B8CDA3" w14:textId="77777777" w:rsidR="00BD7167" w:rsidRPr="008C3D75"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8C3D75" w14:paraId="48473383" w14:textId="77777777" w:rsidTr="00BD7167">
        <w:tc>
          <w:tcPr>
            <w:tcW w:w="704" w:type="dxa"/>
          </w:tcPr>
          <w:p w14:paraId="37B5DD94" w14:textId="77777777" w:rsidR="00BD7167" w:rsidRPr="008C3D75" w:rsidRDefault="00BD7167" w:rsidP="00BD7167">
            <w:pPr>
              <w:jc w:val="center"/>
              <w:rPr>
                <w:color w:val="000000"/>
              </w:rPr>
            </w:pPr>
          </w:p>
        </w:tc>
        <w:tc>
          <w:tcPr>
            <w:tcW w:w="7088" w:type="dxa"/>
            <w:vAlign w:val="center"/>
          </w:tcPr>
          <w:p w14:paraId="570237CD" w14:textId="77777777" w:rsidR="00BD7167" w:rsidRPr="008C3D75" w:rsidRDefault="00BD7167" w:rsidP="00BD7167">
            <w:pPr>
              <w:rPr>
                <w:color w:val="000000"/>
              </w:rPr>
            </w:pPr>
            <m:oMathPara>
              <m:oMath>
                <m:r>
                  <w:rPr>
                    <w:rFonts w:ascii="Cambria Math" w:hAnsi="Cambria Math"/>
                    <w:color w:val="000000"/>
                  </w:rPr>
                  <m:t>R</m:t>
                </m:r>
                <m:r>
                  <w:rPr>
                    <w:rFonts w:ascii="Cambria Math" w:hAnsi="Cambria Math"/>
                    <w:color w:val="000000"/>
                    <w:rPrChange w:id="999" w:author="admin" w:date="2018-06-18T11:14:00Z">
                      <w:rPr>
                        <w:rFonts w:ascii="Cambria Math" w:hAnsi="Cambria Math"/>
                        <w:color w:val="000000"/>
                      </w:rPr>
                    </w:rPrChange>
                  </w:rPr>
                  <m:t>=</m:t>
                </m:r>
                <m:f>
                  <m:fPr>
                    <m:ctrlPr>
                      <w:rPr>
                        <w:rFonts w:ascii="Cambria Math" w:hAnsi="Cambria Math"/>
                        <w:i/>
                        <w:color w:val="000000"/>
                      </w:rPr>
                    </m:ctrlPr>
                  </m:fPr>
                  <m:num>
                    <m:r>
                      <w:rPr>
                        <w:rFonts w:ascii="Cambria Math" w:hAnsi="Cambria Math"/>
                        <w:color w:val="000000"/>
                      </w:rPr>
                      <m:t>8nl</m:t>
                    </m:r>
                  </m:num>
                  <m:den>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4</m:t>
                        </m:r>
                      </m:sup>
                    </m:sSup>
                  </m:den>
                </m:f>
              </m:oMath>
            </m:oMathPara>
          </w:p>
          <w:p w14:paraId="0B23A6CA" w14:textId="77777777" w:rsidR="00BD7167" w:rsidRPr="008C3D75" w:rsidRDefault="00BD7167" w:rsidP="00BD7167">
            <w:pPr>
              <w:jc w:val="center"/>
              <w:rPr>
                <w:color w:val="000000"/>
              </w:rPr>
            </w:pPr>
          </w:p>
        </w:tc>
        <w:tc>
          <w:tcPr>
            <w:tcW w:w="702" w:type="dxa"/>
            <w:vAlign w:val="center"/>
          </w:tcPr>
          <w:p w14:paraId="71C25BC3" w14:textId="77777777" w:rsidR="00BD7167" w:rsidRPr="008C3D75" w:rsidRDefault="00BD7167" w:rsidP="00BD7167">
            <w:pPr>
              <w:jc w:val="center"/>
              <w:rPr>
                <w:color w:val="000000"/>
              </w:rPr>
            </w:pPr>
            <w:r w:rsidRPr="008C3D75">
              <w:rPr>
                <w:color w:val="000000"/>
              </w:rPr>
              <w:t>(</w:t>
            </w:r>
            <w:bookmarkStart w:id="1000" w:name="odpor"/>
            <w:r w:rsidRPr="004453DF">
              <w:rPr>
                <w:color w:val="000000"/>
              </w:rPr>
              <w:fldChar w:fldCharType="begin"/>
            </w:r>
            <w:r w:rsidRPr="008C3D75">
              <w:rPr>
                <w:color w:val="000000"/>
              </w:rPr>
              <w:instrText xml:space="preserve"> SEQ eq \* MERGEFORMAT </w:instrText>
            </w:r>
            <w:r w:rsidRPr="004453DF">
              <w:rPr>
                <w:color w:val="000000"/>
                <w:rPrChange w:id="1001" w:author="admin" w:date="2018-06-18T11:14:00Z">
                  <w:rPr>
                    <w:color w:val="000000"/>
                  </w:rPr>
                </w:rPrChange>
              </w:rPr>
              <w:fldChar w:fldCharType="separate"/>
            </w:r>
            <w:r w:rsidR="00A37FEB" w:rsidRPr="004453DF">
              <w:rPr>
                <w:noProof/>
                <w:color w:val="000000"/>
              </w:rPr>
              <w:t>3</w:t>
            </w:r>
            <w:r w:rsidRPr="004453DF">
              <w:rPr>
                <w:color w:val="000000"/>
              </w:rPr>
              <w:fldChar w:fldCharType="end"/>
            </w:r>
            <w:bookmarkEnd w:id="1000"/>
            <w:r w:rsidRPr="008C3D75">
              <w:rPr>
                <w:color w:val="000000"/>
              </w:rPr>
              <w:t>)</w:t>
            </w:r>
          </w:p>
        </w:tc>
      </w:tr>
    </w:tbl>
    <w:p w14:paraId="6E90032D" w14:textId="71CF6B20" w:rsidR="00BD7167" w:rsidRPr="008C3D75" w:rsidRDefault="00BD7167" w:rsidP="00BD7167">
      <w:pPr>
        <w:rPr>
          <w:color w:val="000000"/>
        </w:rPr>
      </w:pPr>
      <w:r w:rsidRPr="008C3D75">
        <w:rPr>
          <w:color w:val="000000"/>
        </w:rPr>
        <w:t xml:space="preserve">, kde n je viskozita krvi, </w:t>
      </w:r>
      <w:r w:rsidRPr="008C3D75">
        <w:rPr>
          <w:i/>
          <w:color w:val="000000"/>
        </w:rPr>
        <w:t>l</w:t>
      </w:r>
      <w:r w:rsidRPr="008C3D75">
        <w:rPr>
          <w:color w:val="000000"/>
        </w:rPr>
        <w:t xml:space="preserve"> je dĺžka tuhej tepny a r je polomer tepny. Pre veľký počet neuniformných ciev sa však používa makroskopický odhad periférneho odporu </w:t>
      </w:r>
      <w:r w:rsidRPr="008C3D75">
        <w:rPr>
          <w:i/>
          <w:color w:val="000000"/>
        </w:rPr>
        <w:t xml:space="preserve">R </w:t>
      </w:r>
      <w:r w:rsidRPr="008C3D75">
        <w:rPr>
          <w:color w:val="000000"/>
        </w:rPr>
        <w:t xml:space="preserve">ako tlakového arteriálneho gradientu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m:t>
            </m:r>
          </m:sub>
        </m:sSub>
      </m:oMath>
      <w:r w:rsidRPr="008C3D75">
        <w:rPr>
          <w:color w:val="000000"/>
        </w:rPr>
        <w:t>a minútového objem</w:t>
      </w:r>
      <w:r w:rsidRPr="004453DF">
        <w:rPr>
          <w:color w:val="000000"/>
        </w:rPr>
        <w:t xml:space="preserve">ového toku </w:t>
      </w:r>
      <w:r w:rsidRPr="004453DF">
        <w:rPr>
          <w:i/>
          <w:color w:val="000000"/>
        </w:rPr>
        <w:t xml:space="preserve">CO. </w:t>
      </w:r>
      <w:r w:rsidRPr="004453DF">
        <w:rPr>
          <w:color w:val="000000"/>
        </w:rPr>
        <w:t>Rovnica (</w:t>
      </w:r>
      <w:r w:rsidRPr="004453DF">
        <w:rPr>
          <w:color w:val="000000"/>
        </w:rPr>
        <w:fldChar w:fldCharType="begin"/>
      </w:r>
      <w:r w:rsidRPr="008C3D75">
        <w:rPr>
          <w:color w:val="000000"/>
        </w:rPr>
        <w:instrText xml:space="preserve"> REF odpor2 \h </w:instrText>
      </w:r>
      <w:r w:rsidRPr="004453DF">
        <w:rPr>
          <w:color w:val="000000"/>
        </w:rPr>
      </w:r>
      <w:r w:rsidRPr="004453DF">
        <w:rPr>
          <w:color w:val="000000"/>
          <w:rPrChange w:id="1002" w:author="admin" w:date="2018-06-18T11:14:00Z">
            <w:rPr>
              <w:color w:val="000000"/>
            </w:rPr>
          </w:rPrChange>
        </w:rPr>
        <w:fldChar w:fldCharType="separate"/>
      </w:r>
      <w:r w:rsidR="00A37FEB" w:rsidRPr="004453DF">
        <w:rPr>
          <w:noProof/>
          <w:color w:val="000000"/>
        </w:rPr>
        <w:t>4</w:t>
      </w:r>
      <w:r w:rsidRPr="004453DF">
        <w:rPr>
          <w:color w:val="000000"/>
        </w:rPr>
        <w:fldChar w:fldCharType="end"/>
      </w:r>
      <w:r w:rsidRPr="008C3D75">
        <w:rPr>
          <w:color w:val="000000"/>
        </w:rPr>
        <w:t>) udáva makroskopický odhad periférneho odporu</w:t>
      </w:r>
      <w:r w:rsidRPr="004453DF">
        <w:rPr>
          <w:color w:val="000000"/>
        </w:rPr>
        <w:t xml:space="preserve"> </w:t>
      </w:r>
      <w:r w:rsidRPr="004453DF">
        <w:fldChar w:fldCharType="begin"/>
      </w:r>
      <w:r w:rsidR="00284C6A" w:rsidRPr="008C3D75">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4453DF">
        <w:rPr>
          <w:rPrChange w:id="1003" w:author="admin" w:date="2018-06-18T11:14:00Z">
            <w:rPr/>
          </w:rPrChange>
        </w:rPr>
        <w:fldChar w:fldCharType="separate"/>
      </w:r>
      <w:r w:rsidRPr="004453DF">
        <w:rPr>
          <w:noProof/>
        </w:rPr>
        <w:t>[8]</w:t>
      </w:r>
      <w:r w:rsidRPr="004453DF">
        <w:fldChar w:fldCharType="end"/>
      </w:r>
      <w:r w:rsidRPr="008C3D75">
        <w:rPr>
          <w:color w:val="000000"/>
        </w:rPr>
        <w:t>.</w:t>
      </w:r>
    </w:p>
    <w:p w14:paraId="25D6C657" w14:textId="77777777" w:rsidR="00BD7167" w:rsidRPr="008C3D75"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8C3D75" w14:paraId="633999E7" w14:textId="77777777" w:rsidTr="00BD7167">
        <w:tc>
          <w:tcPr>
            <w:tcW w:w="704" w:type="dxa"/>
          </w:tcPr>
          <w:p w14:paraId="3B83CE26" w14:textId="77777777" w:rsidR="00BD7167" w:rsidRPr="008C3D75" w:rsidRDefault="00BD7167" w:rsidP="00BD7167">
            <w:pPr>
              <w:jc w:val="center"/>
              <w:rPr>
                <w:color w:val="000000"/>
              </w:rPr>
            </w:pPr>
          </w:p>
        </w:tc>
        <w:tc>
          <w:tcPr>
            <w:tcW w:w="7088" w:type="dxa"/>
            <w:vAlign w:val="center"/>
          </w:tcPr>
          <w:p w14:paraId="4A8859C7" w14:textId="77777777" w:rsidR="00BD7167" w:rsidRPr="008C3D75" w:rsidRDefault="00BD7167" w:rsidP="00BD7167">
            <w:pPr>
              <w:jc w:val="center"/>
              <w:rPr>
                <w:color w:val="000000"/>
              </w:rPr>
            </w:pPr>
            <m:oMathPara>
              <m:oMath>
                <m:r>
                  <w:rPr>
                    <w:rFonts w:ascii="Cambria Math" w:hAnsi="Cambria Math"/>
                    <w:color w:val="000000"/>
                  </w:rPr>
                  <m:t>R</m:t>
                </m:r>
                <m:r>
                  <w:rPr>
                    <w:rFonts w:ascii="Cambria Math" w:hAnsi="Cambria Math"/>
                    <w:color w:val="000000"/>
                    <w:rPrChange w:id="1004" w:author="admin" w:date="2018-06-18T11:14:00Z">
                      <w:rPr>
                        <w:rFonts w:ascii="Cambria Math" w:hAnsi="Cambria Math"/>
                        <w:color w:val="000000"/>
                      </w:rPr>
                    </w:rPrChange>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m:t>
                        </m:r>
                      </m:sub>
                    </m:sSub>
                  </m:num>
                  <m:den>
                    <m:r>
                      <w:rPr>
                        <w:rFonts w:ascii="Cambria Math" w:hAnsi="Cambria Math"/>
                        <w:color w:val="000000"/>
                      </w:rPr>
                      <m:t>CO</m:t>
                    </m:r>
                  </m:den>
                </m:f>
              </m:oMath>
            </m:oMathPara>
          </w:p>
        </w:tc>
        <w:tc>
          <w:tcPr>
            <w:tcW w:w="702" w:type="dxa"/>
            <w:vAlign w:val="center"/>
          </w:tcPr>
          <w:p w14:paraId="6BE8F631" w14:textId="77777777" w:rsidR="00BD7167" w:rsidRPr="008C3D75" w:rsidRDefault="00BD7167" w:rsidP="00BD7167">
            <w:pPr>
              <w:jc w:val="center"/>
              <w:rPr>
                <w:color w:val="000000"/>
              </w:rPr>
            </w:pPr>
            <w:r w:rsidRPr="004453DF">
              <w:rPr>
                <w:color w:val="000000"/>
              </w:rPr>
              <w:t>(</w:t>
            </w:r>
            <w:bookmarkStart w:id="1005" w:name="odpor2"/>
            <w:r w:rsidRPr="004453DF">
              <w:rPr>
                <w:color w:val="000000"/>
              </w:rPr>
              <w:fldChar w:fldCharType="begin"/>
            </w:r>
            <w:r w:rsidRPr="008C3D75">
              <w:rPr>
                <w:color w:val="000000"/>
              </w:rPr>
              <w:instrText xml:space="preserve"> SEQ eq \* MERGEFORMAT </w:instrText>
            </w:r>
            <w:r w:rsidRPr="004453DF">
              <w:rPr>
                <w:color w:val="000000"/>
                <w:rPrChange w:id="1006" w:author="admin" w:date="2018-06-18T11:14:00Z">
                  <w:rPr>
                    <w:color w:val="000000"/>
                  </w:rPr>
                </w:rPrChange>
              </w:rPr>
              <w:fldChar w:fldCharType="separate"/>
            </w:r>
            <w:r w:rsidR="00A37FEB" w:rsidRPr="004453DF">
              <w:rPr>
                <w:noProof/>
                <w:color w:val="000000"/>
              </w:rPr>
              <w:t>4</w:t>
            </w:r>
            <w:r w:rsidRPr="004453DF">
              <w:rPr>
                <w:color w:val="000000"/>
              </w:rPr>
              <w:fldChar w:fldCharType="end"/>
            </w:r>
            <w:bookmarkEnd w:id="1005"/>
            <w:r w:rsidRPr="008C3D75">
              <w:rPr>
                <w:color w:val="000000"/>
              </w:rPr>
              <w:t>)</w:t>
            </w:r>
          </w:p>
        </w:tc>
      </w:tr>
    </w:tbl>
    <w:p w14:paraId="33D22689" w14:textId="4A972973" w:rsidR="00BD7167" w:rsidRPr="008C3D75" w:rsidRDefault="00BD7167" w:rsidP="00BD7167">
      <w:pPr>
        <w:pStyle w:val="Heading3"/>
      </w:pPr>
      <w:bookmarkStart w:id="1007" w:name="_Toc516835608"/>
      <w:del w:id="1008" w:author="admin" w:date="2018-06-18T12:43:00Z">
        <w:r w:rsidRPr="008C3D75" w:rsidDel="004453DF">
          <w:delText>Intertancia</w:delText>
        </w:r>
      </w:del>
      <w:ins w:id="1009" w:author="admin" w:date="2018-06-18T12:43:00Z">
        <w:r w:rsidR="004453DF" w:rsidRPr="008C3D75">
          <w:t>Inertancia</w:t>
        </w:r>
      </w:ins>
      <w:r w:rsidRPr="008C3D75">
        <w:t xml:space="preserve"> krvi</w:t>
      </w:r>
      <w:bookmarkEnd w:id="1007"/>
    </w:p>
    <w:p w14:paraId="201D13AA" w14:textId="7CF6BB85" w:rsidR="00BD7167" w:rsidRPr="008C3D75" w:rsidRDefault="00BD7167" w:rsidP="00BD7167">
      <w:del w:id="1010" w:author="admin" w:date="2018-06-18T12:43:00Z">
        <w:r w:rsidRPr="008C3D75" w:rsidDel="004453DF">
          <w:delText>Intertancia</w:delText>
        </w:r>
      </w:del>
      <w:ins w:id="1011" w:author="admin" w:date="2018-06-18T12:43:00Z">
        <w:r w:rsidR="004453DF" w:rsidRPr="008C3D75">
          <w:t>Inertancia</w:t>
        </w:r>
      </w:ins>
      <w:r w:rsidRPr="008C3D75">
        <w:t xml:space="preserve"> </w:t>
      </w:r>
      <w:r w:rsidRPr="008C3D75">
        <w:rPr>
          <w:i/>
        </w:rPr>
        <w:t xml:space="preserve">L </w:t>
      </w:r>
      <w:r w:rsidRPr="008C3D75">
        <w:t>popisuje zotrvačnosť toku krvi v cievach. Zachytáva pokles tlaku v tepne na základe veľkosti zmeny toku krvi, ako ukazuje rovnica (</w:t>
      </w:r>
      <w:r w:rsidRPr="004453DF">
        <w:fldChar w:fldCharType="begin"/>
      </w:r>
      <w:r w:rsidRPr="008C3D75">
        <w:instrText xml:space="preserve"> REF intertancia \h </w:instrText>
      </w:r>
      <w:r w:rsidRPr="004453DF">
        <w:rPr>
          <w:rPrChange w:id="1012" w:author="admin" w:date="2018-06-18T11:14:00Z">
            <w:rPr/>
          </w:rPrChange>
        </w:rPr>
        <w:fldChar w:fldCharType="separate"/>
      </w:r>
      <w:r w:rsidR="00A37FEB" w:rsidRPr="004453DF">
        <w:rPr>
          <w:noProof/>
          <w:color w:val="000000"/>
        </w:rPr>
        <w:t>5</w:t>
      </w:r>
      <w:r w:rsidRPr="004453DF">
        <w:fldChar w:fldCharType="end"/>
      </w:r>
      <w:r w:rsidRPr="008C3D75">
        <w:t>).</w:t>
      </w:r>
    </w:p>
    <w:p w14:paraId="16881596" w14:textId="77777777" w:rsidR="00BD7167" w:rsidRPr="008C3D75" w:rsidRDefault="00BD7167" w:rsidP="00BD7167"/>
    <w:tbl>
      <w:tblPr>
        <w:tblW w:w="0" w:type="auto"/>
        <w:tblLook w:val="04A0" w:firstRow="1" w:lastRow="0" w:firstColumn="1" w:lastColumn="0" w:noHBand="0" w:noVBand="1"/>
      </w:tblPr>
      <w:tblGrid>
        <w:gridCol w:w="704"/>
        <w:gridCol w:w="7088"/>
        <w:gridCol w:w="702"/>
      </w:tblGrid>
      <w:tr w:rsidR="00BD7167" w:rsidRPr="008C3D75" w14:paraId="2A71F5C3" w14:textId="77777777" w:rsidTr="00BD7167">
        <w:tc>
          <w:tcPr>
            <w:tcW w:w="704" w:type="dxa"/>
          </w:tcPr>
          <w:p w14:paraId="7DB0D123" w14:textId="77777777" w:rsidR="00BD7167" w:rsidRPr="008C3D75" w:rsidRDefault="00BD7167" w:rsidP="00BD7167">
            <w:pPr>
              <w:jc w:val="center"/>
              <w:rPr>
                <w:color w:val="000000"/>
              </w:rPr>
            </w:pPr>
          </w:p>
        </w:tc>
        <w:tc>
          <w:tcPr>
            <w:tcW w:w="7088" w:type="dxa"/>
            <w:vAlign w:val="center"/>
          </w:tcPr>
          <w:p w14:paraId="03542E05" w14:textId="77777777" w:rsidR="00BD7167" w:rsidRPr="008C3D75" w:rsidRDefault="00BD7167" w:rsidP="00BD7167">
            <m:oMathPara>
              <m:oMath>
                <m:r>
                  <w:rPr>
                    <w:rFonts w:ascii="Cambria Math" w:hAnsi="Cambria Math"/>
                    <w:color w:val="000000"/>
                  </w:rPr>
                  <m:t>∆</m:t>
                </m:r>
                <m:r>
                  <w:rPr>
                    <w:rFonts w:ascii="Cambria Math" w:hAnsi="Cambria Math"/>
                    <w:color w:val="000000"/>
                    <w:rPrChange w:id="1013" w:author="admin" w:date="2018-06-18T11:14:00Z">
                      <w:rPr>
                        <w:rFonts w:ascii="Cambria Math" w:hAnsi="Cambria Math"/>
                        <w:color w:val="000000"/>
                      </w:rPr>
                    </w:rPrChange>
                  </w:rPr>
                  <m:t>P=L</m:t>
                </m:r>
                <m:f>
                  <m:fPr>
                    <m:ctrlPr>
                      <w:rPr>
                        <w:rFonts w:ascii="Cambria Math" w:hAnsi="Cambria Math"/>
                        <w:i/>
                        <w:color w:val="000000"/>
                      </w:rPr>
                    </m:ctrlPr>
                  </m:fPr>
                  <m:num>
                    <m:r>
                      <w:rPr>
                        <w:rFonts w:ascii="Cambria Math" w:hAnsi="Cambria Math"/>
                        <w:color w:val="000000"/>
                      </w:rPr>
                      <m:t>dQ(t</m:t>
                    </m:r>
                    <m:r>
                      <w:rPr>
                        <w:rFonts w:ascii="Cambria Math" w:hAnsi="Cambria Math"/>
                        <w:color w:val="000000"/>
                      </w:rPr>
                      <m:t>)</m:t>
                    </m:r>
                  </m:num>
                  <m:den>
                    <m:r>
                      <w:rPr>
                        <w:rFonts w:ascii="Cambria Math" w:hAnsi="Cambria Math"/>
                        <w:color w:val="000000"/>
                      </w:rPr>
                      <m:t>dt</m:t>
                    </m:r>
                  </m:den>
                </m:f>
                <m:r>
                  <w:rPr>
                    <w:rFonts w:ascii="Cambria Math" w:hAnsi="Cambria Math"/>
                    <w:color w:val="000000"/>
                  </w:rPr>
                  <m:t xml:space="preserve"> kde L</m:t>
                </m:r>
                <m:r>
                  <w:rPr>
                    <w:rFonts w:ascii="Cambria Math" w:hAnsi="Cambria Math"/>
                    <w:color w:val="000000"/>
                  </w:rPr>
                  <m:t>=</m:t>
                </m:r>
                <m:f>
                  <m:fPr>
                    <m:ctrlPr>
                      <w:rPr>
                        <w:rFonts w:ascii="Cambria Math" w:hAnsi="Cambria Math"/>
                        <w:i/>
                        <w:color w:val="000000"/>
                      </w:rPr>
                    </m:ctrlPr>
                  </m:fPr>
                  <m:num>
                    <m:r>
                      <w:rPr>
                        <w:rFonts w:ascii="Cambria Math" w:hAnsi="Cambria Math"/>
                        <w:color w:val="000000"/>
                      </w:rPr>
                      <m:t>⍴l</m:t>
                    </m:r>
                  </m:num>
                  <m:den>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den>
                </m:f>
              </m:oMath>
            </m:oMathPara>
          </w:p>
          <w:p w14:paraId="4F76247F" w14:textId="77777777" w:rsidR="00BD7167" w:rsidRPr="008C3D75" w:rsidRDefault="00BD7167" w:rsidP="00BD7167">
            <w:pPr>
              <w:jc w:val="center"/>
              <w:rPr>
                <w:color w:val="000000"/>
              </w:rPr>
            </w:pPr>
          </w:p>
        </w:tc>
        <w:tc>
          <w:tcPr>
            <w:tcW w:w="702" w:type="dxa"/>
            <w:vAlign w:val="center"/>
          </w:tcPr>
          <w:p w14:paraId="0262FC34" w14:textId="77777777" w:rsidR="00BD7167" w:rsidRPr="008C3D75" w:rsidRDefault="00BD7167" w:rsidP="00BD7167">
            <w:pPr>
              <w:jc w:val="center"/>
              <w:rPr>
                <w:color w:val="000000"/>
              </w:rPr>
            </w:pPr>
            <w:r w:rsidRPr="008C3D75">
              <w:rPr>
                <w:color w:val="000000"/>
              </w:rPr>
              <w:t>(</w:t>
            </w:r>
            <w:bookmarkStart w:id="1014" w:name="intertancia"/>
            <w:r w:rsidRPr="004453DF">
              <w:rPr>
                <w:color w:val="000000"/>
              </w:rPr>
              <w:fldChar w:fldCharType="begin"/>
            </w:r>
            <w:r w:rsidRPr="008C3D75">
              <w:rPr>
                <w:color w:val="000000"/>
              </w:rPr>
              <w:instrText xml:space="preserve"> SEQ eq \* MERGEFORMAT </w:instrText>
            </w:r>
            <w:r w:rsidRPr="004453DF">
              <w:rPr>
                <w:color w:val="000000"/>
                <w:rPrChange w:id="1015" w:author="admin" w:date="2018-06-18T11:14:00Z">
                  <w:rPr>
                    <w:color w:val="000000"/>
                  </w:rPr>
                </w:rPrChange>
              </w:rPr>
              <w:fldChar w:fldCharType="separate"/>
            </w:r>
            <w:r w:rsidR="00A37FEB" w:rsidRPr="004453DF">
              <w:rPr>
                <w:noProof/>
                <w:color w:val="000000"/>
              </w:rPr>
              <w:t>5</w:t>
            </w:r>
            <w:r w:rsidRPr="004453DF">
              <w:rPr>
                <w:color w:val="000000"/>
              </w:rPr>
              <w:fldChar w:fldCharType="end"/>
            </w:r>
            <w:bookmarkEnd w:id="1014"/>
            <w:r w:rsidRPr="008C3D75">
              <w:rPr>
                <w:color w:val="000000"/>
              </w:rPr>
              <w:t>)</w:t>
            </w:r>
          </w:p>
        </w:tc>
      </w:tr>
    </w:tbl>
    <w:p w14:paraId="70EE0D62" w14:textId="0C088CAD" w:rsidR="00BD7167" w:rsidRPr="008C3D75" w:rsidRDefault="00BD7167" w:rsidP="00BD7167">
      <w:pPr>
        <w:rPr>
          <w:color w:val="000000"/>
        </w:rPr>
      </w:pPr>
      <w:r w:rsidRPr="008C3D75">
        <w:rPr>
          <w:color w:val="000000"/>
        </w:rPr>
        <w:t xml:space="preserve">Kde </w:t>
      </w:r>
      <m:oMath>
        <m:r>
          <w:rPr>
            <w:rFonts w:ascii="Cambria Math" w:hAnsi="Cambria Math"/>
            <w:color w:val="000000"/>
          </w:rPr>
          <m:t>Q</m:t>
        </m:r>
        <m:r>
          <w:rPr>
            <w:rFonts w:ascii="Cambria Math" w:hAnsi="Cambria Math"/>
            <w:color w:val="000000"/>
            <w:rPrChange w:id="1016" w:author="admin" w:date="2018-06-18T11:14:00Z">
              <w:rPr>
                <w:rFonts w:ascii="Cambria Math" w:hAnsi="Cambria Math"/>
                <w:color w:val="000000"/>
              </w:rPr>
            </w:rPrChange>
          </w:rPr>
          <m:t>(t)</m:t>
        </m:r>
      </m:oMath>
      <w:r w:rsidRPr="008C3D75">
        <w:rPr>
          <w:color w:val="000000"/>
        </w:rPr>
        <w:t xml:space="preserve"> je tok krvi, </w:t>
      </w:r>
      <m:oMath>
        <m:r>
          <w:rPr>
            <w:rFonts w:ascii="Cambria Math" w:hAnsi="Cambria Math"/>
            <w:color w:val="000000"/>
          </w:rPr>
          <m:t>∆</m:t>
        </m:r>
        <m:r>
          <w:rPr>
            <w:rFonts w:ascii="Cambria Math" w:hAnsi="Cambria Math"/>
            <w:color w:val="000000"/>
            <w:rPrChange w:id="1017" w:author="admin" w:date="2018-06-18T11:14:00Z">
              <w:rPr>
                <w:rFonts w:ascii="Cambria Math" w:hAnsi="Cambria Math"/>
                <w:color w:val="000000"/>
              </w:rPr>
            </w:rPrChange>
          </w:rPr>
          <m:t>P</m:t>
        </m:r>
      </m:oMath>
      <w:r w:rsidRPr="008C3D75">
        <w:rPr>
          <w:color w:val="000000"/>
        </w:rPr>
        <w:t xml:space="preserve"> je pokles tlaku, r je polomer tepny, </w:t>
      </w:r>
      <w:r w:rsidRPr="008C3D75">
        <w:rPr>
          <w:i/>
          <w:color w:val="000000"/>
        </w:rPr>
        <w:t>l</w:t>
      </w:r>
      <w:r w:rsidRPr="008C3D75">
        <w:rPr>
          <w:color w:val="000000"/>
        </w:rPr>
        <w:t xml:space="preserve"> je dĺžka tepny a </w:t>
      </w:r>
      <m:oMath>
        <m:r>
          <w:rPr>
            <w:rFonts w:ascii="Cambria Math" w:hAnsi="Cambria Math"/>
            <w:color w:val="000000"/>
          </w:rPr>
          <m:t>⍴</m:t>
        </m:r>
      </m:oMath>
      <w:r w:rsidRPr="008C3D75">
        <w:rPr>
          <w:color w:val="000000"/>
        </w:rPr>
        <w:t xml:space="preserve"> je hustota krvi. Intertancia hrá vo veľkých tepnách najdôležitejšiu úlohu, naopak rezistivita je vo veľkých tepnách málo výrazná</w:t>
      </w:r>
      <w:r w:rsidR="0068248B" w:rsidRPr="008C3D75">
        <w:rPr>
          <w:color w:val="000000"/>
        </w:rPr>
        <w:t xml:space="preserve"> </w:t>
      </w:r>
      <w:r w:rsidRPr="004453DF">
        <w:rPr>
          <w:color w:val="000000"/>
        </w:rPr>
        <w:fldChar w:fldCharType="begin"/>
      </w:r>
      <w:r w:rsidRPr="008C3D75">
        <w:rPr>
          <w:color w:val="000000"/>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4453DF">
        <w:rPr>
          <w:color w:val="000000"/>
          <w:rPrChange w:id="1018" w:author="admin" w:date="2018-06-18T11:14:00Z">
            <w:rPr>
              <w:color w:val="000000"/>
            </w:rPr>
          </w:rPrChange>
        </w:rPr>
        <w:fldChar w:fldCharType="separate"/>
      </w:r>
      <w:r w:rsidRPr="004453DF">
        <w:rPr>
          <w:noProof/>
          <w:color w:val="000000"/>
        </w:rPr>
        <w:t>[10]</w:t>
      </w:r>
      <w:r w:rsidRPr="004453DF">
        <w:rPr>
          <w:color w:val="000000"/>
        </w:rPr>
        <w:fldChar w:fldCharType="end"/>
      </w:r>
      <w:r w:rsidRPr="008C3D75">
        <w:rPr>
          <w:color w:val="000000"/>
        </w:rPr>
        <w:t>.</w:t>
      </w:r>
    </w:p>
    <w:p w14:paraId="77846DBF" w14:textId="77777777" w:rsidR="00BD7167" w:rsidRPr="008C3D75" w:rsidRDefault="00BD7167" w:rsidP="00BD7167">
      <w:pPr>
        <w:rPr>
          <w:color w:val="000000"/>
        </w:rPr>
      </w:pPr>
    </w:p>
    <w:p w14:paraId="2E73300C" w14:textId="77777777" w:rsidR="00BD7167" w:rsidRPr="008C3D75" w:rsidRDefault="00BD7167" w:rsidP="00BD7167">
      <w:pPr>
        <w:pStyle w:val="Heading2"/>
      </w:pPr>
      <w:bookmarkStart w:id="1019" w:name="_Toc516835609"/>
      <w:r w:rsidRPr="008C3D75">
        <w:t>Dvojprvkový windkesselov hemodynamický model</w:t>
      </w:r>
      <w:bookmarkEnd w:id="1019"/>
    </w:p>
    <w:p w14:paraId="14071959" w14:textId="77777777" w:rsidR="00BD7167" w:rsidRPr="008C3D75" w:rsidRDefault="00BD7167" w:rsidP="00BD7167"/>
    <w:p w14:paraId="6F642EC4" w14:textId="5932630C" w:rsidR="00BD7167" w:rsidRPr="008C3D75" w:rsidRDefault="00BD7167" w:rsidP="00BD7167">
      <w:r w:rsidRPr="008C3D75">
        <w:t>Jedným z prvých modelov popisujúcic</w:t>
      </w:r>
      <w:r w:rsidR="0068248B" w:rsidRPr="008C3D75">
        <w:t>h hemodynamiku bol dvojprvkový w</w:t>
      </w:r>
      <w:r w:rsidRPr="008C3D75">
        <w:t xml:space="preserve">indkesselov model. Srdce je v tomto modeli pumpa, ktorá zvyšuje tlak v aorte, tým rozťahuje aortu a súčasne tlačí krv do periférií </w:t>
      </w:r>
      <w:r w:rsidRPr="004453DF">
        <w:fldChar w:fldCharType="begin"/>
      </w:r>
      <w:r w:rsidRPr="008C3D75">
        <w:instrText xml:space="preserve"> ADDIN EN.CITE &lt;EndNote&gt;&lt;Cite&gt;&lt;Author&gt;Coleman&lt;/Author&gt;&lt;Year&gt;1985&lt;/Year&gt;&lt;RecNum&gt;0&lt;/RecNum&gt;&lt;IDText&gt;MATHEMATICAL-ANALYSIS OF CARDIOVASCULAR FUNCTION&lt;/IDText&gt;&lt;DisplayText&gt;[9]&lt;/DisplayText&gt;&lt;record&gt;&lt;keywords&gt;&lt;keyword&gt;Engineering&lt;/keyword&gt;&lt;/keywords&gt;&lt;urls&gt;&lt;related-urls&gt;&lt;url&gt;&amp;lt;Go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4453DF">
        <w:rPr>
          <w:rPrChange w:id="1020" w:author="admin" w:date="2018-06-18T11:14:00Z">
            <w:rPr/>
          </w:rPrChange>
        </w:rPr>
        <w:fldChar w:fldCharType="separate"/>
      </w:r>
      <w:r w:rsidRPr="004453DF">
        <w:rPr>
          <w:noProof/>
        </w:rPr>
        <w:t>[9]</w:t>
      </w:r>
      <w:r w:rsidRPr="004453DF">
        <w:fldChar w:fldCharType="end"/>
      </w:r>
      <w:r w:rsidRPr="008C3D75">
        <w:t>. V literatúre často uvádzaná mechanická analógia tohto modelu pozostáva z pumpy (</w:t>
      </w:r>
      <w:r w:rsidRPr="004453DF">
        <w:fldChar w:fldCharType="begin"/>
      </w:r>
      <w:r w:rsidRPr="008C3D75">
        <w:instrText xml:space="preserve"> REF _Ref509995353 \h </w:instrText>
      </w:r>
      <w:r w:rsidRPr="004453DF">
        <w:rPr>
          <w:rPrChange w:id="1021" w:author="admin" w:date="2018-06-18T11:14:00Z">
            <w:rPr/>
          </w:rPrChange>
        </w:rPr>
        <w:fldChar w:fldCharType="separate"/>
      </w:r>
      <w:r w:rsidR="00A37FEB" w:rsidRPr="004453DF">
        <w:t xml:space="preserve">Obrázok </w:t>
      </w:r>
      <w:r w:rsidR="00A37FEB" w:rsidRPr="004453DF">
        <w:rPr>
          <w:noProof/>
        </w:rPr>
        <w:t>1</w:t>
      </w:r>
      <w:r w:rsidR="00A37FEB" w:rsidRPr="008C3D75">
        <w:t>.</w:t>
      </w:r>
      <w:r w:rsidR="00A37FEB" w:rsidRPr="008C3D75">
        <w:rPr>
          <w:noProof/>
        </w:rPr>
        <w:t>1</w:t>
      </w:r>
      <w:r w:rsidRPr="004453DF">
        <w:fldChar w:fldCharType="end"/>
      </w:r>
      <w:r w:rsidR="0068248B" w:rsidRPr="008C3D75">
        <w:t xml:space="preserve"> </w:t>
      </w:r>
      <w:r w:rsidRPr="008C3D75">
        <w:t>zobrazená vľavo) P, tlakovej nádoby C ktorá modeluje rozťažnosť artérií a hadicu R ktorá modeluje periférny odpor.</w:t>
      </w:r>
    </w:p>
    <w:p w14:paraId="71630152" w14:textId="77777777" w:rsidR="00BD7167" w:rsidRPr="008C3D75" w:rsidRDefault="00BD7167" w:rsidP="00BD7167"/>
    <w:p w14:paraId="7E36AB2F" w14:textId="77777777" w:rsidR="00BD7167" w:rsidRPr="008C3D75" w:rsidRDefault="00BD7167" w:rsidP="00BD7167">
      <w:r w:rsidRPr="008C3D75">
        <w:rPr>
          <w:noProof/>
          <w:lang w:val="en-US" w:eastAsia="en-US"/>
        </w:rPr>
        <w:drawing>
          <wp:inline distT="0" distB="0" distL="0" distR="0" wp14:anchorId="615F4359" wp14:editId="1EA794F6">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8">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14:paraId="125228C8" w14:textId="77777777" w:rsidR="00BD7167" w:rsidRPr="008C3D75" w:rsidRDefault="00BD7167" w:rsidP="00BD7167">
      <w:pPr>
        <w:pStyle w:val="Caption"/>
        <w:rPr>
          <w:vanish/>
          <w:sz w:val="20"/>
          <w:lang w:val="sk-SK"/>
          <w:specVanish/>
        </w:rPr>
      </w:pPr>
      <w:bookmarkStart w:id="1022" w:name="_Ref509995353"/>
      <w:bookmarkStart w:id="1023" w:name="_Toc516835663"/>
      <w:bookmarkStart w:id="1024" w:name="_Ref509995117"/>
      <w:r w:rsidRPr="008C3D75">
        <w:rPr>
          <w:lang w:val="sk-SK"/>
        </w:rPr>
        <w:t xml:space="preserve">Obrázok </w:t>
      </w:r>
      <w:r w:rsidRPr="005C2483">
        <w:rPr>
          <w:lang w:val="sk-SK"/>
        </w:rPr>
        <w:fldChar w:fldCharType="begin"/>
      </w:r>
      <w:r w:rsidRPr="008C3D75">
        <w:rPr>
          <w:lang w:val="sk-SK"/>
        </w:rPr>
        <w:instrText xml:space="preserve"> STYLEREF 1 \s </w:instrText>
      </w:r>
      <w:r w:rsidRPr="008C3D75">
        <w:rPr>
          <w:lang w:val="sk-SK"/>
          <w:rPrChange w:id="1025" w:author="admin" w:date="2018-06-18T11:14:00Z">
            <w:rPr>
              <w:lang w:val="sk-SK"/>
            </w:rPr>
          </w:rPrChange>
        </w:rPr>
        <w:fldChar w:fldCharType="separate"/>
      </w:r>
      <w:r w:rsidR="00A37FEB" w:rsidRPr="008C3D75">
        <w:rPr>
          <w:noProof/>
          <w:lang w:val="sk-SK"/>
        </w:rPr>
        <w:t>1</w:t>
      </w:r>
      <w:r w:rsidRPr="008C3D75">
        <w:rPr>
          <w:lang w:val="sk-SK"/>
          <w:rPrChange w:id="1026" w:author="admin" w:date="2018-06-18T11:14:00Z">
            <w:rPr>
              <w:lang w:val="sk-SK"/>
            </w:rPr>
          </w:rPrChange>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027" w:author="admin" w:date="2018-06-18T11:14:00Z">
            <w:rPr>
              <w:lang w:val="sk-SK"/>
            </w:rPr>
          </w:rPrChange>
        </w:rPr>
        <w:fldChar w:fldCharType="separate"/>
      </w:r>
      <w:r w:rsidR="00A37FEB" w:rsidRPr="008C3D75">
        <w:rPr>
          <w:noProof/>
          <w:lang w:val="sk-SK"/>
        </w:rPr>
        <w:t>1</w:t>
      </w:r>
      <w:r w:rsidRPr="008C3D75">
        <w:rPr>
          <w:lang w:val="sk-SK"/>
          <w:rPrChange w:id="1028" w:author="admin" w:date="2018-06-18T11:14:00Z">
            <w:rPr>
              <w:lang w:val="sk-SK"/>
            </w:rPr>
          </w:rPrChange>
        </w:rPr>
        <w:fldChar w:fldCharType="end"/>
      </w:r>
      <w:bookmarkEnd w:id="1022"/>
      <w:r w:rsidRPr="008C3D75">
        <w:rPr>
          <w:lang w:val="sk-SK"/>
        </w:rPr>
        <w:t>:Mechanická analógia 2-prvkového windkesselovho modelu.</w:t>
      </w:r>
      <w:bookmarkEnd w:id="1023"/>
    </w:p>
    <w:bookmarkEnd w:id="1024"/>
    <w:p w14:paraId="74F33A20" w14:textId="70AFDB73" w:rsidR="00BD7167" w:rsidRPr="008C3D75" w:rsidRDefault="00BD7167" w:rsidP="00BD7167">
      <w:pPr>
        <w:pStyle w:val="Caption"/>
        <w:rPr>
          <w:lang w:val="sk-SK"/>
        </w:rPr>
      </w:pPr>
      <w:r w:rsidRPr="008C3D75">
        <w:rPr>
          <w:lang w:val="sk-SK"/>
        </w:rPr>
        <w:t xml:space="preserve"> Prevzaté z </w:t>
      </w:r>
      <w:r w:rsidRPr="005C2483">
        <w:rPr>
          <w:lang w:val="sk-SK"/>
        </w:rPr>
        <w:fldChar w:fldCharType="begin"/>
      </w:r>
      <w:r w:rsidR="00284C6A" w:rsidRPr="008C3D75">
        <w:rPr>
          <w:lang w:val="sk-SK"/>
        </w:rPr>
        <w:instrText xml:space="preserve"> ADDIN EN.CITE &lt;EndNote&gt;&lt;Cite&gt;&lt;Author&gt;Greenwald&lt;/Author&gt;&lt;Year&gt;2002&lt;/Year&gt;&lt;RecNum&gt;0&lt;/RecNum&gt;&lt;IDText&gt;Pulse pressure and arterial elasticity&lt;/IDText&gt;&lt;DisplayText&gt;[13]&lt;/DisplayText&gt;&lt;record&gt;&lt;dates&gt;&lt;pub-dates&gt;&lt;date&gt;Feb&lt;/date&gt;&lt;/pub-dates&gt;&lt;year&gt;2002&lt;/year&gt;&lt;/dates&gt;&lt;keywords&gt;&lt;keyword&gt;blood-pressure&lt;/keyword&gt;&lt;keyword&gt;wave velocity&lt;/keyword&gt;&lt;keyword&gt;beta-aminopropionitrile&lt;/keyword&gt;&lt;keyword&gt;hypertensive&lt;/keyword&gt;&lt;keyword&gt;rats&lt;/keyword&gt;&lt;keyword&gt;aortic pressure&lt;/keyword&gt;&lt;keyword&gt;stiffness&lt;/keyword&gt;&lt;keyword&gt;General &amp;amp; Internal Medicine&lt;/keyword&gt;&lt;/keywords&gt;&lt;urls&gt;&lt;related-urls&gt;&lt;url&gt;&amp;lt;Go to ISI&amp;gt;://WOS:000174156500009&lt;/url&gt;&lt;/related-urls&gt;&lt;/urls&gt;&lt;isbn&gt;1460-2725&lt;/isbn&gt;&lt;work-type&gt;Editorial Material&lt;/work-type&gt;&lt;titles&gt;&lt;title&gt;Pulse pressure and arterial elasticity&lt;/title&gt;&lt;secondary-title&gt;Qjm-an International Journal of Medicine&lt;/secondary-title&gt;&lt;alt-title&gt;QJM-An Int. J. Med.&lt;/alt-title&gt;&lt;/titles&gt;&lt;pages&gt;107-112&lt;/pages&gt;&lt;number&gt;2&lt;/number&gt;&lt;contributors&gt;&lt;authors&gt;&lt;author&gt;Greenwald, S. E.&lt;/author&gt;&lt;/authors&gt;&lt;/contributors&gt;&lt;language&gt;English&lt;/language&gt;&lt;added-date format="utc"&gt;1522245642&lt;/added-date&gt;&lt;ref-type name="Journal Article"&gt;17&lt;/ref-type&gt;&lt;auth-address&gt;Royal London Hosp, Dept Histopathol &amp;amp; Morbid Anat, Barts &amp;amp; London Queen Marys Sch Med &amp;amp; Dent, London E1 1BB, England.&amp;#xD;Greenwald, SE (reprint author), Royal London Hosp, Dept Histopathol &amp;amp; Morbid Anat, Barts &amp;amp; London Queen Marys Sch Med &amp;amp; Dent, Whitechapel Rd, London E1 1BB, England.&lt;/auth-address&gt;&lt;rec-number&gt;73&lt;/rec-number&gt;&lt;last-updated-date format="utc"&gt;1522245642&lt;/last-updated-date&gt;&lt;accession-num&gt;WOS:000174156500009&lt;/accession-num&gt;&lt;electronic-resource-num&gt;10.1093/qjmed/95.2.107&lt;/electronic-resource-num&gt;&lt;volume&gt;95&lt;/volume&gt;&lt;/record&gt;&lt;/Cite&gt;&lt;/EndNote&gt;</w:instrText>
      </w:r>
      <w:r w:rsidRPr="008C3D75">
        <w:rPr>
          <w:lang w:val="sk-SK"/>
          <w:rPrChange w:id="1029" w:author="admin" w:date="2018-06-18T11:14:00Z">
            <w:rPr>
              <w:lang w:val="sk-SK"/>
            </w:rPr>
          </w:rPrChange>
        </w:rPr>
        <w:fldChar w:fldCharType="separate"/>
      </w:r>
      <w:r w:rsidRPr="008C3D75">
        <w:rPr>
          <w:noProof/>
          <w:lang w:val="sk-SK"/>
        </w:rPr>
        <w:t>[13]</w:t>
      </w:r>
      <w:r w:rsidRPr="008C3D75">
        <w:rPr>
          <w:lang w:val="sk-SK"/>
          <w:rPrChange w:id="1030" w:author="admin" w:date="2018-06-18T11:14:00Z">
            <w:rPr>
              <w:lang w:val="sk-SK"/>
            </w:rPr>
          </w:rPrChange>
        </w:rPr>
        <w:fldChar w:fldCharType="end"/>
      </w:r>
      <w:r w:rsidRPr="008C3D75">
        <w:rPr>
          <w:lang w:val="sk-SK"/>
        </w:rPr>
        <w:t>.</w:t>
      </w:r>
    </w:p>
    <w:p w14:paraId="3209C3AE" w14:textId="77777777" w:rsidR="00BD7167" w:rsidRPr="008C3D75" w:rsidRDefault="00BD7167" w:rsidP="00BD7167">
      <w:pPr>
        <w:rPr>
          <w:sz w:val="20"/>
        </w:rPr>
      </w:pPr>
    </w:p>
    <w:p w14:paraId="3BA4ACF9" w14:textId="0FD06D42" w:rsidR="00BD7167" w:rsidRPr="004453DF" w:rsidRDefault="00BD7167" w:rsidP="00BD7167">
      <w:r w:rsidRPr="008C3D75">
        <w:t>Elektrická analógia tohto modelu pozostáva zo zdroju prúdu, ktorý nahrádza srdce Q(t) (</w:t>
      </w:r>
      <w:r w:rsidRPr="004453DF">
        <w:fldChar w:fldCharType="begin"/>
      </w:r>
      <w:r w:rsidRPr="008C3D75">
        <w:instrText xml:space="preserve"> REF _Ref509470823 \h </w:instrText>
      </w:r>
      <w:r w:rsidRPr="004453DF">
        <w:rPr>
          <w:rPrChange w:id="1031" w:author="admin" w:date="2018-06-18T11:14:00Z">
            <w:rPr/>
          </w:rPrChange>
        </w:rPr>
        <w:fldChar w:fldCharType="separate"/>
      </w:r>
      <w:r w:rsidR="00A37FEB" w:rsidRPr="004453DF">
        <w:t xml:space="preserve">Obrázok </w:t>
      </w:r>
      <w:r w:rsidR="00A37FEB" w:rsidRPr="004453DF">
        <w:rPr>
          <w:noProof/>
        </w:rPr>
        <w:t>1</w:t>
      </w:r>
      <w:r w:rsidR="00A37FEB" w:rsidRPr="008C3D75">
        <w:t>.</w:t>
      </w:r>
      <w:r w:rsidR="00A37FEB" w:rsidRPr="008C3D75">
        <w:rPr>
          <w:noProof/>
        </w:rPr>
        <w:t>2</w:t>
      </w:r>
      <w:r w:rsidRPr="004453DF">
        <w:fldChar w:fldCharType="end"/>
      </w:r>
      <w:r w:rsidRPr="008C3D75">
        <w:t>), jedného elektrického odporu n</w:t>
      </w:r>
      <w:r w:rsidRPr="004453DF">
        <w:t xml:space="preserve">ahrádzajúceho periférny odpor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8C3D75">
        <w:t xml:space="preserve"> a jedného kondenzátora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8C3D75">
        <w:t xml:space="preserve"> ktorý nahrádza elastické vlastnosti veľkých artérií. Zdroj prúdu generuje impulzy, ktoré simulujú v čase kvantovanú pumpovaciu akciu srdca. Šírka tohto impulzu predstavuje objem krvi vypudenej ľavou komorou počas jedného </w:t>
      </w:r>
      <w:r w:rsidR="009076DD" w:rsidRPr="008C3D75">
        <w:t>srdcov</w:t>
      </w:r>
      <w:r w:rsidRPr="008C3D75">
        <w:t xml:space="preserve">ého cyklu. Elektrický prúd súčasne prúdi cez rezistor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8C3D75">
        <w:t xml:space="preserve">na zem a zároveň nabíja kondenzátor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8C3D75">
        <w:t xml:space="preserve">. Kondenzátor sa vybíja na zem cez rezistor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oMath>
    </w:p>
    <w:p w14:paraId="378CA03A" w14:textId="77777777" w:rsidR="00BD7167" w:rsidRPr="008C3D75" w:rsidRDefault="00BD7167" w:rsidP="00BD7167">
      <w:r w:rsidRPr="008C3D75">
        <w:rPr>
          <w:noProof/>
          <w:lang w:val="en-US" w:eastAsia="en-US"/>
        </w:rPr>
        <w:drawing>
          <wp:inline distT="0" distB="0" distL="0" distR="0" wp14:anchorId="1E0A5CDD" wp14:editId="0E99464E">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14:paraId="28EBADC2" w14:textId="77777777" w:rsidR="00BD7167" w:rsidRPr="008C3D75" w:rsidRDefault="00BD7167" w:rsidP="00BD7167">
      <w:pPr>
        <w:pStyle w:val="Caption"/>
        <w:rPr>
          <w:vanish/>
          <w:lang w:val="sk-SK"/>
          <w:specVanish/>
        </w:rPr>
      </w:pPr>
      <w:bookmarkStart w:id="1032" w:name="_Ref509470823"/>
      <w:bookmarkStart w:id="1033" w:name="_Toc516835664"/>
      <w:r w:rsidRPr="008C3D75">
        <w:rPr>
          <w:lang w:val="sk-SK"/>
        </w:rPr>
        <w:t xml:space="preserve">Obrázok </w:t>
      </w:r>
      <w:r w:rsidRPr="005C2483">
        <w:rPr>
          <w:lang w:val="sk-SK"/>
        </w:rPr>
        <w:fldChar w:fldCharType="begin"/>
      </w:r>
      <w:r w:rsidRPr="008C3D75">
        <w:rPr>
          <w:lang w:val="sk-SK"/>
        </w:rPr>
        <w:instrText xml:space="preserve"> STYLEREF 1 \s </w:instrText>
      </w:r>
      <w:r w:rsidRPr="008C3D75">
        <w:rPr>
          <w:lang w:val="sk-SK"/>
          <w:rPrChange w:id="1034" w:author="admin" w:date="2018-06-18T11:14:00Z">
            <w:rPr>
              <w:lang w:val="sk-SK"/>
            </w:rPr>
          </w:rPrChange>
        </w:rPr>
        <w:fldChar w:fldCharType="separate"/>
      </w:r>
      <w:r w:rsidR="00A37FEB" w:rsidRPr="008C3D75">
        <w:rPr>
          <w:noProof/>
          <w:lang w:val="sk-SK"/>
        </w:rPr>
        <w:t>1</w:t>
      </w:r>
      <w:r w:rsidRPr="008C3D75">
        <w:rPr>
          <w:lang w:val="sk-SK"/>
          <w:rPrChange w:id="1035" w:author="admin" w:date="2018-06-18T11:14:00Z">
            <w:rPr>
              <w:lang w:val="sk-SK"/>
            </w:rPr>
          </w:rPrChange>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036" w:author="admin" w:date="2018-06-18T11:14:00Z">
            <w:rPr>
              <w:lang w:val="sk-SK"/>
            </w:rPr>
          </w:rPrChange>
        </w:rPr>
        <w:fldChar w:fldCharType="separate"/>
      </w:r>
      <w:r w:rsidR="00A37FEB" w:rsidRPr="008C3D75">
        <w:rPr>
          <w:noProof/>
          <w:lang w:val="sk-SK"/>
        </w:rPr>
        <w:t>2</w:t>
      </w:r>
      <w:r w:rsidRPr="008C3D75">
        <w:rPr>
          <w:lang w:val="sk-SK"/>
          <w:rPrChange w:id="1037" w:author="admin" w:date="2018-06-18T11:14:00Z">
            <w:rPr>
              <w:lang w:val="sk-SK"/>
            </w:rPr>
          </w:rPrChange>
        </w:rPr>
        <w:fldChar w:fldCharType="end"/>
      </w:r>
      <w:bookmarkEnd w:id="1032"/>
      <w:r w:rsidRPr="008C3D75">
        <w:rPr>
          <w:lang w:val="sk-SK"/>
        </w:rPr>
        <w:t>:Náhradná el. schéma 2-dielneho windkesselovho modelu</w:t>
      </w:r>
      <w:bookmarkEnd w:id="1033"/>
    </w:p>
    <w:p w14:paraId="7475B966" w14:textId="77777777" w:rsidR="00BD7167" w:rsidRPr="008C3D75" w:rsidRDefault="00BD7167" w:rsidP="00BD7167">
      <w:pPr>
        <w:pStyle w:val="Caption"/>
        <w:rPr>
          <w:lang w:val="sk-SK"/>
        </w:rPr>
      </w:pPr>
      <w:r w:rsidRPr="008C3D75">
        <w:rPr>
          <w:lang w:val="sk-SK"/>
        </w:rPr>
        <w:t xml:space="preserve"> Prevzaté z </w:t>
      </w:r>
      <w:r w:rsidRPr="005C2483">
        <w:rPr>
          <w:lang w:val="sk-SK"/>
        </w:rPr>
        <w:fldChar w:fldCharType="begin"/>
      </w:r>
      <w:r w:rsidRPr="008C3D75">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8C3D75">
        <w:rPr>
          <w:lang w:val="sk-SK"/>
          <w:rPrChange w:id="1038" w:author="admin" w:date="2018-06-18T11:14:00Z">
            <w:rPr>
              <w:lang w:val="sk-SK"/>
            </w:rPr>
          </w:rPrChange>
        </w:rPr>
        <w:fldChar w:fldCharType="separate"/>
      </w:r>
      <w:r w:rsidRPr="008C3D75">
        <w:rPr>
          <w:noProof/>
          <w:lang w:val="sk-SK"/>
        </w:rPr>
        <w:t>[10]</w:t>
      </w:r>
      <w:r w:rsidRPr="008C3D75">
        <w:rPr>
          <w:lang w:val="sk-SK"/>
          <w:rPrChange w:id="1039" w:author="admin" w:date="2018-06-18T11:14:00Z">
            <w:rPr>
              <w:lang w:val="sk-SK"/>
            </w:rPr>
          </w:rPrChange>
        </w:rPr>
        <w:fldChar w:fldCharType="end"/>
      </w:r>
      <w:r w:rsidRPr="008C3D75">
        <w:rPr>
          <w:lang w:val="sk-SK"/>
        </w:rPr>
        <w:t xml:space="preserve">. </w:t>
      </w:r>
    </w:p>
    <w:p w14:paraId="63567AA9" w14:textId="77777777" w:rsidR="00BD7167" w:rsidRPr="008C3D75" w:rsidRDefault="00BD7167" w:rsidP="00BD7167"/>
    <w:p w14:paraId="07AC81EF" w14:textId="7D0E9B3F" w:rsidR="00BD7167" w:rsidRPr="008C3D75" w:rsidRDefault="00BD7167" w:rsidP="00BD7167">
      <w:r w:rsidRPr="008C3D75">
        <w:t xml:space="preserve">Sila generovaná srdcom tlačí krv z ľavej komory do aorty. Časť z tejto krvi rozšíri artérie a časť pokračuje ďalej do periférií. Tento model simuluje tlakovú krivku v aorte P(t) ako exponenciálny pokles tlaku počas diastoly. Časová konštanta sa určuje ako funkcia kapacity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8C3D75">
        <w:t xml:space="preserve"> a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8C3D75">
        <w:t xml:space="preserve">. Tok krvi </w:t>
      </w:r>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(t)</m:t>
        </m:r>
      </m:oMath>
      <w:r w:rsidRPr="008C3D75">
        <w:t xml:space="preserve"> reprezentuje tok cez periférie a je priamo úmerný poklesu tlaku</w:t>
      </w:r>
      <m:oMath>
        <m:r>
          <w:rPr>
            <w:rFonts w:ascii="Cambria Math" w:hAnsi="Cambria Math"/>
          </w:rPr>
          <m:t xml:space="preserve"> </m:t>
        </m:r>
        <m:r>
          <w:rPr>
            <w:rFonts w:ascii="Cambria Math" w:hAnsi="Cambria Math"/>
            <w:rPrChange w:id="1040" w:author="admin" w:date="2018-06-18T11:14:00Z">
              <w:rPr>
                <w:rFonts w:ascii="Cambria Math" w:hAnsi="Cambria Math"/>
              </w:rPr>
            </w:rPrChange>
          </w:rPr>
          <m:t xml:space="preserve">P(t) </m:t>
        </m:r>
      </m:oMath>
      <w:r w:rsidRPr="008C3D75">
        <w:t xml:space="preserve">na odpore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8C3D75">
        <w:t xml:space="preserve">a nepriamo úmerný periférnemu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8C3D75">
        <w:t xml:space="preserve"> (</w:t>
      </w:r>
      <w:r w:rsidRPr="004453DF">
        <w:fldChar w:fldCharType="begin"/>
      </w:r>
      <w:r w:rsidRPr="008C3D75">
        <w:instrText xml:space="preserve"> REF windkessel_1 \h </w:instrText>
      </w:r>
      <w:r w:rsidRPr="004453DF">
        <w:rPr>
          <w:rPrChange w:id="1041" w:author="admin" w:date="2018-06-18T11:14:00Z">
            <w:rPr/>
          </w:rPrChange>
        </w:rPr>
        <w:fldChar w:fldCharType="separate"/>
      </w:r>
      <w:r w:rsidR="00A37FEB" w:rsidRPr="004453DF">
        <w:rPr>
          <w:noProof/>
          <w:color w:val="000000"/>
        </w:rPr>
        <w:t>6</w:t>
      </w:r>
      <w:r w:rsidRPr="004453DF">
        <w:fldChar w:fldCharType="end"/>
      </w:r>
      <w:r w:rsidRPr="008C3D75">
        <w:t>).</w:t>
      </w:r>
    </w:p>
    <w:tbl>
      <w:tblPr>
        <w:tblW w:w="0" w:type="auto"/>
        <w:tblLook w:val="04A0" w:firstRow="1" w:lastRow="0" w:firstColumn="1" w:lastColumn="0" w:noHBand="0" w:noVBand="1"/>
      </w:tblPr>
      <w:tblGrid>
        <w:gridCol w:w="704"/>
        <w:gridCol w:w="7088"/>
        <w:gridCol w:w="702"/>
      </w:tblGrid>
      <w:tr w:rsidR="00BD7167" w:rsidRPr="008C3D75" w14:paraId="0CBB0043" w14:textId="77777777" w:rsidTr="00BD7167">
        <w:tc>
          <w:tcPr>
            <w:tcW w:w="704" w:type="dxa"/>
          </w:tcPr>
          <w:p w14:paraId="00016DD1" w14:textId="77777777" w:rsidR="00BD7167" w:rsidRPr="008C3D75" w:rsidRDefault="00BD7167" w:rsidP="00BD7167">
            <w:pPr>
              <w:jc w:val="center"/>
              <w:rPr>
                <w:color w:val="000000"/>
              </w:rPr>
            </w:pPr>
          </w:p>
        </w:tc>
        <w:tc>
          <w:tcPr>
            <w:tcW w:w="7088" w:type="dxa"/>
            <w:vAlign w:val="center"/>
          </w:tcPr>
          <w:p w14:paraId="51DEA30C" w14:textId="77777777" w:rsidR="00BD7167" w:rsidRPr="008C3D75" w:rsidRDefault="00292E5D" w:rsidP="00BD7167">
            <m:oMathPara>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(t)</m:t>
                </m:r>
                <m:r>
                  <w:rPr>
                    <w:rFonts w:ascii="Cambria Math" w:hAnsi="Cambria Math"/>
                    <w:color w:val="000000"/>
                  </w:rPr>
                  <m:t>=</m:t>
                </m:r>
                <m:f>
                  <m:fPr>
                    <m:ctrlPr>
                      <w:rPr>
                        <w:rFonts w:ascii="Cambria Math" w:hAnsi="Cambria Math"/>
                        <w:i/>
                        <w:color w:val="000000"/>
                      </w:rPr>
                    </m:ctrlPr>
                  </m:fPr>
                  <m:num>
                    <m:r>
                      <w:rPr>
                        <w:rFonts w:ascii="Cambria Math" w:hAnsi="Cambria Math"/>
                        <w:color w:val="000000"/>
                      </w:rPr>
                      <m:t>P</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6521DF12" w14:textId="77777777" w:rsidR="00BD7167" w:rsidRPr="008C3D75" w:rsidRDefault="00BD7167" w:rsidP="00BD7167">
            <w:pPr>
              <w:jc w:val="center"/>
              <w:rPr>
                <w:color w:val="000000"/>
              </w:rPr>
            </w:pPr>
          </w:p>
        </w:tc>
        <w:tc>
          <w:tcPr>
            <w:tcW w:w="702" w:type="dxa"/>
            <w:vAlign w:val="center"/>
          </w:tcPr>
          <w:p w14:paraId="5F77A9D4" w14:textId="77777777" w:rsidR="00BD7167" w:rsidRPr="008C3D75" w:rsidRDefault="00BD7167" w:rsidP="00BD7167">
            <w:pPr>
              <w:jc w:val="center"/>
              <w:rPr>
                <w:color w:val="000000"/>
              </w:rPr>
            </w:pPr>
            <w:r w:rsidRPr="008C3D75">
              <w:rPr>
                <w:color w:val="000000"/>
              </w:rPr>
              <w:t>(</w:t>
            </w:r>
            <w:bookmarkStart w:id="1042" w:name="windkessel_1"/>
            <w:r w:rsidRPr="004453DF">
              <w:rPr>
                <w:color w:val="000000"/>
              </w:rPr>
              <w:fldChar w:fldCharType="begin"/>
            </w:r>
            <w:r w:rsidRPr="008C3D75">
              <w:rPr>
                <w:color w:val="000000"/>
              </w:rPr>
              <w:instrText xml:space="preserve"> SEQ eq \* MERGEFORMAT </w:instrText>
            </w:r>
            <w:r w:rsidRPr="004453DF">
              <w:rPr>
                <w:color w:val="000000"/>
                <w:rPrChange w:id="1043" w:author="admin" w:date="2018-06-18T11:14:00Z">
                  <w:rPr>
                    <w:color w:val="000000"/>
                  </w:rPr>
                </w:rPrChange>
              </w:rPr>
              <w:fldChar w:fldCharType="separate"/>
            </w:r>
            <w:r w:rsidR="00A37FEB" w:rsidRPr="004453DF">
              <w:rPr>
                <w:noProof/>
                <w:color w:val="000000"/>
              </w:rPr>
              <w:t>6</w:t>
            </w:r>
            <w:r w:rsidRPr="004453DF">
              <w:rPr>
                <w:color w:val="000000"/>
              </w:rPr>
              <w:fldChar w:fldCharType="end"/>
            </w:r>
            <w:bookmarkEnd w:id="1042"/>
            <w:r w:rsidRPr="008C3D75">
              <w:rPr>
                <w:color w:val="000000"/>
              </w:rPr>
              <w:t>)</w:t>
            </w:r>
          </w:p>
        </w:tc>
      </w:tr>
    </w:tbl>
    <w:p w14:paraId="7D05C06F" w14:textId="77777777" w:rsidR="00BD7167" w:rsidRPr="008C3D75" w:rsidRDefault="00BD7167" w:rsidP="00BD7167"/>
    <w:p w14:paraId="60B46812" w14:textId="49B59A38" w:rsidR="00BD7167" w:rsidRPr="008C3D75" w:rsidRDefault="00BD7167" w:rsidP="00BD7167">
      <w:pPr>
        <w:rPr>
          <w:color w:val="000000"/>
        </w:rPr>
      </w:pPr>
      <w:r w:rsidRPr="008C3D75">
        <w:t>Ak uvažujeme lineárnu vzťah tlaku a objemu v rovnici (</w:t>
      </w:r>
      <w:r w:rsidRPr="004453DF">
        <w:fldChar w:fldCharType="begin"/>
      </w:r>
      <w:r w:rsidRPr="008C3D75">
        <w:instrText xml:space="preserve"> REF roztaznost \h </w:instrText>
      </w:r>
      <w:r w:rsidRPr="004453DF">
        <w:rPr>
          <w:rPrChange w:id="1044" w:author="admin" w:date="2018-06-18T11:14:00Z">
            <w:rPr/>
          </w:rPrChange>
        </w:rPr>
        <w:fldChar w:fldCharType="separate"/>
      </w:r>
      <w:r w:rsidR="00A37FEB" w:rsidRPr="004453DF">
        <w:rPr>
          <w:noProof/>
          <w:color w:val="000000"/>
        </w:rPr>
        <w:t>2</w:t>
      </w:r>
      <w:r w:rsidRPr="004453DF">
        <w:fldChar w:fldCharType="end"/>
      </w:r>
      <w:r w:rsidRPr="008C3D75">
        <w:t>), môžeme rovnicu (</w:t>
      </w:r>
      <w:r w:rsidRPr="004453DF">
        <w:fldChar w:fldCharType="begin"/>
      </w:r>
      <w:r w:rsidRPr="008C3D75">
        <w:instrText xml:space="preserve"> REF roztaznost \h </w:instrText>
      </w:r>
      <w:r w:rsidRPr="004453DF">
        <w:rPr>
          <w:rPrChange w:id="1045" w:author="admin" w:date="2018-06-18T11:14:00Z">
            <w:rPr/>
          </w:rPrChange>
        </w:rPr>
        <w:fldChar w:fldCharType="separate"/>
      </w:r>
      <w:r w:rsidR="00A37FEB" w:rsidRPr="004453DF">
        <w:rPr>
          <w:noProof/>
          <w:color w:val="000000"/>
        </w:rPr>
        <w:t>2</w:t>
      </w:r>
      <w:r w:rsidRPr="004453DF">
        <w:fldChar w:fldCharType="end"/>
      </w:r>
      <w:r w:rsidRPr="008C3D75">
        <w:t xml:space="preserve">) prepísať na tok krvi do rozšírenej časti artérií </w:t>
      </w:r>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oMath>
      <w:r w:rsidRPr="008C3D75">
        <w:t xml:space="preserve"> ako vťah zmeny tlaku</w:t>
      </w:r>
      <w:r w:rsidRPr="004453DF">
        <w:t xml:space="preserve"> </w:t>
      </w:r>
      <m:oMath>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oMath>
      <w:r w:rsidRPr="008C3D75">
        <w:rPr>
          <w:color w:val="000000"/>
        </w:rPr>
        <w:t xml:space="preserve"> a elasticity </w:t>
      </w:r>
      <m:oMath>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oMath>
      <w:r w:rsidRPr="008C3D75">
        <w:rPr>
          <w:color w:val="000000"/>
        </w:rPr>
        <w:t>(</w:t>
      </w:r>
      <w:r w:rsidRPr="004453DF">
        <w:rPr>
          <w:color w:val="000000"/>
        </w:rPr>
        <w:fldChar w:fldCharType="begin"/>
      </w:r>
      <w:r w:rsidRPr="008C3D75">
        <w:rPr>
          <w:color w:val="000000"/>
        </w:rPr>
        <w:instrText xml:space="preserve"> REF windkessel_2 \h </w:instrText>
      </w:r>
      <w:r w:rsidRPr="004453DF">
        <w:rPr>
          <w:color w:val="000000"/>
        </w:rPr>
      </w:r>
      <w:r w:rsidRPr="004453DF">
        <w:rPr>
          <w:color w:val="000000"/>
          <w:rPrChange w:id="1046" w:author="admin" w:date="2018-06-18T11:14:00Z">
            <w:rPr>
              <w:color w:val="000000"/>
            </w:rPr>
          </w:rPrChange>
        </w:rPr>
        <w:fldChar w:fldCharType="separate"/>
      </w:r>
      <w:r w:rsidR="00A37FEB" w:rsidRPr="004453DF">
        <w:rPr>
          <w:noProof/>
          <w:color w:val="000000"/>
        </w:rPr>
        <w:t>7</w:t>
      </w:r>
      <w:r w:rsidRPr="004453DF">
        <w:rPr>
          <w:color w:val="000000"/>
        </w:rPr>
        <w:fldChar w:fldCharType="end"/>
      </w:r>
      <w:r w:rsidRPr="008C3D75">
        <w:rPr>
          <w:color w:val="000000"/>
        </w:rPr>
        <w:t>)</w:t>
      </w:r>
    </w:p>
    <w:tbl>
      <w:tblPr>
        <w:tblW w:w="0" w:type="auto"/>
        <w:tblLook w:val="04A0" w:firstRow="1" w:lastRow="0" w:firstColumn="1" w:lastColumn="0" w:noHBand="0" w:noVBand="1"/>
      </w:tblPr>
      <w:tblGrid>
        <w:gridCol w:w="704"/>
        <w:gridCol w:w="7088"/>
        <w:gridCol w:w="702"/>
      </w:tblGrid>
      <w:tr w:rsidR="00BD7167" w:rsidRPr="008C3D75" w14:paraId="0FAB5E4E" w14:textId="77777777" w:rsidTr="00BD7167">
        <w:tc>
          <w:tcPr>
            <w:tcW w:w="704" w:type="dxa"/>
          </w:tcPr>
          <w:p w14:paraId="04095D39" w14:textId="77777777" w:rsidR="00BD7167" w:rsidRPr="008C3D75" w:rsidRDefault="00BD7167" w:rsidP="00BD7167">
            <w:pPr>
              <w:jc w:val="center"/>
              <w:rPr>
                <w:color w:val="000000"/>
              </w:rPr>
            </w:pPr>
          </w:p>
        </w:tc>
        <w:tc>
          <w:tcPr>
            <w:tcW w:w="7088" w:type="dxa"/>
            <w:vAlign w:val="center"/>
          </w:tcPr>
          <w:p w14:paraId="764A0FA6" w14:textId="77777777" w:rsidR="00BD7167" w:rsidRPr="008C3D75" w:rsidRDefault="00292E5D" w:rsidP="00BD7167">
            <w:pPr>
              <w:rPr>
                <w:color w:val="000000"/>
              </w:rPr>
            </w:pPr>
            <m:oMathPara>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f>
                  <m:fPr>
                    <m:ctrlPr>
                      <w:rPr>
                        <w:rFonts w:ascii="Cambria Math" w:hAnsi="Cambria Math"/>
                        <w:i/>
                        <w:color w:val="000000"/>
                      </w:rPr>
                    </m:ctrlPr>
                  </m:fPr>
                  <m:num>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num>
                  <m:den>
                    <m:r>
                      <w:rPr>
                        <w:rFonts w:ascii="Cambria Math" w:hAnsi="Cambria Math"/>
                        <w:color w:val="000000"/>
                      </w:rPr>
                      <m:t>dt</m:t>
                    </m:r>
                  </m:den>
                </m:f>
              </m:oMath>
            </m:oMathPara>
          </w:p>
          <w:p w14:paraId="12473923" w14:textId="77777777" w:rsidR="00BD7167" w:rsidRPr="008C3D75" w:rsidRDefault="00BD7167" w:rsidP="00BD7167">
            <w:pPr>
              <w:jc w:val="center"/>
              <w:rPr>
                <w:color w:val="000000"/>
              </w:rPr>
            </w:pPr>
          </w:p>
        </w:tc>
        <w:tc>
          <w:tcPr>
            <w:tcW w:w="702" w:type="dxa"/>
            <w:vAlign w:val="center"/>
          </w:tcPr>
          <w:p w14:paraId="5167A17F" w14:textId="77777777" w:rsidR="00BD7167" w:rsidRPr="008C3D75" w:rsidRDefault="00BD7167" w:rsidP="00BD7167">
            <w:pPr>
              <w:jc w:val="center"/>
              <w:rPr>
                <w:color w:val="000000"/>
              </w:rPr>
            </w:pPr>
            <w:r w:rsidRPr="008C3D75">
              <w:rPr>
                <w:color w:val="000000"/>
              </w:rPr>
              <w:t>(</w:t>
            </w:r>
            <w:bookmarkStart w:id="1047" w:name="windkessel_2"/>
            <w:r w:rsidRPr="004453DF">
              <w:rPr>
                <w:color w:val="000000"/>
              </w:rPr>
              <w:fldChar w:fldCharType="begin"/>
            </w:r>
            <w:r w:rsidRPr="008C3D75">
              <w:rPr>
                <w:color w:val="000000"/>
              </w:rPr>
              <w:instrText xml:space="preserve"> SEQ eq \* MERGEFORMAT </w:instrText>
            </w:r>
            <w:r w:rsidRPr="004453DF">
              <w:rPr>
                <w:color w:val="000000"/>
                <w:rPrChange w:id="1048" w:author="admin" w:date="2018-06-18T11:14:00Z">
                  <w:rPr>
                    <w:color w:val="000000"/>
                  </w:rPr>
                </w:rPrChange>
              </w:rPr>
              <w:fldChar w:fldCharType="separate"/>
            </w:r>
            <w:r w:rsidR="00A37FEB" w:rsidRPr="004453DF">
              <w:rPr>
                <w:noProof/>
                <w:color w:val="000000"/>
              </w:rPr>
              <w:t>7</w:t>
            </w:r>
            <w:r w:rsidRPr="004453DF">
              <w:rPr>
                <w:color w:val="000000"/>
              </w:rPr>
              <w:fldChar w:fldCharType="end"/>
            </w:r>
            <w:bookmarkEnd w:id="1047"/>
            <w:r w:rsidRPr="008C3D75">
              <w:rPr>
                <w:color w:val="000000"/>
              </w:rPr>
              <w:t>)</w:t>
            </w:r>
          </w:p>
        </w:tc>
      </w:tr>
    </w:tbl>
    <w:p w14:paraId="3C4D8FA8" w14:textId="77777777" w:rsidR="00BD7167" w:rsidRPr="008C3D75" w:rsidRDefault="00BD7167" w:rsidP="00BD7167">
      <w:pPr>
        <w:rPr>
          <w:color w:val="000000"/>
        </w:rPr>
      </w:pPr>
    </w:p>
    <w:p w14:paraId="068CF827" w14:textId="6F646278" w:rsidR="00BD7167" w:rsidRPr="008C3D75" w:rsidRDefault="005D438D" w:rsidP="00BD7167">
      <w:r w:rsidRPr="008C3D75">
        <w:rPr>
          <w:color w:val="000000"/>
        </w:rPr>
        <w:t>Celkový tok krvi v dvojdielnom w</w:t>
      </w:r>
      <w:r w:rsidR="00BD7167" w:rsidRPr="008C3D75">
        <w:rPr>
          <w:color w:val="000000"/>
        </w:rPr>
        <w:t xml:space="preserve">indkesselovom modely </w:t>
      </w:r>
      <m:oMath>
        <m:r>
          <w:rPr>
            <w:rFonts w:ascii="Cambria Math" w:hAnsi="Cambria Math"/>
          </w:rPr>
          <m:t>Q</m:t>
        </m:r>
        <m:d>
          <m:dPr>
            <m:ctrlPr>
              <w:rPr>
                <w:rFonts w:ascii="Cambria Math" w:hAnsi="Cambria Math"/>
                <w:i/>
              </w:rPr>
            </m:ctrlPr>
          </m:dPr>
          <m:e>
            <m:r>
              <w:rPr>
                <w:rFonts w:ascii="Cambria Math" w:hAnsi="Cambria Math"/>
              </w:rPr>
              <m:t>t</m:t>
            </m:r>
          </m:e>
        </m:d>
      </m:oMath>
      <w:r w:rsidR="00BD7167" w:rsidRPr="008C3D75">
        <w:rPr>
          <w:color w:val="000000"/>
        </w:rPr>
        <w:t xml:space="preserve"> je daný súčtom toku do rozšírenej časti artérií </w:t>
      </w:r>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oMath>
      <w:r w:rsidR="00BD7167" w:rsidRPr="008C3D75">
        <w:t xml:space="preserve"> a tokom krvi do periférií </w:t>
      </w:r>
      <m:oMath>
        <m:sSub>
          <m:sSubPr>
            <m:ctrlPr>
              <w:rPr>
                <w:rFonts w:ascii="Cambria Math" w:hAnsi="Cambria Math"/>
                <w:i/>
              </w:rPr>
            </m:ctrlPr>
          </m:sSubPr>
          <m:e>
            <m:r>
              <w:rPr>
                <w:rFonts w:ascii="Cambria Math" w:hAnsi="Cambria Math"/>
              </w:rPr>
              <m:t>Q</m:t>
            </m:r>
          </m:e>
          <m:sub>
            <m:r>
              <w:rPr>
                <w:rFonts w:ascii="Cambria Math" w:hAnsi="Cambria Math"/>
              </w:rPr>
              <m:t>out</m:t>
            </m:r>
          </m:sub>
        </m:sSub>
        <m:d>
          <m:dPr>
            <m:ctrlPr>
              <w:rPr>
                <w:rFonts w:ascii="Cambria Math" w:hAnsi="Cambria Math"/>
                <w:i/>
              </w:rPr>
            </m:ctrlPr>
          </m:dPr>
          <m:e>
            <m:r>
              <w:rPr>
                <w:rFonts w:ascii="Cambria Math" w:hAnsi="Cambria Math"/>
              </w:rPr>
              <m:t>t</m:t>
            </m:r>
          </m:e>
        </m:d>
      </m:oMath>
      <w:r w:rsidR="00BD7167" w:rsidRPr="008C3D75">
        <w:t xml:space="preserve"> (</w:t>
      </w:r>
      <w:r w:rsidR="00BD7167" w:rsidRPr="004453DF">
        <w:fldChar w:fldCharType="begin"/>
      </w:r>
      <w:r w:rsidR="00BD7167" w:rsidRPr="008C3D75">
        <w:instrText xml:space="preserve"> REF windkessel_3 \h </w:instrText>
      </w:r>
      <w:r w:rsidR="00BD7167" w:rsidRPr="004453DF">
        <w:rPr>
          <w:rPrChange w:id="1049" w:author="admin" w:date="2018-06-18T11:14:00Z">
            <w:rPr/>
          </w:rPrChange>
        </w:rPr>
        <w:fldChar w:fldCharType="separate"/>
      </w:r>
      <w:r w:rsidR="00A37FEB" w:rsidRPr="004453DF">
        <w:rPr>
          <w:noProof/>
          <w:color w:val="000000"/>
        </w:rPr>
        <w:t>8</w:t>
      </w:r>
      <w:r w:rsidR="00BD7167" w:rsidRPr="004453DF">
        <w:fldChar w:fldCharType="end"/>
      </w:r>
      <w:r w:rsidR="00BD7167" w:rsidRPr="008C3D75">
        <w:t>)</w:t>
      </w:r>
    </w:p>
    <w:p w14:paraId="691894A8" w14:textId="77777777" w:rsidR="00BD7167" w:rsidRPr="008C3D75" w:rsidRDefault="00BD7167" w:rsidP="00BD7167"/>
    <w:tbl>
      <w:tblPr>
        <w:tblW w:w="0" w:type="auto"/>
        <w:tblLook w:val="04A0" w:firstRow="1" w:lastRow="0" w:firstColumn="1" w:lastColumn="0" w:noHBand="0" w:noVBand="1"/>
      </w:tblPr>
      <w:tblGrid>
        <w:gridCol w:w="704"/>
        <w:gridCol w:w="7088"/>
        <w:gridCol w:w="702"/>
      </w:tblGrid>
      <w:tr w:rsidR="00BD7167" w:rsidRPr="008C3D75" w14:paraId="3EE0C55D" w14:textId="77777777" w:rsidTr="00BD7167">
        <w:tc>
          <w:tcPr>
            <w:tcW w:w="704" w:type="dxa"/>
          </w:tcPr>
          <w:p w14:paraId="6F0BDC7A" w14:textId="77777777" w:rsidR="00BD7167" w:rsidRPr="008C3D75" w:rsidRDefault="00BD7167" w:rsidP="00BD7167">
            <w:pPr>
              <w:jc w:val="center"/>
              <w:rPr>
                <w:color w:val="000000"/>
              </w:rPr>
            </w:pPr>
          </w:p>
        </w:tc>
        <w:tc>
          <w:tcPr>
            <w:tcW w:w="7088" w:type="dxa"/>
            <w:vAlign w:val="center"/>
          </w:tcPr>
          <w:p w14:paraId="3516204B" w14:textId="77777777" w:rsidR="00BD7167" w:rsidRPr="008C3D75" w:rsidRDefault="00BD7167" w:rsidP="00BD7167">
            <w:pPr>
              <w:rPr>
                <w:color w:val="000000"/>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color w:val="000000"/>
                  </w:rPr>
                  <m:t xml:space="preserve">= </m:t>
                </m:r>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color w:val="000000"/>
                  </w:rPr>
                  <m:t xml:space="preserve">+ </m:t>
                </m:r>
                <m:sSub>
                  <m:sSubPr>
                    <m:ctrlPr>
                      <w:rPr>
                        <w:rFonts w:ascii="Cambria Math" w:hAnsi="Cambria Math"/>
                        <w:i/>
                      </w:rPr>
                    </m:ctrlPr>
                  </m:sSubPr>
                  <m:e>
                    <m:r>
                      <w:rPr>
                        <w:rFonts w:ascii="Cambria Math" w:hAnsi="Cambria Math"/>
                      </w:rPr>
                      <m:t>Q</m:t>
                    </m:r>
                  </m:e>
                  <m:sub>
                    <m:r>
                      <w:rPr>
                        <w:rFonts w:ascii="Cambria Math" w:hAnsi="Cambria Math"/>
                      </w:rPr>
                      <m:t>stored</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f>
                  <m:fPr>
                    <m:ctrlPr>
                      <w:rPr>
                        <w:rFonts w:ascii="Cambria Math" w:hAnsi="Cambria Math"/>
                        <w:i/>
                        <w:color w:val="000000"/>
                      </w:rPr>
                    </m:ctrlPr>
                  </m:fPr>
                  <m:num>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num>
                  <m:den>
                    <m:r>
                      <w:rPr>
                        <w:rFonts w:ascii="Cambria Math" w:hAnsi="Cambria Math"/>
                        <w:color w:val="000000"/>
                      </w:rPr>
                      <m:t>dt</m:t>
                    </m:r>
                  </m:den>
                </m:f>
                <m:r>
                  <w:rPr>
                    <w:rFonts w:ascii="Cambria Math" w:hAnsi="Cambria Math"/>
                    <w:color w:val="000000"/>
                  </w:rPr>
                  <m:t xml:space="preserve"> + </m:t>
                </m:r>
                <m:f>
                  <m:fPr>
                    <m:ctrlPr>
                      <w:rPr>
                        <w:rFonts w:ascii="Cambria Math" w:hAnsi="Cambria Math"/>
                        <w:i/>
                        <w:color w:val="000000"/>
                      </w:rPr>
                    </m:ctrlPr>
                  </m:fPr>
                  <m:num>
                    <m:r>
                      <w:rPr>
                        <w:rFonts w:ascii="Cambria Math" w:hAnsi="Cambria Math"/>
                        <w:color w:val="000000"/>
                      </w:rPr>
                      <m:t>P</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2CE1AD59" w14:textId="77777777" w:rsidR="00BD7167" w:rsidRPr="008C3D75" w:rsidRDefault="00BD7167" w:rsidP="00BD7167">
            <w:pPr>
              <w:jc w:val="center"/>
              <w:rPr>
                <w:color w:val="000000"/>
              </w:rPr>
            </w:pPr>
          </w:p>
        </w:tc>
        <w:tc>
          <w:tcPr>
            <w:tcW w:w="702" w:type="dxa"/>
            <w:vAlign w:val="center"/>
          </w:tcPr>
          <w:p w14:paraId="68C3E979" w14:textId="77777777" w:rsidR="00BD7167" w:rsidRPr="008C3D75" w:rsidRDefault="00BD7167" w:rsidP="00BD7167">
            <w:pPr>
              <w:jc w:val="center"/>
              <w:rPr>
                <w:color w:val="000000"/>
              </w:rPr>
            </w:pPr>
            <w:r w:rsidRPr="008C3D75">
              <w:rPr>
                <w:color w:val="000000"/>
              </w:rPr>
              <w:t>(</w:t>
            </w:r>
            <w:bookmarkStart w:id="1050" w:name="windkessel_3"/>
            <w:r w:rsidRPr="004453DF">
              <w:rPr>
                <w:color w:val="000000"/>
              </w:rPr>
              <w:fldChar w:fldCharType="begin"/>
            </w:r>
            <w:r w:rsidRPr="008C3D75">
              <w:rPr>
                <w:color w:val="000000"/>
              </w:rPr>
              <w:instrText xml:space="preserve"> SEQ eq \* MERGEFORMAT </w:instrText>
            </w:r>
            <w:r w:rsidRPr="004453DF">
              <w:rPr>
                <w:color w:val="000000"/>
                <w:rPrChange w:id="1051" w:author="admin" w:date="2018-06-18T11:14:00Z">
                  <w:rPr>
                    <w:color w:val="000000"/>
                  </w:rPr>
                </w:rPrChange>
              </w:rPr>
              <w:fldChar w:fldCharType="separate"/>
            </w:r>
            <w:r w:rsidR="00A37FEB" w:rsidRPr="004453DF">
              <w:rPr>
                <w:noProof/>
                <w:color w:val="000000"/>
              </w:rPr>
              <w:t>8</w:t>
            </w:r>
            <w:r w:rsidRPr="004453DF">
              <w:rPr>
                <w:color w:val="000000"/>
              </w:rPr>
              <w:fldChar w:fldCharType="end"/>
            </w:r>
            <w:bookmarkEnd w:id="1050"/>
            <w:r w:rsidRPr="008C3D75">
              <w:rPr>
                <w:color w:val="000000"/>
              </w:rPr>
              <w:t>)</w:t>
            </w:r>
          </w:p>
        </w:tc>
      </w:tr>
    </w:tbl>
    <w:p w14:paraId="500044AB" w14:textId="77777777" w:rsidR="00BD7167" w:rsidRPr="008C3D75" w:rsidRDefault="00BD7167" w:rsidP="00BD7167"/>
    <w:p w14:paraId="355743B1" w14:textId="5B65F1A6" w:rsidR="00BD7167" w:rsidRPr="008C3D75" w:rsidRDefault="00BD7167" w:rsidP="00BD7167">
      <w:r w:rsidRPr="008C3D75">
        <w:t xml:space="preserve">Napriek svojej obľúbenosti sa tento model odchyľuje od skutočnosti. Predpokladá sa totiž súčasný nárast tlaku v celom arteriálnom strome </w:t>
      </w:r>
      <w:r w:rsidRPr="004453DF">
        <w:fldChar w:fldCharType="begin"/>
      </w:r>
      <w:r w:rsidRPr="008C3D75">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PROPERTIES&lt;/IDText&gt;&lt;DisplayText&gt;[14]&lt;/DisplayText&gt;&lt;record&gt;&lt;keywords&gt;&lt;keyword&gt;Engineering&lt;/keyword&gt;&lt;/keywords&gt;&lt;urls&gt;&lt;related-urls&gt;&lt;url&gt;&amp;lt;Go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4453DF">
        <w:rPr>
          <w:rPrChange w:id="1052" w:author="admin" w:date="2018-06-18T11:14:00Z">
            <w:rPr/>
          </w:rPrChange>
        </w:rPr>
        <w:fldChar w:fldCharType="separate"/>
      </w:r>
      <w:r w:rsidRPr="004453DF">
        <w:rPr>
          <w:noProof/>
        </w:rPr>
        <w:t>[14]</w:t>
      </w:r>
      <w:r w:rsidRPr="004453DF">
        <w:fldChar w:fldCharType="end"/>
      </w:r>
      <w:r w:rsidRPr="008C3D75">
        <w:t xml:space="preserve">. Vlastnosti periférnych ciev však ovplyvňujú tvar arteriálnej tlakovej krivky. Model zanedbáva vplyv odrazov tlakovej vlny na tvar arteriálnej tlakovej krivky a predpokladá nekonečne rýchle šírenie tlakovej vlny </w:t>
      </w:r>
      <w:r w:rsidRPr="004453DF">
        <w:fldChar w:fldCharType="begin"/>
      </w:r>
      <w:r w:rsidR="00284C6A" w:rsidRPr="008C3D75">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4453DF">
        <w:rPr>
          <w:rPrChange w:id="1053" w:author="admin" w:date="2018-06-18T11:14:00Z">
            <w:rPr/>
          </w:rPrChange>
        </w:rPr>
        <w:fldChar w:fldCharType="separate"/>
      </w:r>
      <w:r w:rsidRPr="004453DF">
        <w:rPr>
          <w:noProof/>
        </w:rPr>
        <w:t>[10]</w:t>
      </w:r>
      <w:r w:rsidRPr="004453DF">
        <w:fldChar w:fldCharType="end"/>
      </w:r>
      <w:r w:rsidRPr="008C3D75">
        <w:t xml:space="preserve">. Pulzná vlna postupuje smerom od srdca k perifériám z viac elastických veľkých artérií do tuhších artérií. Tlaková krivka počas systoly vo vzdialenejších artériách sa tým zužuje a zvyšuje svoje maximum. Brachiálna artéria môže dosahovať hodnotu systolického krvného tlaku aj o 30 mmHg vyššiu ako centrálna aorta </w:t>
      </w:r>
      <w:r w:rsidRPr="004453DF">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rsidRPr="008C3D75">
        <w:instrText xml:space="preserve"> ADDIN EN.CITE </w:instrText>
      </w:r>
      <w:r w:rsidR="00284C6A" w:rsidRPr="008C3D75">
        <w:rPr>
          <w:rPrChange w:id="1054" w:author="admin" w:date="2018-06-18T11:14:00Z">
            <w:rPr/>
          </w:rPrChange>
        </w:rPr>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rsidRPr="008C3D75">
        <w:instrText xml:space="preserve"> ADDIN EN.CITE.DATA </w:instrText>
      </w:r>
      <w:r w:rsidR="00284C6A" w:rsidRPr="008C3D75">
        <w:rPr>
          <w:rPrChange w:id="1055" w:author="admin" w:date="2018-06-18T11:14:00Z">
            <w:rPr/>
          </w:rPrChange>
        </w:rPr>
      </w:r>
      <w:r w:rsidR="00284C6A" w:rsidRPr="008C3D75">
        <w:rPr>
          <w:rPrChange w:id="1056" w:author="admin" w:date="2018-06-18T11:14:00Z">
            <w:rPr/>
          </w:rPrChange>
        </w:rPr>
        <w:fldChar w:fldCharType="end"/>
      </w:r>
      <w:r w:rsidRPr="004453DF">
        <w:rPr>
          <w:rPrChange w:id="1057" w:author="admin" w:date="2018-06-18T11:14:00Z">
            <w:rPr/>
          </w:rPrChange>
        </w:rPr>
      </w:r>
      <w:r w:rsidRPr="004453DF">
        <w:rPr>
          <w:rPrChange w:id="1058" w:author="admin" w:date="2018-06-18T11:14:00Z">
            <w:rPr/>
          </w:rPrChange>
        </w:rPr>
        <w:fldChar w:fldCharType="separate"/>
      </w:r>
      <w:r w:rsidRPr="004453DF">
        <w:rPr>
          <w:noProof/>
        </w:rPr>
        <w:t>[15]</w:t>
      </w:r>
      <w:r w:rsidRPr="004453DF">
        <w:fldChar w:fldCharType="end"/>
      </w:r>
      <w:r w:rsidRPr="008C3D75">
        <w:t>. Tvar arteriálneho krvného tlaku na r</w:t>
      </w:r>
      <w:r w:rsidRPr="004453DF">
        <w:t xml:space="preserve">ôznych miestach tela spolu s výškou systolického arteriálneho krvného tlaku ukazuje </w:t>
      </w:r>
      <w:r w:rsidRPr="004453DF">
        <w:fldChar w:fldCharType="begin"/>
      </w:r>
      <w:r w:rsidRPr="008C3D75">
        <w:instrText xml:space="preserve"> REF _Ref510016402 \h </w:instrText>
      </w:r>
      <w:r w:rsidRPr="004453DF">
        <w:rPr>
          <w:rPrChange w:id="1059" w:author="admin" w:date="2018-06-18T11:14:00Z">
            <w:rPr/>
          </w:rPrChange>
        </w:rPr>
        <w:fldChar w:fldCharType="separate"/>
      </w:r>
      <w:r w:rsidR="00A37FEB" w:rsidRPr="004453DF">
        <w:t xml:space="preserve">Obrázok </w:t>
      </w:r>
      <w:r w:rsidR="00A37FEB" w:rsidRPr="004453DF">
        <w:rPr>
          <w:noProof/>
        </w:rPr>
        <w:t>1</w:t>
      </w:r>
      <w:r w:rsidR="00A37FEB" w:rsidRPr="008C3D75">
        <w:t>.</w:t>
      </w:r>
      <w:r w:rsidR="00A37FEB" w:rsidRPr="008C3D75">
        <w:rPr>
          <w:noProof/>
        </w:rPr>
        <w:t>3</w:t>
      </w:r>
      <w:r w:rsidRPr="004453DF">
        <w:fldChar w:fldCharType="end"/>
      </w:r>
      <w:r w:rsidRPr="008C3D75">
        <w:t>.</w:t>
      </w:r>
      <w:r w:rsidRPr="004453DF">
        <w:t xml:space="preserve"> Pre porovnanie vzťahu arteriálneho krvného tlaku a impedancie, Obrázok 1.4 ukazuje tvar </w:t>
      </w:r>
      <w:r w:rsidR="005D438D" w:rsidRPr="004453DF">
        <w:t>krivky</w:t>
      </w:r>
      <w:r w:rsidRPr="008C3D75">
        <w:t xml:space="preserve"> </w:t>
      </w:r>
      <m:oMath>
        <m:r>
          <w:rPr>
            <w:rFonts w:ascii="Cambria Math" w:eastAsiaTheme="majorEastAsia" w:hAnsi="Cambria Math" w:cstheme="majorBidi"/>
            <w:spacing w:val="10"/>
            <w:sz w:val="22"/>
            <w:szCs w:val="18"/>
            <w:lang w:eastAsia="en-US" w:bidi="en-US"/>
          </w:rPr>
          <m:t>-</m:t>
        </m:r>
        <m:r>
          <w:rPr>
            <w:rFonts w:ascii="Cambria Math" w:eastAsiaTheme="majorEastAsia" w:hAnsi="Cambria Math" w:cstheme="majorBidi"/>
            <w:spacing w:val="10"/>
            <w:sz w:val="22"/>
            <w:szCs w:val="18"/>
            <w:lang w:eastAsia="en-US" w:bidi="en-US"/>
            <w:rPrChange w:id="1060" w:author="admin" w:date="2018-06-18T11:14:00Z">
              <w:rPr>
                <w:rFonts w:ascii="Cambria Math" w:eastAsiaTheme="majorEastAsia" w:hAnsi="Cambria Math" w:cstheme="majorBidi"/>
                <w:spacing w:val="10"/>
                <w:sz w:val="22"/>
                <w:szCs w:val="18"/>
                <w:lang w:eastAsia="en-US" w:bidi="en-US"/>
              </w:rPr>
            </w:rPrChange>
          </w:rPr>
          <m:t>dZ/dt</m:t>
        </m:r>
      </m:oMath>
      <w:r w:rsidRPr="008C3D75">
        <w:rPr>
          <w:spacing w:val="10"/>
          <w:sz w:val="22"/>
          <w:szCs w:val="18"/>
          <w:lang w:eastAsia="en-US" w:bidi="en-US"/>
        </w:rPr>
        <w:t xml:space="preserve"> na hrudníku, krku, ramene a predlaktí</w:t>
      </w:r>
    </w:p>
    <w:p w14:paraId="6FCCA288" w14:textId="77777777" w:rsidR="00BD7167" w:rsidRPr="008C3D75" w:rsidRDefault="00BD7167" w:rsidP="00BD7167">
      <w:pPr>
        <w:keepNext/>
      </w:pPr>
      <w:r w:rsidRPr="008C3D75">
        <w:rPr>
          <w:noProof/>
          <w:lang w:val="en-US" w:eastAsia="en-US"/>
        </w:rPr>
        <w:lastRenderedPageBreak/>
        <w:drawing>
          <wp:inline distT="0" distB="0" distL="0" distR="0" wp14:anchorId="292AE4C5" wp14:editId="6D972983">
            <wp:extent cx="5400040" cy="1931986"/>
            <wp:effectExtent l="0" t="0" r="0" b="0"/>
            <wp:docPr id="27" name="Obrázok 27" descr="http://www.scielo.br/img/revistas/abc/v108n2/0066-782X-abc-20170011-g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cielo.br/img/revistas/abc/v108n2/0066-782X-abc-20170011-gf0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1931986"/>
                    </a:xfrm>
                    <a:prstGeom prst="rect">
                      <a:avLst/>
                    </a:prstGeom>
                    <a:noFill/>
                    <a:ln>
                      <a:noFill/>
                    </a:ln>
                  </pic:spPr>
                </pic:pic>
              </a:graphicData>
            </a:graphic>
          </wp:inline>
        </w:drawing>
      </w:r>
    </w:p>
    <w:p w14:paraId="18843551" w14:textId="3A24FA0F" w:rsidR="00BD7167" w:rsidRPr="008C3D75" w:rsidDel="00655477" w:rsidRDefault="00BD7167" w:rsidP="00BD7167">
      <w:pPr>
        <w:pStyle w:val="Caption"/>
        <w:rPr>
          <w:del w:id="1061" w:author="admin" w:date="2018-06-18T10:56:00Z"/>
          <w:vanish/>
          <w:lang w:val="sk-SK"/>
          <w:specVanish/>
        </w:rPr>
      </w:pPr>
      <w:bookmarkStart w:id="1062" w:name="_Ref510016402"/>
      <w:bookmarkStart w:id="1063" w:name="_Ref516812809"/>
      <w:bookmarkStart w:id="1064" w:name="_Ref516812813"/>
      <w:bookmarkStart w:id="1065" w:name="_Toc516835665"/>
      <w:bookmarkStart w:id="1066" w:name="_Ref510016396"/>
      <w:r w:rsidRPr="008C3D75">
        <w:t xml:space="preserve">Obrázok </w:t>
      </w:r>
      <w:r w:rsidRPr="005C2483">
        <w:fldChar w:fldCharType="begin"/>
      </w:r>
      <w:r w:rsidRPr="008C3D75">
        <w:instrText xml:space="preserve"> STYLEREF 1 \s </w:instrText>
      </w:r>
      <w:r w:rsidRPr="008C3D75">
        <w:rPr>
          <w:rPrChange w:id="1067" w:author="admin" w:date="2018-06-18T11:14:00Z">
            <w:rPr/>
          </w:rPrChange>
        </w:rPr>
        <w:fldChar w:fldCharType="separate"/>
      </w:r>
      <w:r w:rsidR="00A37FEB" w:rsidRPr="008C3D75">
        <w:rPr>
          <w:noProof/>
        </w:rPr>
        <w:t>1</w:t>
      </w:r>
      <w:r w:rsidRPr="008C3D75">
        <w:rPr>
          <w:rPrChange w:id="1068" w:author="admin" w:date="2018-06-18T11:14:00Z">
            <w:rPr/>
          </w:rPrChange>
        </w:rPr>
        <w:fldChar w:fldCharType="end"/>
      </w:r>
      <w:r w:rsidRPr="008C3D75">
        <w:t>.</w:t>
      </w:r>
      <w:r w:rsidRPr="005C2483">
        <w:fldChar w:fldCharType="begin"/>
      </w:r>
      <w:r w:rsidRPr="008C3D75">
        <w:instrText xml:space="preserve"> SEQ Obrázok \* ARABIC \s 1 </w:instrText>
      </w:r>
      <w:r w:rsidRPr="008C3D75">
        <w:rPr>
          <w:rPrChange w:id="1069" w:author="admin" w:date="2018-06-18T11:14:00Z">
            <w:rPr/>
          </w:rPrChange>
        </w:rPr>
        <w:fldChar w:fldCharType="separate"/>
      </w:r>
      <w:r w:rsidR="00A37FEB" w:rsidRPr="008C3D75">
        <w:rPr>
          <w:noProof/>
        </w:rPr>
        <w:t>3</w:t>
      </w:r>
      <w:r w:rsidRPr="008C3D75">
        <w:rPr>
          <w:rPrChange w:id="1070" w:author="admin" w:date="2018-06-18T11:14:00Z">
            <w:rPr/>
          </w:rPrChange>
        </w:rPr>
        <w:fldChar w:fldCharType="end"/>
      </w:r>
      <w:bookmarkStart w:id="1071" w:name="_Ref509476787"/>
      <w:bookmarkEnd w:id="1062"/>
      <w:r w:rsidRPr="008C3D75">
        <w:t xml:space="preserve">: Tvar krivky arteriálneho krvného tlaku v rôznych </w:t>
      </w:r>
      <w:del w:id="1072" w:author="admin" w:date="2018-06-18T10:56:00Z">
        <w:r w:rsidRPr="008C3D75" w:rsidDel="00655477">
          <w:delText>artériách</w:delText>
        </w:r>
        <w:bookmarkEnd w:id="1063"/>
        <w:bookmarkEnd w:id="1064"/>
        <w:bookmarkEnd w:id="1065"/>
      </w:del>
    </w:p>
    <w:p w14:paraId="22FE2C49" w14:textId="275A2241" w:rsidR="00BD7167" w:rsidRPr="008C3D75" w:rsidRDefault="00BD7167" w:rsidP="00BD7167">
      <w:pPr>
        <w:pStyle w:val="Caption"/>
        <w:rPr>
          <w:lang w:val="sk-SK"/>
        </w:rPr>
      </w:pPr>
      <w:del w:id="1073" w:author="admin" w:date="2018-06-18T10:56:00Z">
        <w:r w:rsidRPr="008C3D75" w:rsidDel="00655477">
          <w:rPr>
            <w:lang w:val="sk-SK"/>
          </w:rPr>
          <w:delText>.Prevzaté</w:delText>
        </w:r>
      </w:del>
      <w:ins w:id="1074" w:author="admin" w:date="2018-06-18T10:56:00Z">
        <w:r w:rsidR="00655477" w:rsidRPr="008C3D75">
          <w:rPr>
            <w:lang w:val="sk-SK"/>
          </w:rPr>
          <w:t>artériách. Prevzaté</w:t>
        </w:r>
      </w:ins>
      <w:r w:rsidRPr="008C3D75">
        <w:rPr>
          <w:lang w:val="sk-SK"/>
        </w:rPr>
        <w:t xml:space="preserve"> z </w:t>
      </w:r>
      <w:r w:rsidRPr="005C2483">
        <w:rPr>
          <w:lang w:val="sk-SK"/>
        </w:rPr>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rsidRPr="008C3D75">
        <w:rPr>
          <w:lang w:val="sk-SK"/>
        </w:rPr>
        <w:instrText xml:space="preserve"> ADDIN EN.CITE </w:instrText>
      </w:r>
      <w:r w:rsidR="00284C6A" w:rsidRPr="008C3D75">
        <w:rPr>
          <w:lang w:val="sk-SK"/>
          <w:rPrChange w:id="1075" w:author="admin" w:date="2018-06-18T11:14:00Z">
            <w:rPr>
              <w:lang w:val="sk-SK"/>
            </w:rPr>
          </w:rPrChange>
        </w:rPr>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rsidRPr="008C3D75">
        <w:rPr>
          <w:lang w:val="sk-SK"/>
        </w:rPr>
        <w:instrText xml:space="preserve"> ADDIN EN.CITE.DATA </w:instrText>
      </w:r>
      <w:r w:rsidR="00284C6A" w:rsidRPr="008C3D75">
        <w:rPr>
          <w:lang w:val="sk-SK"/>
          <w:rPrChange w:id="1076" w:author="admin" w:date="2018-06-18T11:14:00Z">
            <w:rPr>
              <w:lang w:val="sk-SK"/>
            </w:rPr>
          </w:rPrChange>
        </w:rPr>
      </w:r>
      <w:r w:rsidR="00284C6A" w:rsidRPr="008C3D75">
        <w:rPr>
          <w:lang w:val="sk-SK"/>
          <w:rPrChange w:id="1077" w:author="admin" w:date="2018-06-18T11:14:00Z">
            <w:rPr>
              <w:lang w:val="sk-SK"/>
            </w:rPr>
          </w:rPrChange>
        </w:rPr>
        <w:fldChar w:fldCharType="end"/>
      </w:r>
      <w:r w:rsidRPr="008C3D75">
        <w:rPr>
          <w:lang w:val="sk-SK"/>
          <w:rPrChange w:id="1078" w:author="admin" w:date="2018-06-18T11:14:00Z">
            <w:rPr>
              <w:lang w:val="sk-SK"/>
            </w:rPr>
          </w:rPrChange>
        </w:rPr>
      </w:r>
      <w:r w:rsidRPr="008C3D75">
        <w:rPr>
          <w:lang w:val="sk-SK"/>
          <w:rPrChange w:id="1079" w:author="admin" w:date="2018-06-18T11:14:00Z">
            <w:rPr>
              <w:lang w:val="sk-SK"/>
            </w:rPr>
          </w:rPrChange>
        </w:rPr>
        <w:fldChar w:fldCharType="separate"/>
      </w:r>
      <w:r w:rsidRPr="008C3D75">
        <w:rPr>
          <w:noProof/>
          <w:lang w:val="sk-SK"/>
        </w:rPr>
        <w:t>[15]</w:t>
      </w:r>
      <w:r w:rsidRPr="008C3D75">
        <w:rPr>
          <w:lang w:val="sk-SK"/>
          <w:rPrChange w:id="1080" w:author="admin" w:date="2018-06-18T11:14:00Z">
            <w:rPr>
              <w:lang w:val="sk-SK"/>
            </w:rPr>
          </w:rPrChange>
        </w:rPr>
        <w:fldChar w:fldCharType="end"/>
      </w:r>
      <w:bookmarkEnd w:id="1066"/>
      <w:bookmarkEnd w:id="1071"/>
      <w:r w:rsidRPr="008C3D75">
        <w:rPr>
          <w:lang w:val="sk-SK"/>
        </w:rPr>
        <w:t>.</w:t>
      </w:r>
    </w:p>
    <w:p w14:paraId="0BF5A76B" w14:textId="77777777" w:rsidR="00BD7167" w:rsidRPr="008C3D75" w:rsidRDefault="00BD7167" w:rsidP="00BD7167"/>
    <w:p w14:paraId="6A245E81" w14:textId="77777777" w:rsidR="00BD7167" w:rsidRPr="008C3D75" w:rsidRDefault="00BD7167" w:rsidP="00BD7167">
      <w:r w:rsidRPr="008C3D75">
        <w:rPr>
          <w:noProof/>
          <w:lang w:val="en-US" w:eastAsia="en-US"/>
        </w:rPr>
        <w:drawing>
          <wp:inline distT="0" distB="0" distL="0" distR="0" wp14:anchorId="5B207F86" wp14:editId="08C9181E">
            <wp:extent cx="5396865" cy="1610360"/>
            <wp:effectExtent l="0" t="0" r="0" b="8890"/>
            <wp:docPr id="448" name="Obrázok 448" descr="dz_brachial_radia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z_brachial_radial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6865" cy="1610360"/>
                    </a:xfrm>
                    <a:prstGeom prst="rect">
                      <a:avLst/>
                    </a:prstGeom>
                    <a:noFill/>
                    <a:ln>
                      <a:noFill/>
                    </a:ln>
                  </pic:spPr>
                </pic:pic>
              </a:graphicData>
            </a:graphic>
          </wp:inline>
        </w:drawing>
      </w:r>
    </w:p>
    <w:p w14:paraId="104A6244" w14:textId="77777777" w:rsidR="00BD7167" w:rsidRPr="008C3D75" w:rsidRDefault="00BD7167" w:rsidP="00BD7167">
      <w:pPr>
        <w:pStyle w:val="Caption"/>
        <w:rPr>
          <w:vanish/>
          <w:lang w:val="sk-SK"/>
          <w:specVanish/>
          <w:rPrChange w:id="1081" w:author="admin" w:date="2018-06-18T11:14:00Z">
            <w:rPr>
              <w:vanish/>
              <w:specVanish/>
            </w:rPr>
          </w:rPrChange>
        </w:rPr>
      </w:pPr>
      <w:bookmarkStart w:id="1082" w:name="_Toc516835666"/>
      <w:r w:rsidRPr="004453DF">
        <w:rPr>
          <w:lang w:val="sk-SK"/>
        </w:rPr>
        <w:t xml:space="preserve">Obrázok </w:t>
      </w:r>
      <w:r w:rsidRPr="008C3D75">
        <w:rPr>
          <w:lang w:val="sk-SK"/>
        </w:rPr>
        <w:fldChar w:fldCharType="begin"/>
      </w:r>
      <w:r w:rsidRPr="008C3D75">
        <w:rPr>
          <w:lang w:val="sk-SK"/>
        </w:rPr>
        <w:instrText xml:space="preserve"> STYLEREF 1 \s </w:instrText>
      </w:r>
      <w:r w:rsidRPr="008C3D75">
        <w:rPr>
          <w:lang w:val="sk-SK"/>
          <w:rPrChange w:id="1083" w:author="admin" w:date="2018-06-18T11:14:00Z">
            <w:rPr>
              <w:lang w:val="sk-SK"/>
            </w:rPr>
          </w:rPrChange>
        </w:rPr>
        <w:fldChar w:fldCharType="separate"/>
      </w:r>
      <w:r w:rsidR="00A37FEB" w:rsidRPr="008C3D75">
        <w:rPr>
          <w:noProof/>
          <w:lang w:val="sk-SK"/>
        </w:rPr>
        <w:t>1</w:t>
      </w:r>
      <w:r w:rsidRPr="005C2483">
        <w:rPr>
          <w:lang w:val="sk-SK"/>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084" w:author="admin" w:date="2018-06-18T11:14:00Z">
            <w:rPr>
              <w:lang w:val="sk-SK"/>
            </w:rPr>
          </w:rPrChange>
        </w:rPr>
        <w:fldChar w:fldCharType="separate"/>
      </w:r>
      <w:r w:rsidR="00A37FEB" w:rsidRPr="008C3D75">
        <w:rPr>
          <w:noProof/>
          <w:lang w:val="sk-SK"/>
        </w:rPr>
        <w:t>4</w:t>
      </w:r>
      <w:r w:rsidRPr="008C3D75">
        <w:rPr>
          <w:lang w:val="sk-SK"/>
          <w:rPrChange w:id="1085" w:author="admin" w:date="2018-06-18T11:14:00Z">
            <w:rPr>
              <w:lang w:val="sk-SK"/>
            </w:rPr>
          </w:rPrChange>
        </w:rPr>
        <w:fldChar w:fldCharType="end"/>
      </w:r>
      <w:r w:rsidRPr="008C3D75">
        <w:rPr>
          <w:lang w:val="sk-SK"/>
        </w:rPr>
        <w:t xml:space="preserve">: Tvar krivky </w:t>
      </w:r>
      <m:oMath>
        <m:r>
          <w:rPr>
            <w:rFonts w:ascii="Cambria Math" w:hAnsi="Cambria Math"/>
            <w:lang w:val="sk-SK"/>
          </w:rPr>
          <m:t>-</m:t>
        </m:r>
        <m:r>
          <w:rPr>
            <w:rFonts w:ascii="Cambria Math" w:hAnsi="Cambria Math"/>
            <w:lang w:val="sk-SK"/>
            <w:rPrChange w:id="1086" w:author="admin" w:date="2018-06-18T11:14:00Z">
              <w:rPr>
                <w:rFonts w:ascii="Cambria Math" w:hAnsi="Cambria Math"/>
                <w:lang w:val="sk-SK"/>
              </w:rPr>
            </w:rPrChange>
          </w:rPr>
          <m:t>dZ/dt</m:t>
        </m:r>
      </m:oMath>
      <w:r w:rsidRPr="008C3D75">
        <w:rPr>
          <w:lang w:val="sk-SK"/>
        </w:rPr>
        <w:t xml:space="preserve"> na hrudníku, krku, ramene a predlakti</w:t>
      </w:r>
      <w:bookmarkEnd w:id="1082"/>
    </w:p>
    <w:p w14:paraId="10A897A8" w14:textId="77777777" w:rsidR="00BD7167" w:rsidRPr="008C3D75" w:rsidRDefault="00BD7167" w:rsidP="00BD7167">
      <w:pPr>
        <w:pStyle w:val="Caption"/>
        <w:rPr>
          <w:lang w:val="sk-SK"/>
          <w:rPrChange w:id="1087" w:author="admin" w:date="2018-06-18T11:14:00Z">
            <w:rPr/>
          </w:rPrChange>
        </w:rPr>
      </w:pPr>
      <w:r w:rsidRPr="008C3D75">
        <w:rPr>
          <w:lang w:val="sk-SK"/>
        </w:rPr>
        <w:t xml:space="preserve"> Na obrázku vidno rôzny tvar kriviek a takisto rôzne veľkosti maxim</w:t>
      </w:r>
      <w:r w:rsidRPr="004453DF">
        <w:rPr>
          <w:lang w:val="sk-SK"/>
        </w:rPr>
        <w:t xml:space="preserve">a krivky </w:t>
      </w:r>
      <m:oMath>
        <m:r>
          <w:rPr>
            <w:rFonts w:ascii="Cambria Math" w:hAnsi="Cambria Math"/>
            <w:lang w:val="sk-SK"/>
          </w:rPr>
          <m:t>-</m:t>
        </m:r>
        <m:r>
          <w:rPr>
            <w:rFonts w:ascii="Cambria Math" w:hAnsi="Cambria Math"/>
            <w:lang w:val="sk-SK"/>
          </w:rPr>
          <m:t>dZ</m:t>
        </m:r>
        <m:r>
          <w:rPr>
            <w:rFonts w:ascii="Cambria Math" w:hAnsi="Cambria Math"/>
            <w:lang w:val="sk-SK"/>
            <w:rPrChange w:id="1088" w:author="admin" w:date="2018-06-18T11:14:00Z">
              <w:rPr>
                <w:rFonts w:ascii="Cambria Math" w:hAnsi="Cambria Math"/>
                <w:lang w:val="sk-SK"/>
              </w:rPr>
            </w:rPrChange>
          </w:rPr>
          <m:t>/dt</m:t>
        </m:r>
      </m:oMath>
      <w:r w:rsidRPr="008C3D75">
        <w:rPr>
          <w:lang w:val="sk-SK"/>
        </w:rPr>
        <w:t xml:space="preserve"> na vybraných častiach tela.</w:t>
      </w:r>
    </w:p>
    <w:p w14:paraId="2ECED06A" w14:textId="77777777" w:rsidR="00BD7167" w:rsidRPr="008C3D75" w:rsidRDefault="00BD7167" w:rsidP="00BD7167">
      <w:pPr>
        <w:pStyle w:val="Caption"/>
        <w:rPr>
          <w:lang w:val="sk-SK"/>
          <w:rPrChange w:id="1089" w:author="admin" w:date="2018-06-18T11:14:00Z">
            <w:rPr/>
          </w:rPrChange>
        </w:rPr>
      </w:pPr>
    </w:p>
    <w:p w14:paraId="4F1E37D1" w14:textId="73620638" w:rsidR="00BD7167" w:rsidRPr="008C3D75" w:rsidRDefault="00BD7167" w:rsidP="00BD7167">
      <w:r w:rsidRPr="008C3D75">
        <w:t>Aj napriek sv</w:t>
      </w:r>
      <w:r w:rsidR="005D438D" w:rsidRPr="004453DF">
        <w:t>ojim nedostatkom je dvojdielny w</w:t>
      </w:r>
      <w:r w:rsidRPr="004453DF">
        <w:t>indkesselov model základom pre často používané</w:t>
      </w:r>
      <w:r w:rsidRPr="008C3D75">
        <w:t xml:space="preserve"> modely na popis zmien bioimpedancie a výpočtu srdcového výdaja odvodeného od Bernstainovho modelu</w:t>
      </w:r>
      <w:r w:rsidR="005D438D" w:rsidRPr="008C3D75">
        <w:t xml:space="preserve"> </w:t>
      </w:r>
      <w:r w:rsidRPr="004453DF">
        <w:fldChar w:fldCharType="begin"/>
      </w:r>
      <w:r w:rsidRPr="008C3D75">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453DF">
        <w:rPr>
          <w:rPrChange w:id="1090" w:author="admin" w:date="2018-06-18T11:14:00Z">
            <w:rPr/>
          </w:rPrChange>
        </w:rPr>
        <w:fldChar w:fldCharType="separate"/>
      </w:r>
      <w:r w:rsidRPr="004453DF">
        <w:rPr>
          <w:noProof/>
        </w:rPr>
        <w:t>[3]</w:t>
      </w:r>
      <w:r w:rsidRPr="004453DF">
        <w:fldChar w:fldCharType="end"/>
      </w:r>
      <w:r w:rsidRPr="008C3D75">
        <w:t xml:space="preserve">. </w:t>
      </w:r>
    </w:p>
    <w:p w14:paraId="55502770" w14:textId="77777777" w:rsidR="00BD7167" w:rsidRPr="008C3D75" w:rsidRDefault="00BD7167" w:rsidP="00BD7167"/>
    <w:p w14:paraId="7F05DDB5" w14:textId="0FC7AF2A" w:rsidR="00BD7167" w:rsidRPr="008C3D75" w:rsidRDefault="005D438D" w:rsidP="00BD7167">
      <w:pPr>
        <w:pStyle w:val="Heading2"/>
      </w:pPr>
      <w:bookmarkStart w:id="1091" w:name="_Toc516835610"/>
      <w:r w:rsidRPr="008C3D75">
        <w:t>Trojprvkový w</w:t>
      </w:r>
      <w:r w:rsidR="00BD7167" w:rsidRPr="008C3D75">
        <w:t>indkesselov hemodynamický model</w:t>
      </w:r>
      <w:bookmarkEnd w:id="1091"/>
    </w:p>
    <w:p w14:paraId="1F1769C8" w14:textId="77777777" w:rsidR="00BD7167" w:rsidRPr="008C3D75" w:rsidRDefault="00BD7167" w:rsidP="00BD7167"/>
    <w:p w14:paraId="6041EF67" w14:textId="3584CD1E" w:rsidR="00BD7167" w:rsidRPr="008C3D75" w:rsidRDefault="005D438D" w:rsidP="00BD7167">
      <w:r w:rsidRPr="008C3D75">
        <w:t>Pre nedostatky dvojdielneho w</w:t>
      </w:r>
      <w:r w:rsidR="00BD7167" w:rsidRPr="008C3D75">
        <w:t xml:space="preserve">indkesselovho </w:t>
      </w:r>
      <w:r w:rsidRPr="008C3D75">
        <w:t>modelu bol zavedený trojdielny w</w:t>
      </w:r>
      <w:r w:rsidR="00BD7167" w:rsidRPr="008C3D75">
        <w:t xml:space="preserve">indkesselov model </w:t>
      </w:r>
      <w:r w:rsidR="00BD7167" w:rsidRPr="004453DF">
        <w:rPr>
          <w:u w:val="single"/>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BD7167" w:rsidRPr="008C3D75">
        <w:rPr>
          <w:u w:val="single"/>
        </w:rPr>
        <w:instrText xml:space="preserve"> ADDIN EN.CITE </w:instrText>
      </w:r>
      <w:r w:rsidR="00BD7167" w:rsidRPr="008C3D75">
        <w:rPr>
          <w:u w:val="single"/>
          <w:rPrChange w:id="1092" w:author="admin" w:date="2018-06-18T11:14:00Z">
            <w:rPr>
              <w:u w:val="single"/>
            </w:rPr>
          </w:rPrChange>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BD7167" w:rsidRPr="008C3D75">
        <w:rPr>
          <w:u w:val="single"/>
        </w:rPr>
        <w:instrText xml:space="preserve"> ADDIN EN.CITE.DATA </w:instrText>
      </w:r>
      <w:r w:rsidR="00BD7167" w:rsidRPr="008C3D75">
        <w:rPr>
          <w:u w:val="single"/>
          <w:rPrChange w:id="1093" w:author="admin" w:date="2018-06-18T11:14:00Z">
            <w:rPr>
              <w:u w:val="single"/>
            </w:rPr>
          </w:rPrChange>
        </w:rPr>
      </w:r>
      <w:r w:rsidR="00BD7167" w:rsidRPr="008C3D75">
        <w:rPr>
          <w:u w:val="single"/>
          <w:rPrChange w:id="1094" w:author="admin" w:date="2018-06-18T11:14:00Z">
            <w:rPr>
              <w:u w:val="single"/>
            </w:rPr>
          </w:rPrChange>
        </w:rPr>
        <w:fldChar w:fldCharType="end"/>
      </w:r>
      <w:r w:rsidR="00BD7167" w:rsidRPr="004453DF">
        <w:rPr>
          <w:u w:val="single"/>
          <w:rPrChange w:id="1095" w:author="admin" w:date="2018-06-18T11:14:00Z">
            <w:rPr>
              <w:u w:val="single"/>
            </w:rPr>
          </w:rPrChange>
        </w:rPr>
      </w:r>
      <w:r w:rsidR="00BD7167" w:rsidRPr="004453DF">
        <w:rPr>
          <w:u w:val="single"/>
          <w:rPrChange w:id="1096" w:author="admin" w:date="2018-06-18T11:14:00Z">
            <w:rPr>
              <w:u w:val="single"/>
            </w:rPr>
          </w:rPrChange>
        </w:rPr>
        <w:fldChar w:fldCharType="separate"/>
      </w:r>
      <w:r w:rsidR="00BD7167" w:rsidRPr="004453DF">
        <w:rPr>
          <w:noProof/>
          <w:u w:val="single"/>
        </w:rPr>
        <w:t>[16]</w:t>
      </w:r>
      <w:r w:rsidR="00BD7167" w:rsidRPr="004453DF">
        <w:rPr>
          <w:u w:val="single"/>
        </w:rPr>
        <w:fldChar w:fldCharType="end"/>
      </w:r>
      <w:r w:rsidR="00BD7167" w:rsidRPr="008C3D75">
        <w:t xml:space="preserve">. Arteriálny strom je charakterizovaný vstupnou impedanciou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8C3D75">
        <w:t xml:space="preserve"> ( todo). Dvojdielny w</w:t>
      </w:r>
      <w:r w:rsidR="00BD7167" w:rsidRPr="004453DF">
        <w:t>indkesselov model nesprávne odhaduje vstupnú impedanciu</w:t>
      </w:r>
      <m:oMath>
        <m:sSub>
          <m:sSubPr>
            <m:ctrlPr>
              <w:rPr>
                <w:rFonts w:ascii="Cambria Math" w:hAnsi="Cambria Math"/>
                <w:i/>
              </w:rPr>
            </m:ctrlPr>
          </m:sSubPr>
          <m:e>
            <m:r>
              <w:rPr>
                <w:rFonts w:ascii="Cambria Math" w:hAnsi="Cambria Math"/>
              </w:rPr>
              <m:t>Z</m:t>
            </m:r>
          </m:e>
          <m:sub>
            <m:r>
              <w:rPr>
                <w:rFonts w:ascii="Cambria Math" w:hAnsi="Cambria Math"/>
              </w:rPr>
              <m:t>in</m:t>
            </m:r>
          </m:sub>
        </m:sSub>
        <m:r>
          <w:rPr>
            <w:rFonts w:ascii="Cambria Math" w:hAnsi="Cambria Math"/>
          </w:rPr>
          <m:t>.</m:t>
        </m:r>
      </m:oMath>
      <w:r w:rsidR="00BD7167" w:rsidRPr="004453DF">
        <w:t xml:space="preserve"> Hlavne při vysokých frekvenciách dochádzalo k veľkej chybe pri odhade skutočnej impe</w:t>
      </w:r>
      <w:r w:rsidRPr="008C3D75">
        <w:t>dancie aorty. Preto trojdielny w</w:t>
      </w:r>
      <w:r w:rsidR="00BD7167" w:rsidRPr="008C3D75">
        <w:t xml:space="preserve">indkesselov model zavádza ďalší člen </w:t>
      </w:r>
      <w:r w:rsidR="00BD7167" w:rsidRPr="008C3D75">
        <w:lastRenderedPageBreak/>
        <w:t xml:space="preserve">v náhradnej elektrickej schéme, a to charakteristickú impedanciu </w:t>
      </w:r>
      <m:oMath>
        <m:sSub>
          <m:sSubPr>
            <m:ctrlPr>
              <w:rPr>
                <w:rFonts w:ascii="Cambria Math" w:hAnsi="Cambria Math"/>
                <w:i/>
              </w:rPr>
            </m:ctrlPr>
          </m:sSubPr>
          <m:e>
            <m:r>
              <w:rPr>
                <w:rFonts w:ascii="Cambria Math" w:hAnsi="Cambria Math"/>
              </w:rPr>
              <m:t xml:space="preserve"> Z</m:t>
            </m:r>
          </m:e>
          <m:sub>
            <m:r>
              <w:rPr>
                <w:rFonts w:ascii="Cambria Math" w:hAnsi="Cambria Math"/>
              </w:rPr>
              <m:t>c</m:t>
            </m:r>
          </m:sub>
        </m:sSub>
      </m:oMath>
      <w:r w:rsidR="00BD7167" w:rsidRPr="008C3D75">
        <w:t>.</w:t>
      </w:r>
      <m:oMath>
        <m:sSub>
          <m:sSubPr>
            <m:ctrlPr>
              <w:rPr>
                <w:rFonts w:ascii="Cambria Math" w:hAnsi="Cambria Math"/>
                <w:i/>
              </w:rPr>
            </m:ctrlPr>
          </m:sSubPr>
          <m:e>
            <m:r>
              <w:rPr>
                <w:rFonts w:ascii="Cambria Math" w:hAnsi="Cambria Math"/>
              </w:rPr>
              <m:t xml:space="preserve"> Z</m:t>
            </m:r>
          </m:e>
          <m:sub>
            <m:r>
              <w:rPr>
                <w:rFonts w:ascii="Cambria Math" w:hAnsi="Cambria Math"/>
              </w:rPr>
              <m:t>in</m:t>
            </m:r>
          </m:sub>
        </m:sSub>
      </m:oMath>
      <w:r w:rsidR="00BD7167" w:rsidRPr="008C3D75">
        <w:t xml:space="preserve">sa skladá z charakteristickej impedancie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BD7167" w:rsidRPr="008C3D75">
        <w:t xml:space="preserve">a paralelným zapojením periférneho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00BD7167" w:rsidRPr="008C3D75">
        <w:t xml:space="preserve"> a arteriálne rozťaž</w:t>
      </w:r>
      <w:r w:rsidR="00BD7167" w:rsidRPr="004453DF">
        <w:t xml:space="preserve">nosti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00BD7167" w:rsidRPr="008C3D75">
        <w:fldChar w:fldCharType="begin"/>
      </w:r>
      <w:r w:rsidR="00BD7167" w:rsidRPr="008C3D75">
        <w:instrText xml:space="preserve"> ADDIN EN.CITE &lt;EndNote&gt;&lt;Cite&gt;&lt;Author&gt;Stergiopulos&lt;/Author&gt;&lt;Year&gt;1994&lt;/Year&gt;&lt;RecNum&gt;0&lt;/RecNum&gt;&lt;IDText&gt;SIMPLE AND ACCURATE WAY FOR ESTIMATING TOTAL AND SEGMENTAL ARTERIAL COMPLIANCE - THE PULSE PRESSURE METHOD&lt;/IDText&gt;&lt;DisplayText&gt;[17]&lt;/DisplayText&gt;&lt;record&gt;&lt;dates&gt;&lt;pub-dates&gt;&lt;date&gt;Jul-Aug&lt;/date&gt;&lt;/pub-dates&gt;&lt;year&gt;1994&lt;/year&gt;&lt;/dates&gt;&lt;keywords&gt;&lt;keyword&gt;windkessel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BD7167" w:rsidRPr="008C3D75">
        <w:rPr>
          <w:rPrChange w:id="1097" w:author="admin" w:date="2018-06-18T11:14:00Z">
            <w:rPr/>
          </w:rPrChange>
        </w:rPr>
        <w:fldChar w:fldCharType="separate"/>
      </w:r>
      <w:r w:rsidR="00BD7167" w:rsidRPr="008C3D75">
        <w:rPr>
          <w:noProof/>
        </w:rPr>
        <w:t>[17]</w:t>
      </w:r>
      <w:r w:rsidR="00BD7167" w:rsidRPr="005C2483">
        <w:fldChar w:fldCharType="end"/>
      </w:r>
      <w:r w:rsidR="00BD7167" w:rsidRPr="008C3D75">
        <w:t xml:space="preserve"> (</w:t>
      </w:r>
      <w:r w:rsidR="00BD7167" w:rsidRPr="004453DF">
        <w:fldChar w:fldCharType="begin"/>
      </w:r>
      <w:r w:rsidR="00BD7167" w:rsidRPr="008C3D75">
        <w:instrText xml:space="preserve"> REF windkessel_4 \h </w:instrText>
      </w:r>
      <w:r w:rsidR="00BD7167" w:rsidRPr="004453DF">
        <w:rPr>
          <w:rPrChange w:id="1098" w:author="admin" w:date="2018-06-18T11:14:00Z">
            <w:rPr/>
          </w:rPrChange>
        </w:rPr>
        <w:fldChar w:fldCharType="separate"/>
      </w:r>
      <w:r w:rsidR="00A37FEB" w:rsidRPr="004453DF">
        <w:rPr>
          <w:noProof/>
          <w:color w:val="000000"/>
        </w:rPr>
        <w:t>9</w:t>
      </w:r>
      <w:r w:rsidR="00BD7167" w:rsidRPr="004453DF">
        <w:fldChar w:fldCharType="end"/>
      </w:r>
      <w:r w:rsidR="00BD7167" w:rsidRPr="008C3D75">
        <w:t>).</w:t>
      </w:r>
    </w:p>
    <w:tbl>
      <w:tblPr>
        <w:tblW w:w="0" w:type="auto"/>
        <w:tblLook w:val="04A0" w:firstRow="1" w:lastRow="0" w:firstColumn="1" w:lastColumn="0" w:noHBand="0" w:noVBand="1"/>
      </w:tblPr>
      <w:tblGrid>
        <w:gridCol w:w="704"/>
        <w:gridCol w:w="7088"/>
        <w:gridCol w:w="702"/>
      </w:tblGrid>
      <w:tr w:rsidR="00BD7167" w:rsidRPr="008C3D75" w14:paraId="585D1FAF" w14:textId="77777777" w:rsidTr="00BD7167">
        <w:tc>
          <w:tcPr>
            <w:tcW w:w="704" w:type="dxa"/>
          </w:tcPr>
          <w:p w14:paraId="5C8A22C6" w14:textId="77777777" w:rsidR="00BD7167" w:rsidRPr="008C3D75" w:rsidRDefault="00BD7167" w:rsidP="00BD7167">
            <w:pPr>
              <w:jc w:val="center"/>
              <w:rPr>
                <w:color w:val="000000"/>
              </w:rPr>
            </w:pPr>
          </w:p>
        </w:tc>
        <w:tc>
          <w:tcPr>
            <w:tcW w:w="7088" w:type="dxa"/>
            <w:vAlign w:val="center"/>
          </w:tcPr>
          <w:p w14:paraId="3A64F666" w14:textId="77777777" w:rsidR="00BD7167" w:rsidRPr="008C3D75" w:rsidRDefault="00292E5D" w:rsidP="00BD7167">
            <w:pPr>
              <w:jc w:val="center"/>
              <w:rPr>
                <w:rFonts w:ascii="Cambria Math" w:hAnsi="Cambria Math"/>
                <w:color w:val="000000"/>
              </w:rPr>
            </w:pPr>
            <m:oMathPara>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in</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 xml:space="preserve"> </m:t>
                        </m:r>
                        <m:r>
                          <w:rPr>
                            <w:rFonts w:ascii="Cambria Math" w:hAnsi="Cambria Math"/>
                            <w:color w:val="000000"/>
                          </w:rPr>
                          <m:t>R</m:t>
                        </m:r>
                      </m:e>
                      <m:sub>
                        <m:r>
                          <w:rPr>
                            <w:rFonts w:ascii="Cambria Math" w:hAnsi="Cambria Math"/>
                            <w:color w:val="000000"/>
                          </w:rPr>
                          <m:t>a</m:t>
                        </m:r>
                      </m:sub>
                    </m:sSub>
                  </m:num>
                  <m:den>
                    <m:r>
                      <w:rPr>
                        <w:rFonts w:ascii="Cambria Math" w:hAnsi="Cambria Math"/>
                        <w:color w:val="000000"/>
                      </w:rPr>
                      <m:t>1+jw</m:t>
                    </m:r>
                    <m:sSub>
                      <m:sSubPr>
                        <m:ctrlPr>
                          <w:rPr>
                            <w:rFonts w:ascii="Cambria Math" w:hAnsi="Cambria Math"/>
                            <w:i/>
                            <w:color w:val="000000"/>
                          </w:rPr>
                        </m:ctrlPr>
                      </m:sSubPr>
                      <m:e>
                        <m:r>
                          <w:rPr>
                            <w:rFonts w:ascii="Cambria Math" w:hAnsi="Cambria Math"/>
                            <w:color w:val="000000"/>
                          </w:rPr>
                          <m:t xml:space="preserve"> </m:t>
                        </m:r>
                        <m:r>
                          <w:rPr>
                            <w:rFonts w:ascii="Cambria Math" w:hAnsi="Cambria Math"/>
                            <w:color w:val="000000"/>
                          </w:rPr>
                          <m:t>R</m:t>
                        </m:r>
                      </m:e>
                      <m:sub>
                        <m:r>
                          <w:rPr>
                            <w:rFonts w:ascii="Cambria Math" w:hAnsi="Cambria Math"/>
                            <w:color w:val="000000"/>
                          </w:rPr>
                          <m:t>a</m:t>
                        </m:r>
                      </m:sub>
                    </m:sSub>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m:t>
                        </m:r>
                      </m:sub>
                    </m:sSub>
                  </m:den>
                </m:f>
              </m:oMath>
            </m:oMathPara>
          </w:p>
          <w:p w14:paraId="4E4D732E" w14:textId="77777777" w:rsidR="00BD7167" w:rsidRPr="008C3D75" w:rsidRDefault="00BD7167" w:rsidP="00BD7167">
            <w:pPr>
              <w:jc w:val="center"/>
              <w:rPr>
                <w:color w:val="000000"/>
              </w:rPr>
            </w:pPr>
          </w:p>
        </w:tc>
        <w:tc>
          <w:tcPr>
            <w:tcW w:w="702" w:type="dxa"/>
            <w:vAlign w:val="center"/>
          </w:tcPr>
          <w:p w14:paraId="0C489A89" w14:textId="77777777" w:rsidR="00BD7167" w:rsidRPr="008C3D75" w:rsidRDefault="00BD7167" w:rsidP="00BD7167">
            <w:pPr>
              <w:jc w:val="center"/>
              <w:rPr>
                <w:color w:val="000000"/>
              </w:rPr>
            </w:pPr>
            <w:r w:rsidRPr="008C3D75">
              <w:rPr>
                <w:color w:val="000000"/>
              </w:rPr>
              <w:t>(</w:t>
            </w:r>
            <w:bookmarkStart w:id="1099" w:name="windkessel_4"/>
            <w:r w:rsidRPr="004453DF">
              <w:rPr>
                <w:color w:val="000000"/>
              </w:rPr>
              <w:fldChar w:fldCharType="begin"/>
            </w:r>
            <w:r w:rsidRPr="008C3D75">
              <w:rPr>
                <w:color w:val="000000"/>
              </w:rPr>
              <w:instrText xml:space="preserve"> SEQ eq \* MERGEFORMAT </w:instrText>
            </w:r>
            <w:r w:rsidRPr="004453DF">
              <w:rPr>
                <w:color w:val="000000"/>
                <w:rPrChange w:id="1100" w:author="admin" w:date="2018-06-18T11:14:00Z">
                  <w:rPr>
                    <w:color w:val="000000"/>
                  </w:rPr>
                </w:rPrChange>
              </w:rPr>
              <w:fldChar w:fldCharType="separate"/>
            </w:r>
            <w:r w:rsidR="00A37FEB" w:rsidRPr="004453DF">
              <w:rPr>
                <w:noProof/>
                <w:color w:val="000000"/>
              </w:rPr>
              <w:t>9</w:t>
            </w:r>
            <w:r w:rsidRPr="004453DF">
              <w:rPr>
                <w:color w:val="000000"/>
              </w:rPr>
              <w:fldChar w:fldCharType="end"/>
            </w:r>
            <w:bookmarkEnd w:id="1099"/>
            <w:r w:rsidRPr="008C3D75">
              <w:rPr>
                <w:color w:val="000000"/>
              </w:rPr>
              <w:t>)</w:t>
            </w:r>
          </w:p>
        </w:tc>
      </w:tr>
    </w:tbl>
    <w:p w14:paraId="079552F8" w14:textId="77777777" w:rsidR="00BD7167" w:rsidRPr="004453DF" w:rsidRDefault="00BD7167" w:rsidP="00BD7167">
      <w:pPr>
        <w:rPr>
          <w:u w:val="single"/>
        </w:rPr>
      </w:pPr>
      <w:r w:rsidRPr="008C3D75">
        <w:t xml:space="preserve">Vstupná impedancia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8C3D75">
        <w:t>.je v náhradnej elektrickej schéme srdcovocievnej sústavy zaradená sekvenč</w:t>
      </w:r>
      <w:r w:rsidRPr="004453DF">
        <w:t xml:space="preserve">ne medzi zdroj prúdu Q(t) a periférny odpor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8C3D75">
        <w:t xml:space="preserve"> s kondenzátorom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8C3D75">
        <w:t xml:space="preserve"> (</w:t>
      </w:r>
      <w:r w:rsidRPr="004453DF">
        <w:fldChar w:fldCharType="begin"/>
      </w:r>
      <w:r w:rsidRPr="008C3D75">
        <w:instrText xml:space="preserve"> REF _Ref508524788 \h  \* MERGEFORMAT </w:instrText>
      </w:r>
      <w:r w:rsidRPr="004453DF">
        <w:rPr>
          <w:rPrChange w:id="1101" w:author="admin" w:date="2018-06-18T11:14:00Z">
            <w:rPr/>
          </w:rPrChange>
        </w:rPr>
        <w:fldChar w:fldCharType="separate"/>
      </w:r>
      <w:r w:rsidR="00A37FEB" w:rsidRPr="004453DF">
        <w:t>Obrázok 1.5</w:t>
      </w:r>
      <w:r w:rsidRPr="004453DF">
        <w:fldChar w:fldCharType="end"/>
      </w:r>
      <w:r w:rsidRPr="008C3D75">
        <w:t xml:space="preserve"> v strede).</w:t>
      </w:r>
    </w:p>
    <w:p w14:paraId="069CB822" w14:textId="77777777" w:rsidR="00BD7167" w:rsidRPr="008C3D75" w:rsidRDefault="00BD7167" w:rsidP="00BD7167"/>
    <w:p w14:paraId="4550A121" w14:textId="77777777" w:rsidR="00BD7167" w:rsidRPr="008C3D75" w:rsidRDefault="00BD7167" w:rsidP="00BD7167">
      <w:pPr>
        <w:rPr>
          <w:u w:val="single"/>
        </w:rPr>
      </w:pPr>
      <w:r w:rsidRPr="008C3D75">
        <w:rPr>
          <w:noProof/>
          <w:u w:val="single"/>
          <w:lang w:val="en-US" w:eastAsia="en-US"/>
        </w:rPr>
        <w:drawing>
          <wp:inline distT="0" distB="0" distL="0" distR="0" wp14:anchorId="25AEE19C" wp14:editId="4111E5AE">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14:paraId="41425258" w14:textId="77777777" w:rsidR="00BD7167" w:rsidRPr="008C3D75" w:rsidRDefault="00BD7167" w:rsidP="00BD7167">
      <w:pPr>
        <w:pStyle w:val="Caption"/>
        <w:rPr>
          <w:vanish/>
          <w:u w:val="single"/>
          <w:lang w:val="sk-SK"/>
          <w:specVanish/>
        </w:rPr>
      </w:pPr>
      <w:bookmarkStart w:id="1102" w:name="_Ref508524788"/>
      <w:bookmarkStart w:id="1103" w:name="_Ref516812816"/>
      <w:bookmarkStart w:id="1104" w:name="_Toc516835667"/>
      <w:bookmarkStart w:id="1105" w:name="_Ref508529687"/>
      <w:r w:rsidRPr="008C3D75">
        <w:rPr>
          <w:lang w:val="sk-SK"/>
        </w:rPr>
        <w:t xml:space="preserve">Obrázok </w:t>
      </w:r>
      <w:r w:rsidRPr="005C2483">
        <w:rPr>
          <w:lang w:val="sk-SK"/>
        </w:rPr>
        <w:fldChar w:fldCharType="begin"/>
      </w:r>
      <w:r w:rsidRPr="008C3D75">
        <w:rPr>
          <w:lang w:val="sk-SK"/>
        </w:rPr>
        <w:instrText xml:space="preserve"> STYLEREF 1 \s </w:instrText>
      </w:r>
      <w:r w:rsidRPr="008C3D75">
        <w:rPr>
          <w:lang w:val="sk-SK"/>
          <w:rPrChange w:id="1106" w:author="admin" w:date="2018-06-18T11:14:00Z">
            <w:rPr>
              <w:lang w:val="sk-SK"/>
            </w:rPr>
          </w:rPrChange>
        </w:rPr>
        <w:fldChar w:fldCharType="separate"/>
      </w:r>
      <w:r w:rsidR="00A37FEB" w:rsidRPr="008C3D75">
        <w:rPr>
          <w:noProof/>
          <w:lang w:val="sk-SK"/>
        </w:rPr>
        <w:t>1</w:t>
      </w:r>
      <w:r w:rsidRPr="005C2483">
        <w:rPr>
          <w:lang w:val="sk-SK"/>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107" w:author="admin" w:date="2018-06-18T11:14:00Z">
            <w:rPr>
              <w:lang w:val="sk-SK"/>
            </w:rPr>
          </w:rPrChange>
        </w:rPr>
        <w:fldChar w:fldCharType="separate"/>
      </w:r>
      <w:r w:rsidR="00A37FEB" w:rsidRPr="008C3D75">
        <w:rPr>
          <w:noProof/>
          <w:lang w:val="sk-SK"/>
        </w:rPr>
        <w:t>5</w:t>
      </w:r>
      <w:r w:rsidRPr="005C2483">
        <w:rPr>
          <w:lang w:val="sk-SK"/>
        </w:rPr>
        <w:fldChar w:fldCharType="end"/>
      </w:r>
      <w:bookmarkEnd w:id="1102"/>
      <w:r w:rsidRPr="008C3D75">
        <w:rPr>
          <w:lang w:val="sk-SK"/>
        </w:rPr>
        <w:t>: Mechanická a elektrická analógia 2,3 a 4 dielneho Windkesselovho modelu</w:t>
      </w:r>
      <w:bookmarkEnd w:id="1103"/>
      <w:bookmarkEnd w:id="1104"/>
    </w:p>
    <w:p w14:paraId="285DCE44" w14:textId="77777777" w:rsidR="00BD7167" w:rsidRPr="008C3D75" w:rsidRDefault="00BD7167" w:rsidP="00BD7167">
      <w:pPr>
        <w:pStyle w:val="Caption"/>
        <w:rPr>
          <w:lang w:val="sk-SK"/>
        </w:rPr>
      </w:pPr>
      <w:r w:rsidRPr="008C3D75">
        <w:rPr>
          <w:lang w:val="sk-SK"/>
        </w:rPr>
        <w:t xml:space="preserve">. Prevzaté z </w:t>
      </w:r>
      <w:r w:rsidRPr="005C2483">
        <w:rPr>
          <w:lang w:val="sk-SK"/>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8C3D75">
        <w:rPr>
          <w:lang w:val="sk-SK"/>
        </w:rPr>
        <w:instrText xml:space="preserve"> ADDIN EN.CITE </w:instrText>
      </w:r>
      <w:r w:rsidRPr="008C3D75">
        <w:rPr>
          <w:lang w:val="sk-SK"/>
          <w:rPrChange w:id="1108" w:author="admin" w:date="2018-06-18T11:14:00Z">
            <w:rPr>
              <w:lang w:val="sk-SK"/>
            </w:rPr>
          </w:rPrChange>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8C3D75">
        <w:rPr>
          <w:lang w:val="sk-SK"/>
        </w:rPr>
        <w:instrText xml:space="preserve"> ADDIN EN.CITE.DATA </w:instrText>
      </w:r>
      <w:r w:rsidRPr="008C3D75">
        <w:rPr>
          <w:lang w:val="sk-SK"/>
          <w:rPrChange w:id="1109" w:author="admin" w:date="2018-06-18T11:14:00Z">
            <w:rPr>
              <w:lang w:val="sk-SK"/>
            </w:rPr>
          </w:rPrChange>
        </w:rPr>
      </w:r>
      <w:r w:rsidRPr="008C3D75">
        <w:rPr>
          <w:lang w:val="sk-SK"/>
          <w:rPrChange w:id="1110" w:author="admin" w:date="2018-06-18T11:14:00Z">
            <w:rPr>
              <w:lang w:val="sk-SK"/>
            </w:rPr>
          </w:rPrChange>
        </w:rPr>
        <w:fldChar w:fldCharType="end"/>
      </w:r>
      <w:r w:rsidRPr="008C3D75">
        <w:rPr>
          <w:lang w:val="sk-SK"/>
          <w:rPrChange w:id="1111" w:author="admin" w:date="2018-06-18T11:14:00Z">
            <w:rPr>
              <w:lang w:val="sk-SK"/>
            </w:rPr>
          </w:rPrChange>
        </w:rPr>
      </w:r>
      <w:r w:rsidRPr="008C3D75">
        <w:rPr>
          <w:lang w:val="sk-SK"/>
          <w:rPrChange w:id="1112" w:author="admin" w:date="2018-06-18T11:14:00Z">
            <w:rPr>
              <w:lang w:val="sk-SK"/>
            </w:rPr>
          </w:rPrChange>
        </w:rPr>
        <w:fldChar w:fldCharType="separate"/>
      </w:r>
      <w:r w:rsidRPr="008C3D75">
        <w:rPr>
          <w:noProof/>
          <w:lang w:val="sk-SK"/>
        </w:rPr>
        <w:t>[16]</w:t>
      </w:r>
      <w:r w:rsidRPr="005C2483">
        <w:rPr>
          <w:lang w:val="sk-SK"/>
        </w:rPr>
        <w:fldChar w:fldCharType="end"/>
      </w:r>
      <w:bookmarkEnd w:id="1105"/>
      <w:r w:rsidRPr="008C3D75">
        <w:rPr>
          <w:lang w:val="sk-SK"/>
        </w:rPr>
        <w:t>.</w:t>
      </w:r>
    </w:p>
    <w:p w14:paraId="31BEC771" w14:textId="19377C5D" w:rsidR="00BD7167" w:rsidRPr="008C3D75" w:rsidRDefault="00BD7167" w:rsidP="00BD7167">
      <w:r w:rsidRPr="008C3D75">
        <w:t xml:space="preserve">Vstupná impedancia kardiovaskulárneho stromu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8C3D75">
        <w:t xml:space="preserve">má známe vlastnosti. Hodnota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8C3D75">
        <w:t xml:space="preserve"> dosahuje vysoké hodnoty pre jednosmernú zložku a prudko klesá pre frekvencie na</w:t>
      </w:r>
      <w:r w:rsidRPr="004453DF">
        <w:t xml:space="preserve">d 3 Hz </w:t>
      </w:r>
      <w:r w:rsidRPr="004453DF">
        <w:fldChar w:fldCharType="begin"/>
      </w:r>
      <w:r w:rsidRPr="008C3D75">
        <w:instrText xml:space="preserve"> ADDIN EN.CITE &lt;EndNote&gt;&lt;Cite&gt;&lt;Author&gt;Westerhof&lt;/Author&gt;&lt;Year&gt;1971&lt;/Year&gt;&lt;RecNum&gt;0&lt;/RecNum&gt;&lt;IDText&gt;ARTIFICIAL ARTERIAL SYSTEM FOR PUMPING HEARTS&lt;/IDText&gt;&lt;DisplayText&gt;[18]&lt;/DisplayText&gt;&lt;record&gt;&lt;keywords&gt;&lt;keyword&gt;Physiology&lt;/keyword&gt;&lt;keyword&gt;Sport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4453DF">
        <w:rPr>
          <w:rPrChange w:id="1113" w:author="admin" w:date="2018-06-18T11:14:00Z">
            <w:rPr/>
          </w:rPrChange>
        </w:rPr>
        <w:fldChar w:fldCharType="separate"/>
      </w:r>
      <w:r w:rsidRPr="004453DF">
        <w:rPr>
          <w:noProof/>
        </w:rPr>
        <w:t>[18]</w:t>
      </w:r>
      <w:r w:rsidRPr="004453DF">
        <w:fldChar w:fldCharType="end"/>
      </w:r>
      <w:r w:rsidRPr="008C3D75">
        <w:t xml:space="preserve">. Pre vyššie frekvencie ostáva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8C3D75">
        <w:t xml:space="preserve"> konštantná. Fáza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8C3D75">
        <w:t xml:space="preserve"> je pre jednosmernú zložku nulová, záporná pre nízke frekvencie a nulová pre vysoké frekvencie </w:t>
      </w:r>
      <w:r w:rsidRPr="004453DF">
        <w:fldChar w:fldCharType="begin"/>
      </w:r>
      <w:r w:rsidRPr="008C3D75">
        <w:instrText xml:space="preserve"> ADDIN EN.CITE &lt;EndNote&gt;&lt;Cite&gt;&lt;Author&gt;Westerhof&lt;/Author&gt;&lt;Year&gt;1971&lt;/Year&gt;&lt;RecNum&gt;0&lt;/RecNum&gt;&lt;IDText&gt;ARTIFICIAL ARTERIAL SYSTEM FOR PUMPING HEARTS&lt;/IDText&gt;&lt;DisplayText&gt;[18]&lt;/DisplayText&gt;&lt;record&gt;&lt;keywords&gt;&lt;keyword&gt;Physiology&lt;/keyword&gt;&lt;keyword&gt;Sport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4453DF">
        <w:rPr>
          <w:rPrChange w:id="1114" w:author="admin" w:date="2018-06-18T11:14:00Z">
            <w:rPr/>
          </w:rPrChange>
        </w:rPr>
        <w:fldChar w:fldCharType="separate"/>
      </w:r>
      <w:r w:rsidRPr="004453DF">
        <w:rPr>
          <w:noProof/>
        </w:rPr>
        <w:t>[18]</w:t>
      </w:r>
      <w:r w:rsidRPr="004453DF">
        <w:fldChar w:fldCharType="end"/>
      </w:r>
      <w:r w:rsidRPr="008C3D75">
        <w:t xml:space="preserve">. Z hemodynamického hľadiska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8C3D75">
        <w:t xml:space="preserve"> modeluje zotrvačnosť krvi a rozťažnosť proximálnej </w:t>
      </w:r>
      <w:r w:rsidRPr="008C3D75">
        <w:lastRenderedPageBreak/>
        <w:t xml:space="preserve">aorty pri vysokých frekvenciách. Pre veľké artérie </w:t>
      </w:r>
      <w:del w:id="1115" w:author="admin" w:date="2018-06-18T10:57:00Z">
        <w:r w:rsidRPr="004453DF" w:rsidDel="00655477">
          <w:delText>može</w:delText>
        </w:r>
      </w:del>
      <w:ins w:id="1116" w:author="admin" w:date="2018-06-18T10:57:00Z">
        <w:r w:rsidR="00655477" w:rsidRPr="004453DF">
          <w:t>môže</w:t>
        </w:r>
      </w:ins>
      <w:r w:rsidRPr="004453DF">
        <w:t xml:space="preserve"> byť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8C3D75">
        <w:t xml:space="preserve"> vyjadrená vzťahom (</w:t>
      </w:r>
      <w:r w:rsidRPr="004453DF">
        <w:fldChar w:fldCharType="begin"/>
      </w:r>
      <w:r w:rsidRPr="008C3D75">
        <w:instrText xml:space="preserve"> REF windkessel_5 \h </w:instrText>
      </w:r>
      <w:r w:rsidRPr="004453DF">
        <w:rPr>
          <w:rPrChange w:id="1117" w:author="admin" w:date="2018-06-18T11:14:00Z">
            <w:rPr/>
          </w:rPrChange>
        </w:rPr>
        <w:fldChar w:fldCharType="separate"/>
      </w:r>
      <w:r w:rsidR="00A37FEB" w:rsidRPr="004453DF">
        <w:rPr>
          <w:noProof/>
          <w:color w:val="000000"/>
        </w:rPr>
        <w:t>10</w:t>
      </w:r>
      <w:r w:rsidRPr="004453DF">
        <w:fldChar w:fldCharType="end"/>
      </w:r>
      <w:r w:rsidRPr="008C3D75">
        <w:t>)</w:t>
      </w:r>
    </w:p>
    <w:tbl>
      <w:tblPr>
        <w:tblW w:w="0" w:type="auto"/>
        <w:tblLook w:val="04A0" w:firstRow="1" w:lastRow="0" w:firstColumn="1" w:lastColumn="0" w:noHBand="0" w:noVBand="1"/>
      </w:tblPr>
      <w:tblGrid>
        <w:gridCol w:w="704"/>
        <w:gridCol w:w="7088"/>
        <w:gridCol w:w="702"/>
      </w:tblGrid>
      <w:tr w:rsidR="00BD7167" w:rsidRPr="008C3D75" w14:paraId="202D2FD0" w14:textId="77777777" w:rsidTr="00BD7167">
        <w:tc>
          <w:tcPr>
            <w:tcW w:w="704" w:type="dxa"/>
          </w:tcPr>
          <w:p w14:paraId="7EF6117D" w14:textId="77777777" w:rsidR="00BD7167" w:rsidRPr="008C3D75" w:rsidRDefault="00BD7167" w:rsidP="00BD7167">
            <w:pPr>
              <w:jc w:val="center"/>
              <w:rPr>
                <w:color w:val="000000"/>
              </w:rPr>
            </w:pPr>
          </w:p>
        </w:tc>
        <w:tc>
          <w:tcPr>
            <w:tcW w:w="7088" w:type="dxa"/>
            <w:vAlign w:val="center"/>
          </w:tcPr>
          <w:p w14:paraId="4109E7A3" w14:textId="77777777" w:rsidR="00BD7167" w:rsidRPr="008C3D75" w:rsidRDefault="00292E5D" w:rsidP="00BD7167">
            <w:pPr>
              <w:jc w:val="center"/>
              <w:rPr>
                <w:rFonts w:ascii="Cambria Math" w:hAnsi="Cambria Math"/>
                <w:color w:val="000000"/>
              </w:rPr>
            </w:pPr>
            <m:oMathPara>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r>
                  <w:rPr>
                    <w:rFonts w:ascii="Cambria Math" w:hAnsi="Cambria Math"/>
                    <w:color w:val="000000"/>
                  </w:rPr>
                  <m:t xml:space="preserve">= </m:t>
                </m:r>
                <m:rad>
                  <m:radPr>
                    <m:degHide m:val="1"/>
                    <m:ctrlPr>
                      <w:rPr>
                        <w:rFonts w:ascii="Cambria Math" w:hAnsi="Cambria Math"/>
                        <w:i/>
                        <w:color w:val="000000"/>
                      </w:rPr>
                    </m:ctrlPr>
                  </m:radPr>
                  <m:deg/>
                  <m:e>
                    <m:f>
                      <m:fPr>
                        <m:ctrlPr>
                          <w:rPr>
                            <w:rFonts w:ascii="Cambria Math" w:hAnsi="Cambria Math"/>
                            <w:i/>
                            <w:color w:val="000000"/>
                          </w:rPr>
                        </m:ctrlPr>
                      </m:fPr>
                      <m:num>
                        <m:r>
                          <w:rPr>
                            <w:rFonts w:ascii="Cambria Math" w:hAnsi="Cambria Math"/>
                            <w:color w:val="000000"/>
                          </w:rPr>
                          <m:t>L</m:t>
                        </m:r>
                      </m:num>
                      <m:den>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ap</m:t>
                            </m:r>
                          </m:sub>
                        </m:sSub>
                      </m:den>
                    </m:f>
                  </m:e>
                </m:rad>
              </m:oMath>
            </m:oMathPara>
          </w:p>
          <w:p w14:paraId="3408428A" w14:textId="77777777" w:rsidR="00BD7167" w:rsidRPr="008C3D75" w:rsidRDefault="00BD7167" w:rsidP="00BD7167">
            <w:pPr>
              <w:jc w:val="center"/>
              <w:rPr>
                <w:color w:val="000000"/>
              </w:rPr>
            </w:pPr>
          </w:p>
        </w:tc>
        <w:tc>
          <w:tcPr>
            <w:tcW w:w="702" w:type="dxa"/>
            <w:vAlign w:val="center"/>
          </w:tcPr>
          <w:p w14:paraId="3BED784F" w14:textId="77777777" w:rsidR="00BD7167" w:rsidRPr="008C3D75" w:rsidRDefault="00BD7167" w:rsidP="00BD7167">
            <w:pPr>
              <w:jc w:val="center"/>
              <w:rPr>
                <w:color w:val="000000"/>
              </w:rPr>
            </w:pPr>
            <w:r w:rsidRPr="008C3D75">
              <w:rPr>
                <w:color w:val="000000"/>
              </w:rPr>
              <w:t>(</w:t>
            </w:r>
            <w:bookmarkStart w:id="1118" w:name="windkessel_5"/>
            <w:r w:rsidRPr="004453DF">
              <w:rPr>
                <w:color w:val="000000"/>
              </w:rPr>
              <w:fldChar w:fldCharType="begin"/>
            </w:r>
            <w:r w:rsidRPr="008C3D75">
              <w:rPr>
                <w:color w:val="000000"/>
              </w:rPr>
              <w:instrText xml:space="preserve"> SEQ eq \* MERGEFORMAT </w:instrText>
            </w:r>
            <w:r w:rsidRPr="004453DF">
              <w:rPr>
                <w:color w:val="000000"/>
                <w:rPrChange w:id="1119" w:author="admin" w:date="2018-06-18T11:14:00Z">
                  <w:rPr>
                    <w:color w:val="000000"/>
                  </w:rPr>
                </w:rPrChange>
              </w:rPr>
              <w:fldChar w:fldCharType="separate"/>
            </w:r>
            <w:r w:rsidR="00A37FEB" w:rsidRPr="004453DF">
              <w:rPr>
                <w:noProof/>
                <w:color w:val="000000"/>
              </w:rPr>
              <w:t>10</w:t>
            </w:r>
            <w:r w:rsidRPr="004453DF">
              <w:rPr>
                <w:color w:val="000000"/>
              </w:rPr>
              <w:fldChar w:fldCharType="end"/>
            </w:r>
            <w:bookmarkEnd w:id="1118"/>
            <w:r w:rsidRPr="008C3D75">
              <w:rPr>
                <w:color w:val="000000"/>
              </w:rPr>
              <w:t>)</w:t>
            </w:r>
          </w:p>
        </w:tc>
      </w:tr>
    </w:tbl>
    <w:p w14:paraId="0090127D" w14:textId="24445687" w:rsidR="00BD7167" w:rsidRPr="008C3D75" w:rsidRDefault="00BD7167" w:rsidP="00BD7167">
      <w:pPr>
        <w:rPr>
          <w:color w:val="000000"/>
        </w:rPr>
      </w:pPr>
      <w:r w:rsidRPr="008C3D75">
        <w:rPr>
          <w:lang w:eastAsia="en-US" w:bidi="en-US"/>
        </w:rPr>
        <w:t xml:space="preserve">Kde L je </w:t>
      </w:r>
      <w:del w:id="1120" w:author="admin" w:date="2018-06-18T12:44:00Z">
        <w:r w:rsidRPr="008C3D75" w:rsidDel="004453DF">
          <w:rPr>
            <w:lang w:eastAsia="en-US" w:bidi="en-US"/>
          </w:rPr>
          <w:delText>intertancia</w:delText>
        </w:r>
      </w:del>
      <w:ins w:id="1121" w:author="admin" w:date="2018-06-18T12:44:00Z">
        <w:r w:rsidR="004453DF" w:rsidRPr="008C3D75">
          <w:rPr>
            <w:lang w:eastAsia="en-US" w:bidi="en-US"/>
          </w:rPr>
          <w:t>Inertancia</w:t>
        </w:r>
      </w:ins>
      <w:r w:rsidRPr="008C3D75">
        <w:rPr>
          <w:lang w:eastAsia="en-US" w:bidi="en-US"/>
        </w:rPr>
        <w:t xml:space="preserve"> krvi a </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ap</m:t>
            </m:r>
          </m:sub>
        </m:sSub>
      </m:oMath>
      <w:r w:rsidRPr="008C3D75">
        <w:rPr>
          <w:color w:val="000000"/>
        </w:rPr>
        <w:t xml:space="preserve"> je rozťažnosť proximálnej aorty </w:t>
      </w:r>
      <w:r w:rsidRPr="004453DF">
        <w:rPr>
          <w:color w:val="000000"/>
        </w:rPr>
        <w:fldChar w:fldCharType="begin"/>
      </w:r>
      <w:r w:rsidRPr="008C3D75">
        <w:rPr>
          <w:color w:val="000000"/>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4453DF">
        <w:rPr>
          <w:color w:val="000000"/>
          <w:rPrChange w:id="1122" w:author="admin" w:date="2018-06-18T11:14:00Z">
            <w:rPr>
              <w:color w:val="000000"/>
            </w:rPr>
          </w:rPrChange>
        </w:rPr>
        <w:fldChar w:fldCharType="separate"/>
      </w:r>
      <w:r w:rsidRPr="004453DF">
        <w:rPr>
          <w:noProof/>
          <w:color w:val="000000"/>
        </w:rPr>
        <w:t>[10]</w:t>
      </w:r>
      <w:r w:rsidRPr="004453DF">
        <w:rPr>
          <w:color w:val="000000"/>
        </w:rPr>
        <w:fldChar w:fldCharType="end"/>
      </w:r>
      <w:r w:rsidRPr="008C3D75">
        <w:rPr>
          <w:color w:val="000000"/>
        </w:rPr>
        <w:t>.</w:t>
      </w:r>
    </w:p>
    <w:p w14:paraId="3221E34F" w14:textId="77777777" w:rsidR="00BD7167" w:rsidRPr="008C3D75" w:rsidRDefault="00BD7167" w:rsidP="00BD7167">
      <w:pPr>
        <w:rPr>
          <w:color w:val="000000"/>
        </w:rPr>
      </w:pPr>
    </w:p>
    <w:p w14:paraId="591A1362" w14:textId="59B5A749" w:rsidR="00BD7167" w:rsidRPr="004453DF" w:rsidRDefault="00BD7167" w:rsidP="00BD7167">
      <w:pPr>
        <w:pStyle w:val="Heading2"/>
      </w:pPr>
      <w:bookmarkStart w:id="1123" w:name="_Toc516835611"/>
      <w:r w:rsidRPr="008C3D75">
        <w:t xml:space="preserve">Štvordielny </w:t>
      </w:r>
      <w:r w:rsidR="005D438D" w:rsidRPr="008C3D75">
        <w:t>w</w:t>
      </w:r>
      <w:r w:rsidRPr="008C3D75">
        <w:t>indeksselov</w:t>
      </w:r>
      <w:ins w:id="1124" w:author="admin" w:date="2018-06-18T12:44:00Z">
        <w:r w:rsidR="004453DF">
          <w:t xml:space="preserve"> kesselov</w:t>
        </w:r>
      </w:ins>
      <w:r w:rsidRPr="004453DF">
        <w:t xml:space="preserve"> hemodynamický model</w:t>
      </w:r>
      <w:bookmarkEnd w:id="1123"/>
    </w:p>
    <w:p w14:paraId="58667918" w14:textId="77777777" w:rsidR="00BD7167" w:rsidRPr="008C3D75" w:rsidRDefault="00BD7167" w:rsidP="00BD7167"/>
    <w:p w14:paraId="6E4071D2" w14:textId="2ABFB373" w:rsidR="00BD7167" w:rsidRPr="008C3D75" w:rsidRDefault="00BD7167" w:rsidP="00BD7167">
      <w:pPr>
        <w:rPr>
          <w:color w:val="000000"/>
        </w:rPr>
      </w:pPr>
      <w:r w:rsidRPr="008C3D75">
        <w:t xml:space="preserve">Štvordielny </w:t>
      </w:r>
      <w:r w:rsidR="005D438D" w:rsidRPr="008C3D75">
        <w:t>w</w:t>
      </w:r>
      <w:r w:rsidRPr="008C3D75">
        <w:t xml:space="preserve">indkesselov model pridáva do náhradnej elektrickej schémy trojdielneho </w:t>
      </w:r>
      <w:r w:rsidR="005D438D" w:rsidRPr="008C3D75">
        <w:t>w</w:t>
      </w:r>
      <w:r w:rsidRPr="008C3D75">
        <w:t xml:space="preserve">indkesselovho modelu cievku paralelne zapojenú s charakteristickou impedanciou </w:t>
      </w:r>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oMath>
      <w:r w:rsidRPr="008C3D75">
        <w:rPr>
          <w:color w:val="000000"/>
        </w:rPr>
        <w:t xml:space="preserve">. Mechanickú a elektrickú analógiu tohto modelu uvádza </w:t>
      </w:r>
      <w:r w:rsidRPr="004453DF">
        <w:rPr>
          <w:color w:val="000000"/>
        </w:rPr>
        <w:fldChar w:fldCharType="begin"/>
      </w:r>
      <w:r w:rsidRPr="008C3D75">
        <w:rPr>
          <w:color w:val="000000"/>
        </w:rPr>
        <w:instrText xml:space="preserve"> REF _Ref508524788 \h </w:instrText>
      </w:r>
      <w:r w:rsidRPr="004453DF">
        <w:rPr>
          <w:color w:val="000000"/>
        </w:rPr>
      </w:r>
      <w:r w:rsidRPr="004453DF">
        <w:rPr>
          <w:color w:val="000000"/>
          <w:rPrChange w:id="1125" w:author="admin" w:date="2018-06-18T11:14:00Z">
            <w:rPr>
              <w:color w:val="000000"/>
            </w:rPr>
          </w:rPrChange>
        </w:rPr>
        <w:fldChar w:fldCharType="separate"/>
      </w:r>
      <w:r w:rsidR="00A37FEB" w:rsidRPr="004453DF">
        <w:t xml:space="preserve">Obrázok </w:t>
      </w:r>
      <w:r w:rsidR="00A37FEB" w:rsidRPr="004453DF">
        <w:rPr>
          <w:noProof/>
        </w:rPr>
        <w:t>1</w:t>
      </w:r>
      <w:r w:rsidR="00A37FEB" w:rsidRPr="004453DF">
        <w:t>.</w:t>
      </w:r>
      <w:r w:rsidR="00A37FEB" w:rsidRPr="004453DF">
        <w:rPr>
          <w:noProof/>
        </w:rPr>
        <w:t>5</w:t>
      </w:r>
      <w:r w:rsidRPr="004453DF">
        <w:rPr>
          <w:color w:val="000000"/>
        </w:rPr>
        <w:fldChar w:fldCharType="end"/>
      </w:r>
      <w:r w:rsidRPr="008C3D75">
        <w:rPr>
          <w:color w:val="000000"/>
        </w:rPr>
        <w:t xml:space="preserve"> v spodnej časti. Tento model sa snaží potlačiť chybu v nízkych frekvenciách ktorú prinieslo zapojenie charakteristickej impedancie</w:t>
      </w:r>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oMath>
      <w:r w:rsidRPr="004453DF">
        <w:rPr>
          <w:color w:val="000000"/>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bGF5VGV4dD5bMTldPC9EaXNwbGF5VGV4dD48cmVjb3JkPjxkYXRlcz48cHViLWRhdGVzPjxkYXRl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Pr="008C3D75">
        <w:rPr>
          <w:color w:val="000000"/>
        </w:rPr>
        <w:instrText xml:space="preserve"> ADDIN EN.CITE </w:instrText>
      </w:r>
      <w:r w:rsidRPr="008C3D75">
        <w:rPr>
          <w:color w:val="000000"/>
          <w:rPrChange w:id="1126" w:author="admin" w:date="2018-06-18T11:14:00Z">
            <w:rPr>
              <w:color w:val="000000"/>
            </w:rPr>
          </w:rPrChange>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bGF5VGV4dD5bMTldPC9EaXNwbGF5VGV4dD48cmVjb3JkPjxkYXRlcz48cHViLWRhdGVzPjxkYXRl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Pr="008C3D75">
        <w:rPr>
          <w:color w:val="000000"/>
        </w:rPr>
        <w:instrText xml:space="preserve"> ADDIN EN.CITE.DATA </w:instrText>
      </w:r>
      <w:r w:rsidRPr="008C3D75">
        <w:rPr>
          <w:color w:val="000000"/>
          <w:rPrChange w:id="1127" w:author="admin" w:date="2018-06-18T11:14:00Z">
            <w:rPr>
              <w:color w:val="000000"/>
            </w:rPr>
          </w:rPrChange>
        </w:rPr>
      </w:r>
      <w:r w:rsidRPr="008C3D75">
        <w:rPr>
          <w:color w:val="000000"/>
          <w:rPrChange w:id="1128" w:author="admin" w:date="2018-06-18T11:14:00Z">
            <w:rPr>
              <w:color w:val="000000"/>
            </w:rPr>
          </w:rPrChange>
        </w:rPr>
        <w:fldChar w:fldCharType="end"/>
      </w:r>
      <w:r w:rsidRPr="004453DF">
        <w:rPr>
          <w:color w:val="000000"/>
          <w:rPrChange w:id="1129" w:author="admin" w:date="2018-06-18T11:14:00Z">
            <w:rPr>
              <w:color w:val="000000"/>
            </w:rPr>
          </w:rPrChange>
        </w:rPr>
      </w:r>
      <w:r w:rsidRPr="004453DF">
        <w:rPr>
          <w:color w:val="000000"/>
          <w:rPrChange w:id="1130" w:author="admin" w:date="2018-06-18T11:14:00Z">
            <w:rPr>
              <w:color w:val="000000"/>
            </w:rPr>
          </w:rPrChange>
        </w:rPr>
        <w:fldChar w:fldCharType="separate"/>
      </w:r>
      <w:r w:rsidRPr="004453DF">
        <w:rPr>
          <w:noProof/>
          <w:color w:val="000000"/>
        </w:rPr>
        <w:t>[19]</w:t>
      </w:r>
      <w:r w:rsidRPr="004453DF">
        <w:rPr>
          <w:color w:val="000000"/>
        </w:rPr>
        <w:fldChar w:fldCharType="end"/>
      </w:r>
      <w:r w:rsidRPr="008C3D75">
        <w:rPr>
          <w:color w:val="000000"/>
        </w:rPr>
        <w:t>.</w:t>
      </w:r>
    </w:p>
    <w:p w14:paraId="395B78E7" w14:textId="77777777" w:rsidR="00BD7167" w:rsidRPr="008C3D75" w:rsidRDefault="00BD7167" w:rsidP="00BD7167"/>
    <w:p w14:paraId="053A1A40" w14:textId="51AC2D4C" w:rsidR="00BD7167" w:rsidRPr="008C3D75" w:rsidRDefault="00BD7167" w:rsidP="00BD7167">
      <w:pPr>
        <w:pStyle w:val="Heading2"/>
      </w:pPr>
      <w:bookmarkStart w:id="1131" w:name="_Toc516835612"/>
      <w:r w:rsidRPr="008C3D75">
        <w:t xml:space="preserve">Spôsoby merania srdcového výdaja – </w:t>
      </w:r>
      <w:r w:rsidR="005D438D" w:rsidRPr="008C3D75">
        <w:t>CO</w:t>
      </w:r>
      <w:bookmarkEnd w:id="1131"/>
    </w:p>
    <w:p w14:paraId="210DC50C" w14:textId="77777777" w:rsidR="00BD7167" w:rsidRPr="008C3D75" w:rsidRDefault="00BD7167" w:rsidP="00BD7167"/>
    <w:p w14:paraId="284D0EE4" w14:textId="498692FF" w:rsidR="00BD7167" w:rsidRPr="008C3D75" w:rsidRDefault="00BD7167" w:rsidP="00BD7167">
      <w:r w:rsidRPr="008C3D75">
        <w:t xml:space="preserve">Na meranie </w:t>
      </w:r>
      <w:r w:rsidR="005D438D" w:rsidRPr="008C3D75">
        <w:t>CO</w:t>
      </w:r>
      <w:r w:rsidRPr="008C3D75">
        <w:t xml:space="preserve"> sa používajú viaceré invazívne aj neinvazívne metódy. </w:t>
      </w:r>
    </w:p>
    <w:p w14:paraId="2F40F6C7" w14:textId="77777777" w:rsidR="00BD7167" w:rsidRPr="008C3D75" w:rsidRDefault="00BD7167" w:rsidP="00BD7167"/>
    <w:p w14:paraId="6A4801BD" w14:textId="77777777" w:rsidR="00BD7167" w:rsidRPr="008C3D75" w:rsidRDefault="00BD7167" w:rsidP="00BD7167">
      <w:pPr>
        <w:pStyle w:val="Heading3"/>
      </w:pPr>
      <w:bookmarkStart w:id="1132" w:name="_Toc516835613"/>
      <w:r w:rsidRPr="008C3D75">
        <w:t>Invazívne</w:t>
      </w:r>
      <w:bookmarkEnd w:id="1132"/>
    </w:p>
    <w:p w14:paraId="67779A81" w14:textId="77777777" w:rsidR="00BD7167" w:rsidRPr="008C3D75" w:rsidRDefault="00BD7167" w:rsidP="00BD7167"/>
    <w:p w14:paraId="726F47D0" w14:textId="2E51D7AE" w:rsidR="00BD7167" w:rsidRPr="008C3D75" w:rsidRDefault="00BD7167" w:rsidP="00BD7167">
      <w:r w:rsidRPr="008C3D75">
        <w:t xml:space="preserve">Medzi invazívne patrí dilučná metóda </w:t>
      </w:r>
      <w:r w:rsidRPr="004453DF">
        <w:fldChar w:fldCharType="begin"/>
      </w:r>
      <w:r w:rsidR="00284C6A" w:rsidRPr="008C3D75">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4453DF">
        <w:rPr>
          <w:rPrChange w:id="1133" w:author="admin" w:date="2018-06-18T11:14:00Z">
            <w:rPr/>
          </w:rPrChange>
        </w:rPr>
        <w:fldChar w:fldCharType="separate"/>
      </w:r>
      <w:r w:rsidRPr="004453DF">
        <w:rPr>
          <w:noProof/>
        </w:rPr>
        <w:t>[2]</w:t>
      </w:r>
      <w:r w:rsidRPr="004453DF">
        <w:fldChar w:fldCharType="end"/>
      </w:r>
      <w:r w:rsidRPr="008C3D75">
        <w:t xml:space="preserve">. Vyžaduje zavedenie katétra najskôr do hornej dutej žily a následne pomocou nafúknutého balónika cez srdce až do pľúcnej tepny. Využíva sa tu dilúcia tepelná, ale aj dilúcia farbiva. Pri </w:t>
      </w:r>
      <w:r w:rsidR="00655477" w:rsidRPr="008C3D75">
        <w:t>termodilúcii</w:t>
      </w:r>
      <w:r w:rsidRPr="008C3D75">
        <w:t xml:space="preserve"> sa do tepny cez katéter vstrekuje fyziologický roztok s definovanom teplotou a objemom. Absolútny tok krvi je spočítaný z rozdielu teploty krvi pred infúziou a po infúzií. Ďalšou invazívnou metódou je Fickova metóda </w:t>
      </w:r>
      <w:r w:rsidRPr="004453DF">
        <w:fldChar w:fldCharType="begin"/>
      </w:r>
      <w:r w:rsidR="00284C6A" w:rsidRPr="008C3D75">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4453DF">
        <w:rPr>
          <w:rPrChange w:id="1134" w:author="admin" w:date="2018-06-18T11:14:00Z">
            <w:rPr/>
          </w:rPrChange>
        </w:rPr>
        <w:fldChar w:fldCharType="separate"/>
      </w:r>
      <w:r w:rsidRPr="004453DF">
        <w:rPr>
          <w:noProof/>
        </w:rPr>
        <w:t>[2]</w:t>
      </w:r>
      <w:r w:rsidRPr="004453DF">
        <w:fldChar w:fldCharType="end"/>
      </w:r>
      <w:r w:rsidRPr="008C3D75">
        <w:t xml:space="preserve">, kde sa meria rozdiel v nasýtení krvi kyslíkom medzi krvou pritekajúcou do pľúc a krvou odtekajúcou z pľúc. Táto metóda je jednou z najpresnejších. </w:t>
      </w:r>
    </w:p>
    <w:p w14:paraId="3222E78E" w14:textId="77777777" w:rsidR="00BD7167" w:rsidRPr="008C3D75" w:rsidRDefault="00BD7167" w:rsidP="00BD7167"/>
    <w:p w14:paraId="001A0922" w14:textId="77777777" w:rsidR="00BD7167" w:rsidRPr="008C3D75" w:rsidRDefault="00BD7167" w:rsidP="00BD7167">
      <w:pPr>
        <w:pStyle w:val="Heading3"/>
      </w:pPr>
      <w:bookmarkStart w:id="1135" w:name="_Toc516835614"/>
      <w:r w:rsidRPr="008C3D75">
        <w:t>Neinvazívne</w:t>
      </w:r>
      <w:bookmarkEnd w:id="1135"/>
    </w:p>
    <w:p w14:paraId="01DD08F7" w14:textId="77777777" w:rsidR="00BD7167" w:rsidRPr="008C3D75" w:rsidRDefault="00BD7167" w:rsidP="00BD7167"/>
    <w:p w14:paraId="17AD9445" w14:textId="6CE10C88" w:rsidR="00BD7167" w:rsidRPr="008C3D75" w:rsidRDefault="00BD7167" w:rsidP="00BD7167">
      <w:r w:rsidRPr="008C3D75">
        <w:t xml:space="preserve">Neinvazívne metódy na výpočet </w:t>
      </w:r>
      <w:r w:rsidR="009076DD" w:rsidRPr="008C3D75">
        <w:t>srdcov</w:t>
      </w:r>
      <w:r w:rsidRPr="008C3D75">
        <w:t xml:space="preserve">ého výdaja sa vyznačujú komplikovanosťou a nepresnosťou. Jedno z najčastejšie používaných neinvazívnych metód je Dopplerová echokardiografia, pri ktorej sa meria rýchlosť krvi v najužšej časti aorty. SV sa počíta z priemernej rýchlosti </w:t>
      </w:r>
      <m:oMath>
        <m:sSub>
          <m:sSubPr>
            <m:ctrlPr>
              <w:rPr>
                <w:rFonts w:ascii="Cambria Math" w:hAnsi="Cambria Math"/>
                <w:i/>
              </w:rPr>
            </m:ctrlPr>
          </m:sSubPr>
          <m:e>
            <m:r>
              <w:rPr>
                <w:rFonts w:ascii="Cambria Math" w:hAnsi="Cambria Math"/>
              </w:rPr>
              <m:t>v</m:t>
            </m:r>
          </m:e>
          <m:sub>
            <m:r>
              <w:rPr>
                <w:rFonts w:ascii="Cambria Math" w:hAnsi="Cambria Math"/>
              </w:rPr>
              <m:t>mean</m:t>
            </m:r>
          </m:sub>
        </m:sSub>
      </m:oMath>
      <w:r w:rsidRPr="008C3D75">
        <w:t xml:space="preserve"> počas systoly &lt;</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&gt;</m:t>
        </m:r>
      </m:oMath>
      <w:r w:rsidRPr="004453DF">
        <w:t xml:space="preserve"> , prierezu aorty </w:t>
      </w:r>
      <m:oMath>
        <m:r>
          <w:rPr>
            <w:rFonts w:ascii="Cambria Math" w:hAnsi="Cambria Math"/>
          </w:rPr>
          <m:t>π</m:t>
        </m:r>
        <m:sSup>
          <m:sSupPr>
            <m:ctrlPr>
              <w:rPr>
                <w:rFonts w:ascii="Cambria Math" w:hAnsi="Cambria Math"/>
              </w:rPr>
            </m:ctrlPr>
          </m:sSupPr>
          <m:e>
            <m:r>
              <w:rPr>
                <w:rFonts w:ascii="Cambria Math" w:hAnsi="Cambria Math"/>
              </w:rPr>
              <m:t>r</m:t>
            </m:r>
          </m:e>
          <m:sup>
            <m:r>
              <w:rPr>
                <w:rFonts w:ascii="Cambria Math" w:hAnsi="Cambria Math"/>
              </w:rPr>
              <m:t>2</m:t>
            </m:r>
          </m:sup>
        </m:sSup>
      </m:oMath>
      <w:r w:rsidRPr="008C3D75">
        <w:t xml:space="preserve"> a doby trvania systoly </w:t>
      </w: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8C3D75">
        <w:t>. (</w:t>
      </w:r>
      <w:r w:rsidRPr="004453DF">
        <w:fldChar w:fldCharType="begin"/>
      </w:r>
      <w:r w:rsidRPr="008C3D75">
        <w:instrText xml:space="preserve"> REF echo_flow \h </w:instrText>
      </w:r>
      <w:r w:rsidRPr="004453DF">
        <w:rPr>
          <w:rPrChange w:id="1136" w:author="admin" w:date="2018-06-18T11:14:00Z">
            <w:rPr/>
          </w:rPrChange>
        </w:rPr>
        <w:fldChar w:fldCharType="separate"/>
      </w:r>
      <w:r w:rsidR="00A37FEB" w:rsidRPr="004453DF">
        <w:rPr>
          <w:noProof/>
          <w:color w:val="000000"/>
        </w:rPr>
        <w:t>11</w:t>
      </w:r>
      <w:r w:rsidRPr="004453DF">
        <w:fldChar w:fldCharType="end"/>
      </w:r>
      <w:r w:rsidRPr="008C3D75">
        <w:t xml:space="preserve">) </w:t>
      </w:r>
    </w:p>
    <w:p w14:paraId="791DE72E" w14:textId="77777777" w:rsidR="00BD7167" w:rsidRPr="008C3D75" w:rsidRDefault="00BD7167" w:rsidP="00BD7167"/>
    <w:tbl>
      <w:tblPr>
        <w:tblW w:w="0" w:type="auto"/>
        <w:tblLook w:val="04A0" w:firstRow="1" w:lastRow="0" w:firstColumn="1" w:lastColumn="0" w:noHBand="0" w:noVBand="1"/>
      </w:tblPr>
      <w:tblGrid>
        <w:gridCol w:w="704"/>
        <w:gridCol w:w="7088"/>
        <w:gridCol w:w="702"/>
      </w:tblGrid>
      <w:tr w:rsidR="00BD7167" w:rsidRPr="008C3D75" w14:paraId="43D38345" w14:textId="77777777" w:rsidTr="00BD7167">
        <w:tc>
          <w:tcPr>
            <w:tcW w:w="704" w:type="dxa"/>
          </w:tcPr>
          <w:p w14:paraId="0B3ABEA5" w14:textId="77777777" w:rsidR="00BD7167" w:rsidRPr="008C3D75" w:rsidRDefault="00BD7167" w:rsidP="00BD7167">
            <w:pPr>
              <w:jc w:val="center"/>
              <w:rPr>
                <w:color w:val="000000"/>
              </w:rPr>
            </w:pPr>
          </w:p>
        </w:tc>
        <w:tc>
          <w:tcPr>
            <w:tcW w:w="7088" w:type="dxa"/>
            <w:vAlign w:val="center"/>
          </w:tcPr>
          <w:p w14:paraId="67B08399" w14:textId="77777777" w:rsidR="00BD7167" w:rsidRPr="004453DF" w:rsidRDefault="00BD7167" w:rsidP="00BD7167">
            <w:pPr>
              <w:jc w:val="center"/>
              <w:rPr>
                <w:color w:val="000000"/>
              </w:rPr>
            </w:pPr>
            <m:oMathPara>
              <m:oMath>
                <m:r>
                  <w:rPr>
                    <w:rFonts w:ascii="Cambria Math" w:hAnsi="Cambria Math"/>
                  </w:rPr>
                  <m:t>SV</m:t>
                </m:r>
                <m:r>
                  <w:rPr>
                    <w:rFonts w:ascii="Cambria Math" w:hAnsi="Cambria Math"/>
                    <w:rPrChange w:id="1137" w:author="admin" w:date="2018-06-18T11:14:00Z">
                      <w:rPr>
                        <w:rFonts w:ascii="Cambria Math" w:hAnsi="Cambria Math"/>
                      </w:rPr>
                    </w:rPrChange>
                  </w:rPr>
                  <m:t>=π</m:t>
                </m:r>
                <m:sSup>
                  <m:sSupPr>
                    <m:ctrlPr>
                      <w:rPr>
                        <w:rFonts w:ascii="Cambria Math" w:hAnsi="Cambria Math"/>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π</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mean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LVET</m:t>
                    </m:r>
                  </m:sub>
                </m:sSub>
                <m:r>
                  <w:rPr>
                    <w:rFonts w:ascii="Cambria Math" w:hAnsi="Cambria Math"/>
                  </w:rPr>
                  <m:t xml:space="preserve"> (ml)</m:t>
                </m:r>
              </m:oMath>
            </m:oMathPara>
          </w:p>
        </w:tc>
        <w:tc>
          <w:tcPr>
            <w:tcW w:w="702" w:type="dxa"/>
            <w:vAlign w:val="center"/>
          </w:tcPr>
          <w:p w14:paraId="79B5859B" w14:textId="77777777" w:rsidR="00BD7167" w:rsidRPr="008C3D75" w:rsidRDefault="00BD7167" w:rsidP="00BD7167">
            <w:pPr>
              <w:jc w:val="center"/>
              <w:rPr>
                <w:color w:val="000000"/>
              </w:rPr>
            </w:pPr>
            <w:r w:rsidRPr="008C3D75">
              <w:rPr>
                <w:color w:val="000000"/>
              </w:rPr>
              <w:t>(</w:t>
            </w:r>
            <w:bookmarkStart w:id="1138" w:name="echo_flow"/>
            <w:r w:rsidRPr="004453DF">
              <w:rPr>
                <w:color w:val="000000"/>
              </w:rPr>
              <w:fldChar w:fldCharType="begin"/>
            </w:r>
            <w:r w:rsidRPr="008C3D75">
              <w:rPr>
                <w:color w:val="000000"/>
              </w:rPr>
              <w:instrText xml:space="preserve"> SEQ eq \* MERGEFORMAT </w:instrText>
            </w:r>
            <w:r w:rsidRPr="004453DF">
              <w:rPr>
                <w:color w:val="000000"/>
                <w:rPrChange w:id="1139" w:author="admin" w:date="2018-06-18T11:14:00Z">
                  <w:rPr>
                    <w:color w:val="000000"/>
                  </w:rPr>
                </w:rPrChange>
              </w:rPr>
              <w:fldChar w:fldCharType="separate"/>
            </w:r>
            <w:r w:rsidR="00A37FEB" w:rsidRPr="004453DF">
              <w:rPr>
                <w:noProof/>
                <w:color w:val="000000"/>
              </w:rPr>
              <w:t>11</w:t>
            </w:r>
            <w:r w:rsidRPr="004453DF">
              <w:rPr>
                <w:color w:val="000000"/>
              </w:rPr>
              <w:fldChar w:fldCharType="end"/>
            </w:r>
            <w:bookmarkEnd w:id="1138"/>
            <w:r w:rsidRPr="008C3D75">
              <w:rPr>
                <w:color w:val="000000"/>
              </w:rPr>
              <w:t>)</w:t>
            </w:r>
          </w:p>
        </w:tc>
      </w:tr>
    </w:tbl>
    <w:p w14:paraId="245FC091" w14:textId="77777777" w:rsidR="00BD7167" w:rsidRPr="008C3D75" w:rsidRDefault="00BD7167" w:rsidP="00BD7167">
      <w:pPr>
        <w:jc w:val="center"/>
      </w:pPr>
    </w:p>
    <w:p w14:paraId="086B2DA1" w14:textId="77777777" w:rsidR="00BD7167" w:rsidRPr="008C3D75" w:rsidRDefault="00BD7167" w:rsidP="00BD7167">
      <w:r w:rsidRPr="008C3D75">
        <w:t xml:space="preserve">Táto metóda vyžaduje veľmi skúsený personál. Ďalšia presná ale drahá metóda merania SV je meranie magnetickou </w:t>
      </w:r>
      <w:r w:rsidRPr="008C3D75">
        <w:rPr>
          <w:szCs w:val="24"/>
        </w:rPr>
        <w:t xml:space="preserve">rezonanciou (Phase contrast magnetic resonance imaging (PC-MRI)) </w:t>
      </w:r>
      <w:r w:rsidRPr="004453DF">
        <w:rPr>
          <w:szCs w:val="24"/>
        </w:rPr>
        <w:fldChar w:fldCharType="begin"/>
      </w:r>
      <w:r w:rsidRPr="008C3D75">
        <w:rPr>
          <w:szCs w:val="24"/>
        </w:rPr>
        <w:instrText xml:space="preserve"> ADDIN EN.CITE &lt;EndNote&gt;&lt;Cite&gt;&lt;Author&gt;Rooney&lt;/Author&gt;&lt;Year&gt;2003&lt;/Year&gt;&lt;RecNum&gt;0&lt;/RecNum&gt;&lt;IDText&gt;MRI: From picture to proton&lt;/IDText&gt;&lt;DisplayText&gt;[20]&lt;/DisplayText&gt;&lt;record&gt;&lt;dates&gt;&lt;pub-dates&gt;&lt;date&gt;Oct&lt;/date&gt;&lt;/pub-dates&gt;&lt;year&gt;2003&lt;/year&gt;&lt;/dates&gt;&lt;keywords&gt;&lt;keyword&gt;Environmental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4453DF">
        <w:rPr>
          <w:szCs w:val="24"/>
          <w:rPrChange w:id="1140" w:author="admin" w:date="2018-06-18T11:14:00Z">
            <w:rPr>
              <w:szCs w:val="24"/>
            </w:rPr>
          </w:rPrChange>
        </w:rPr>
        <w:fldChar w:fldCharType="separate"/>
      </w:r>
      <w:r w:rsidRPr="004453DF">
        <w:rPr>
          <w:noProof/>
          <w:szCs w:val="24"/>
        </w:rPr>
        <w:t>[20]</w:t>
      </w:r>
      <w:r w:rsidRPr="004453DF">
        <w:rPr>
          <w:szCs w:val="24"/>
        </w:rPr>
        <w:fldChar w:fldCharType="end"/>
      </w:r>
      <w:r w:rsidRPr="008C3D75">
        <w:rPr>
          <w:szCs w:val="24"/>
        </w:rPr>
        <w:t>, a pozitrón emisná tomografia</w:t>
      </w:r>
      <w:r w:rsidRPr="004453DF">
        <w:t xml:space="preserve"> (PET) </w:t>
      </w:r>
      <w:r w:rsidRPr="004453DF">
        <w:fldChar w:fldCharType="begin"/>
      </w:r>
      <w:r w:rsidRPr="008C3D75">
        <w:instrText xml:space="preserve"> ADDIN EN.CITE &lt;EndNote&gt;&lt;Cite&gt;&lt;Author&gt;Leenders&lt;/Author&gt;&lt;Year&gt;1994&lt;/Year&gt;&lt;RecNum&gt;0&lt;/RecNum&gt;&lt;IDText&gt;PET - BLOOD-FLOW AND OXYGEN-CONSUMPTION IN BRAIN-TUMORS&lt;/IDText&gt;&lt;DisplayText&gt;[21]&lt;/DisplayText&gt;&lt;record&gt;&lt;keywords&gt;&lt;keyword&gt;positron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4453DF">
        <w:rPr>
          <w:rPrChange w:id="1141" w:author="admin" w:date="2018-06-18T11:14:00Z">
            <w:rPr/>
          </w:rPrChange>
        </w:rPr>
        <w:fldChar w:fldCharType="separate"/>
      </w:r>
      <w:r w:rsidRPr="004453DF">
        <w:rPr>
          <w:noProof/>
        </w:rPr>
        <w:t>[21]</w:t>
      </w:r>
      <w:r w:rsidRPr="004453DF">
        <w:fldChar w:fldCharType="end"/>
      </w:r>
      <w:r w:rsidRPr="008C3D75">
        <w:t xml:space="preserve">. Nepriamy odhad SV z parametrov obehovej sústavy je možné získať analýzou pulznej vlny </w:t>
      </w:r>
      <w:r w:rsidRPr="004453DF">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Pr="008C3D75">
        <w:instrText xml:space="preserve"> ADDIN EN.CITE </w:instrText>
      </w:r>
      <w:r w:rsidRPr="008C3D75">
        <w:rPr>
          <w:rPrChange w:id="1142" w:author="admin" w:date="2018-06-18T11:14:00Z">
            <w:rPr/>
          </w:rPrChange>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Pr="008C3D75">
        <w:instrText xml:space="preserve"> ADDIN EN.CITE.DATA </w:instrText>
      </w:r>
      <w:r w:rsidRPr="008C3D75">
        <w:rPr>
          <w:rPrChange w:id="1143" w:author="admin" w:date="2018-06-18T11:14:00Z">
            <w:rPr/>
          </w:rPrChange>
        </w:rPr>
      </w:r>
      <w:r w:rsidRPr="008C3D75">
        <w:rPr>
          <w:rPrChange w:id="1144" w:author="admin" w:date="2018-06-18T11:14:00Z">
            <w:rPr/>
          </w:rPrChange>
        </w:rPr>
        <w:fldChar w:fldCharType="end"/>
      </w:r>
      <w:r w:rsidRPr="004453DF">
        <w:rPr>
          <w:rPrChange w:id="1145" w:author="admin" w:date="2018-06-18T11:14:00Z">
            <w:rPr/>
          </w:rPrChange>
        </w:rPr>
      </w:r>
      <w:r w:rsidRPr="004453DF">
        <w:rPr>
          <w:rPrChange w:id="1146" w:author="admin" w:date="2018-06-18T11:14:00Z">
            <w:rPr/>
          </w:rPrChange>
        </w:rPr>
        <w:fldChar w:fldCharType="separate"/>
      </w:r>
      <w:r w:rsidRPr="004453DF">
        <w:rPr>
          <w:noProof/>
        </w:rPr>
        <w:t>[11]</w:t>
      </w:r>
      <w:r w:rsidRPr="004453DF">
        <w:fldChar w:fldCharType="end"/>
      </w:r>
      <w:r w:rsidRPr="008C3D75">
        <w:t xml:space="preserve">. Tok krvi v ľudskom tele vzniká ako následok rozdielu tlaku krvi </w:t>
      </w:r>
      <m:oMath>
        <m:r>
          <w:rPr>
            <w:rFonts w:ascii="Cambria Math" w:hAnsi="Cambria Math"/>
          </w:rPr>
          <m:t>dP/dt</m:t>
        </m:r>
      </m:oMath>
      <w:r w:rsidRPr="008C3D75">
        <w:t>, ktorý vytvára srdce svojou pumpovanou činnosťou. Vzťah medzi rozdielom tlaku a tokom vyjadruje Darcyho zákon (</w:t>
      </w:r>
      <w:r w:rsidRPr="004453DF">
        <w:fldChar w:fldCharType="begin"/>
      </w:r>
      <w:r w:rsidRPr="008C3D75">
        <w:instrText xml:space="preserve"> REF darciho_zakon \h </w:instrText>
      </w:r>
      <w:r w:rsidRPr="004453DF">
        <w:rPr>
          <w:rPrChange w:id="1147" w:author="admin" w:date="2018-06-18T11:14:00Z">
            <w:rPr/>
          </w:rPrChange>
        </w:rPr>
        <w:fldChar w:fldCharType="separate"/>
      </w:r>
      <w:r w:rsidR="00A37FEB" w:rsidRPr="004453DF">
        <w:rPr>
          <w:noProof/>
          <w:color w:val="000000"/>
        </w:rPr>
        <w:t>12</w:t>
      </w:r>
      <w:r w:rsidRPr="004453DF">
        <w:fldChar w:fldCharType="end"/>
      </w:r>
      <w:r w:rsidRPr="008C3D75">
        <w:t>)</w:t>
      </w:r>
      <w:r w:rsidRPr="004453DF">
        <w:fldChar w:fldCharType="begin"/>
      </w:r>
      <w:r w:rsidRPr="008C3D75">
        <w:instrText xml:space="preserve"> ADDIN EN.CITE &lt;EndNote&gt;&lt;Cite&gt;&lt;Author&gt;Mayet&lt;/Author&gt;&lt;Year&gt;2003&lt;/Year&gt;&lt;RecNum&gt;0&lt;/RecNum&gt;&lt;IDText&gt;Cardiac and vascular pathophysiology in hypertension&lt;/IDText&gt;&lt;DisplayText&gt;[22]&lt;/DisplayText&gt;&lt;record&gt;&lt;dates&gt;&lt;pub-dates&gt;&lt;date&gt;Sep&lt;/date&gt;&lt;/pub-dates&gt;&lt;year&gt;2003&lt;/year&gt;&lt;/dates&gt;&lt;keywords&gt;&lt;keyword&gt;left-ventricular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4453DF">
        <w:rPr>
          <w:rPrChange w:id="1148" w:author="admin" w:date="2018-06-18T11:14:00Z">
            <w:rPr/>
          </w:rPrChange>
        </w:rPr>
        <w:fldChar w:fldCharType="separate"/>
      </w:r>
      <w:r w:rsidRPr="004453DF">
        <w:rPr>
          <w:noProof/>
        </w:rPr>
        <w:t>[22]</w:t>
      </w:r>
      <w:r w:rsidRPr="004453DF">
        <w:fldChar w:fldCharType="end"/>
      </w:r>
    </w:p>
    <w:p w14:paraId="12C240C0" w14:textId="77777777" w:rsidR="00BD7167" w:rsidRPr="008C3D75" w:rsidRDefault="00BD7167" w:rsidP="00BD7167"/>
    <w:tbl>
      <w:tblPr>
        <w:tblW w:w="0" w:type="auto"/>
        <w:tblLook w:val="04A0" w:firstRow="1" w:lastRow="0" w:firstColumn="1" w:lastColumn="0" w:noHBand="0" w:noVBand="1"/>
      </w:tblPr>
      <w:tblGrid>
        <w:gridCol w:w="704"/>
        <w:gridCol w:w="7088"/>
        <w:gridCol w:w="702"/>
      </w:tblGrid>
      <w:tr w:rsidR="00BD7167" w:rsidRPr="008C3D75" w14:paraId="447BF90C" w14:textId="77777777" w:rsidTr="00BD7167">
        <w:tc>
          <w:tcPr>
            <w:tcW w:w="704" w:type="dxa"/>
          </w:tcPr>
          <w:p w14:paraId="413AAF43" w14:textId="77777777" w:rsidR="00BD7167" w:rsidRPr="008C3D75" w:rsidRDefault="00BD7167" w:rsidP="00BD7167">
            <w:pPr>
              <w:jc w:val="center"/>
              <w:rPr>
                <w:color w:val="000000"/>
              </w:rPr>
            </w:pPr>
          </w:p>
        </w:tc>
        <w:tc>
          <w:tcPr>
            <w:tcW w:w="7088" w:type="dxa"/>
            <w:vAlign w:val="center"/>
          </w:tcPr>
          <w:p w14:paraId="036268F2" w14:textId="77777777" w:rsidR="00BD7167" w:rsidRPr="008C3D75" w:rsidRDefault="00BD7167" w:rsidP="00BD7167">
            <w:pPr>
              <w:jc w:val="center"/>
              <w:rPr>
                <w:rFonts w:eastAsiaTheme="minorEastAsia"/>
              </w:rPr>
            </w:pPr>
            <m:oMath>
              <m:r>
                <w:rPr>
                  <w:rFonts w:ascii="Cambria Math" w:hAnsi="Cambria Math"/>
                </w:rPr>
                <m:t>dP</m:t>
              </m:r>
              <m:r>
                <w:rPr>
                  <w:rFonts w:ascii="Cambria Math" w:hAnsi="Cambria Math"/>
                  <w:rPrChange w:id="1149" w:author="admin" w:date="2018-06-18T11:14:00Z">
                    <w:rPr>
                      <w:rFonts w:ascii="Cambria Math" w:hAnsi="Cambria Math"/>
                    </w:rPr>
                  </w:rPrChange>
                </w:rPr>
                <m:t>/dt=Q × R</m:t>
              </m:r>
            </m:oMath>
            <w:r w:rsidRPr="008C3D75">
              <w:rPr>
                <w:rFonts w:eastAsiaTheme="minorEastAsia"/>
              </w:rPr>
              <w:t>.</w:t>
            </w:r>
          </w:p>
          <w:p w14:paraId="7160C9F4" w14:textId="77777777" w:rsidR="00BD7167" w:rsidRPr="008C3D75" w:rsidRDefault="00BD7167" w:rsidP="00BD7167">
            <w:pPr>
              <w:jc w:val="center"/>
              <w:rPr>
                <w:color w:val="000000"/>
              </w:rPr>
            </w:pPr>
          </w:p>
        </w:tc>
        <w:tc>
          <w:tcPr>
            <w:tcW w:w="702" w:type="dxa"/>
            <w:vAlign w:val="center"/>
          </w:tcPr>
          <w:p w14:paraId="29307EC4" w14:textId="77777777" w:rsidR="00BD7167" w:rsidRPr="008C3D75" w:rsidRDefault="00BD7167" w:rsidP="00BD7167">
            <w:pPr>
              <w:jc w:val="center"/>
              <w:rPr>
                <w:color w:val="000000"/>
              </w:rPr>
            </w:pPr>
            <w:r w:rsidRPr="008C3D75">
              <w:rPr>
                <w:color w:val="000000"/>
              </w:rPr>
              <w:t>(</w:t>
            </w:r>
            <w:bookmarkStart w:id="1150" w:name="darciho_zakon"/>
            <w:r w:rsidRPr="004453DF">
              <w:rPr>
                <w:color w:val="000000"/>
              </w:rPr>
              <w:fldChar w:fldCharType="begin"/>
            </w:r>
            <w:r w:rsidRPr="008C3D75">
              <w:rPr>
                <w:color w:val="000000"/>
              </w:rPr>
              <w:instrText xml:space="preserve"> SEQ eq \* MERGEFORMAT </w:instrText>
            </w:r>
            <w:r w:rsidRPr="004453DF">
              <w:rPr>
                <w:color w:val="000000"/>
                <w:rPrChange w:id="1151" w:author="admin" w:date="2018-06-18T11:14:00Z">
                  <w:rPr>
                    <w:color w:val="000000"/>
                  </w:rPr>
                </w:rPrChange>
              </w:rPr>
              <w:fldChar w:fldCharType="separate"/>
            </w:r>
            <w:r w:rsidR="00A37FEB" w:rsidRPr="004453DF">
              <w:rPr>
                <w:noProof/>
                <w:color w:val="000000"/>
              </w:rPr>
              <w:t>12</w:t>
            </w:r>
            <w:r w:rsidRPr="004453DF">
              <w:rPr>
                <w:color w:val="000000"/>
              </w:rPr>
              <w:fldChar w:fldCharType="end"/>
            </w:r>
            <w:bookmarkEnd w:id="1150"/>
            <w:r w:rsidRPr="008C3D75">
              <w:rPr>
                <w:color w:val="000000"/>
              </w:rPr>
              <w:t>)</w:t>
            </w:r>
          </w:p>
        </w:tc>
      </w:tr>
    </w:tbl>
    <w:p w14:paraId="630E2503" w14:textId="77777777" w:rsidR="00BD7167" w:rsidRPr="008C3D75" w:rsidRDefault="00BD7167" w:rsidP="00BD7167"/>
    <w:p w14:paraId="30AED442" w14:textId="38847745" w:rsidR="00BD7167" w:rsidRPr="008C3D75" w:rsidRDefault="00BD7167" w:rsidP="00BD7167">
      <w:pPr>
        <w:rPr>
          <w:rFonts w:eastAsiaTheme="minorEastAsia"/>
        </w:rPr>
      </w:pPr>
      <w:r w:rsidRPr="008C3D75">
        <w:t xml:space="preserve">Kde </w:t>
      </w:r>
      <m:oMath>
        <m:r>
          <w:rPr>
            <w:rFonts w:ascii="Cambria Math" w:hAnsi="Cambria Math"/>
          </w:rPr>
          <m:t>dP</m:t>
        </m:r>
        <m:r>
          <w:rPr>
            <w:rFonts w:ascii="Cambria Math" w:hAnsi="Cambria Math"/>
            <w:rPrChange w:id="1152" w:author="admin" w:date="2018-06-18T11:14:00Z">
              <w:rPr>
                <w:rFonts w:ascii="Cambria Math" w:hAnsi="Cambria Math"/>
              </w:rPr>
            </w:rPrChange>
          </w:rPr>
          <m:t>/dt</m:t>
        </m:r>
      </m:oMath>
      <w:r w:rsidRPr="008C3D75">
        <w:rPr>
          <w:rFonts w:eastAsiaTheme="minorEastAsia"/>
        </w:rPr>
        <w:t xml:space="preserve"> je zmena tlaku, </w:t>
      </w:r>
      <m:oMath>
        <m:r>
          <w:rPr>
            <w:rFonts w:ascii="Cambria Math" w:hAnsi="Cambria Math"/>
          </w:rPr>
          <m:t>Q</m:t>
        </m:r>
      </m:oMath>
      <w:r w:rsidRPr="008C3D75">
        <w:rPr>
          <w:rFonts w:eastAsiaTheme="minorEastAsia"/>
        </w:rPr>
        <w:t xml:space="preserve"> je srdcový výdaj a </w:t>
      </w:r>
      <m:oMath>
        <m:r>
          <w:rPr>
            <w:rFonts w:ascii="Cambria Math" w:hAnsi="Cambria Math"/>
          </w:rPr>
          <m:t>R</m:t>
        </m:r>
      </m:oMath>
      <w:r w:rsidRPr="008C3D75">
        <w:rPr>
          <w:rFonts w:eastAsiaTheme="minorEastAsia"/>
        </w:rPr>
        <w:t xml:space="preserve"> je úplný odpor periférií. Tento zákon je analógiou Ohmovho zákona pre elektrický prúd. Rozdiel tlaku je rozdiel medzi aortálnym systolickým tlakom a aortálnym diastolickým tlakom, označovaným ako pulzný tlak (</w:t>
      </w:r>
      <w:r w:rsidRPr="008C3D75">
        <w:rPr>
          <w:rFonts w:eastAsiaTheme="minorEastAsia"/>
          <w:i/>
        </w:rPr>
        <w:t>pulse pressure</w:t>
      </w:r>
      <w:r w:rsidRPr="008C3D75">
        <w:rPr>
          <w:rFonts w:eastAsiaTheme="minorEastAsia"/>
        </w:rPr>
        <w:t xml:space="preserve"> - PP). Jedným z parametrov obehovej sústavy, ktorý sa používa na odhad SV je PP </w:t>
      </w:r>
      <w:r w:rsidRPr="004453DF">
        <w:rPr>
          <w:rFonts w:eastAsiaTheme="minorEastAsia"/>
        </w:rPr>
        <w:fldChar w:fldCharType="begin"/>
      </w:r>
      <w:r w:rsidRPr="008C3D75">
        <w:rPr>
          <w:rFonts w:eastAsiaTheme="minorEastAsia"/>
        </w:rPr>
        <w:instrText xml:space="preserve"> ADDIN EN.CITE &lt;EndNote&gt;&lt;Cite&gt;&lt;Author&gt;Parlikar&lt;/Author&gt;&lt;Year&gt;2007&lt;/Year&gt;&lt;RecNum&gt;0&lt;/RecNum&gt;&lt;IDText&gt;Model-Based Estimation of Cardiac Output and Total Peripheral Resistance&lt;/IDText&gt;&lt;DisplayText&gt;[23]&lt;/DisplayText&gt;&lt;record&gt;&lt;keywords&gt;&lt;keyword&gt;wave-form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4453DF">
        <w:rPr>
          <w:rFonts w:eastAsiaTheme="minorEastAsia"/>
          <w:rPrChange w:id="1153" w:author="admin" w:date="2018-06-18T11:14:00Z">
            <w:rPr>
              <w:rFonts w:eastAsiaTheme="minorEastAsia"/>
            </w:rPr>
          </w:rPrChange>
        </w:rPr>
        <w:fldChar w:fldCharType="separate"/>
      </w:r>
      <w:r w:rsidRPr="004453DF">
        <w:rPr>
          <w:rFonts w:eastAsiaTheme="minorEastAsia"/>
          <w:noProof/>
        </w:rPr>
        <w:t>[23]</w:t>
      </w:r>
      <w:r w:rsidRPr="004453DF">
        <w:rPr>
          <w:rFonts w:eastAsiaTheme="minorEastAsia"/>
        </w:rPr>
        <w:fldChar w:fldCharType="end"/>
      </w:r>
      <w:r w:rsidRPr="008C3D75">
        <w:rPr>
          <w:rFonts w:eastAsiaTheme="minorEastAsia"/>
        </w:rPr>
        <w:t xml:space="preserve">. Bolo ukázané sa že PP je úmerný SV </w:t>
      </w:r>
      <w:r w:rsidRPr="004453DF">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Pr="008C3D75">
        <w:rPr>
          <w:rFonts w:eastAsiaTheme="minorEastAsia"/>
        </w:rPr>
        <w:instrText xml:space="preserve"> ADDIN EN.CITE </w:instrText>
      </w:r>
      <w:r w:rsidRPr="008C3D75">
        <w:rPr>
          <w:rFonts w:eastAsiaTheme="minorEastAsia"/>
          <w:rPrChange w:id="1154" w:author="admin" w:date="2018-06-18T11:14:00Z">
            <w:rPr>
              <w:rFonts w:eastAsiaTheme="minorEastAsia"/>
            </w:rPr>
          </w:rPrChange>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Pr="008C3D75">
        <w:rPr>
          <w:rFonts w:eastAsiaTheme="minorEastAsia"/>
        </w:rPr>
        <w:instrText xml:space="preserve"> ADDIN EN.CITE.DATA </w:instrText>
      </w:r>
      <w:r w:rsidRPr="008C3D75">
        <w:rPr>
          <w:rFonts w:eastAsiaTheme="minorEastAsia"/>
          <w:rPrChange w:id="1155" w:author="admin" w:date="2018-06-18T11:14:00Z">
            <w:rPr>
              <w:rFonts w:eastAsiaTheme="minorEastAsia"/>
            </w:rPr>
          </w:rPrChange>
        </w:rPr>
      </w:r>
      <w:r w:rsidRPr="008C3D75">
        <w:rPr>
          <w:rFonts w:eastAsiaTheme="minorEastAsia"/>
          <w:rPrChange w:id="1156" w:author="admin" w:date="2018-06-18T11:14:00Z">
            <w:rPr>
              <w:rFonts w:eastAsiaTheme="minorEastAsia"/>
            </w:rPr>
          </w:rPrChange>
        </w:rPr>
        <w:fldChar w:fldCharType="end"/>
      </w:r>
      <w:r w:rsidRPr="004453DF">
        <w:rPr>
          <w:rFonts w:eastAsiaTheme="minorEastAsia"/>
          <w:rPrChange w:id="1157" w:author="admin" w:date="2018-06-18T11:14:00Z">
            <w:rPr>
              <w:rFonts w:eastAsiaTheme="minorEastAsia"/>
            </w:rPr>
          </w:rPrChange>
        </w:rPr>
      </w:r>
      <w:r w:rsidRPr="004453DF">
        <w:rPr>
          <w:rFonts w:eastAsiaTheme="minorEastAsia"/>
          <w:rPrChange w:id="1158" w:author="admin" w:date="2018-06-18T11:14:00Z">
            <w:rPr>
              <w:rFonts w:eastAsiaTheme="minorEastAsia"/>
            </w:rPr>
          </w:rPrChange>
        </w:rPr>
        <w:fldChar w:fldCharType="separate"/>
      </w:r>
      <w:r w:rsidRPr="004453DF">
        <w:rPr>
          <w:rFonts w:eastAsiaTheme="minorEastAsia"/>
          <w:noProof/>
        </w:rPr>
        <w:t>[24]</w:t>
      </w:r>
      <w:r w:rsidRPr="004453DF">
        <w:rPr>
          <w:rFonts w:eastAsiaTheme="minorEastAsia"/>
        </w:rPr>
        <w:fldChar w:fldCharType="end"/>
      </w:r>
      <w:r w:rsidRPr="008C3D75">
        <w:rPr>
          <w:rFonts w:eastAsiaTheme="minorEastAsia"/>
        </w:rPr>
        <w:t>. Jednoduchá metóda na odhad SV z PP je definovaná rovnicou (</w:t>
      </w:r>
      <w:r w:rsidRPr="004453DF">
        <w:rPr>
          <w:rFonts w:eastAsiaTheme="minorEastAsia"/>
        </w:rPr>
        <w:fldChar w:fldCharType="begin"/>
      </w:r>
      <w:r w:rsidRPr="008C3D75">
        <w:rPr>
          <w:rFonts w:eastAsiaTheme="minorEastAsia"/>
        </w:rPr>
        <w:instrText xml:space="preserve"> REF coESTzPP \h </w:instrText>
      </w:r>
      <w:r w:rsidRPr="004453DF">
        <w:rPr>
          <w:rFonts w:eastAsiaTheme="minorEastAsia"/>
        </w:rPr>
      </w:r>
      <w:r w:rsidRPr="004453DF">
        <w:rPr>
          <w:rFonts w:eastAsiaTheme="minorEastAsia"/>
          <w:rPrChange w:id="1159" w:author="admin" w:date="2018-06-18T11:14:00Z">
            <w:rPr>
              <w:rFonts w:eastAsiaTheme="minorEastAsia"/>
            </w:rPr>
          </w:rPrChange>
        </w:rPr>
        <w:fldChar w:fldCharType="separate"/>
      </w:r>
      <w:r w:rsidR="00A37FEB" w:rsidRPr="004453DF">
        <w:rPr>
          <w:noProof/>
          <w:color w:val="000000"/>
        </w:rPr>
        <w:t>13</w:t>
      </w:r>
      <w:r w:rsidRPr="004453DF">
        <w:rPr>
          <w:rFonts w:eastAsiaTheme="minorEastAsia"/>
        </w:rPr>
        <w:fldChar w:fldCharType="end"/>
      </w:r>
      <w:r w:rsidRPr="008C3D75">
        <w:rPr>
          <w:rFonts w:eastAsiaTheme="minorEastAsia"/>
        </w:rPr>
        <w:t>)</w:t>
      </w:r>
      <w:r w:rsidRPr="004453DF">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sidRPr="008C3D75">
        <w:rPr>
          <w:rFonts w:eastAsiaTheme="minorEastAsia"/>
        </w:rPr>
        <w:instrText xml:space="preserve"> ADDIN EN.CITE </w:instrText>
      </w:r>
      <w:r w:rsidR="00284C6A" w:rsidRPr="008C3D75">
        <w:rPr>
          <w:rFonts w:eastAsiaTheme="minorEastAsia"/>
          <w:rPrChange w:id="1160" w:author="admin" w:date="2018-06-18T11:14:00Z">
            <w:rPr>
              <w:rFonts w:eastAsiaTheme="minorEastAsia"/>
            </w:rPr>
          </w:rPrChange>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sidRPr="008C3D75">
        <w:rPr>
          <w:rFonts w:eastAsiaTheme="minorEastAsia"/>
        </w:rPr>
        <w:instrText xml:space="preserve"> ADDIN EN.CITE.DATA </w:instrText>
      </w:r>
      <w:r w:rsidR="00284C6A" w:rsidRPr="008C3D75">
        <w:rPr>
          <w:rFonts w:eastAsiaTheme="minorEastAsia"/>
          <w:rPrChange w:id="1161" w:author="admin" w:date="2018-06-18T11:14:00Z">
            <w:rPr>
              <w:rFonts w:eastAsiaTheme="minorEastAsia"/>
            </w:rPr>
          </w:rPrChange>
        </w:rPr>
      </w:r>
      <w:r w:rsidR="00284C6A" w:rsidRPr="008C3D75">
        <w:rPr>
          <w:rFonts w:eastAsiaTheme="minorEastAsia"/>
          <w:rPrChange w:id="1162" w:author="admin" w:date="2018-06-18T11:14:00Z">
            <w:rPr>
              <w:rFonts w:eastAsiaTheme="minorEastAsia"/>
            </w:rPr>
          </w:rPrChange>
        </w:rPr>
        <w:fldChar w:fldCharType="end"/>
      </w:r>
      <w:r w:rsidRPr="004453DF">
        <w:rPr>
          <w:rFonts w:eastAsiaTheme="minorEastAsia"/>
          <w:rPrChange w:id="1163" w:author="admin" w:date="2018-06-18T11:14:00Z">
            <w:rPr>
              <w:rFonts w:eastAsiaTheme="minorEastAsia"/>
            </w:rPr>
          </w:rPrChange>
        </w:rPr>
      </w:r>
      <w:r w:rsidRPr="004453DF">
        <w:rPr>
          <w:rFonts w:eastAsiaTheme="minorEastAsia"/>
          <w:rPrChange w:id="1164" w:author="admin" w:date="2018-06-18T11:14:00Z">
            <w:rPr>
              <w:rFonts w:eastAsiaTheme="minorEastAsia"/>
            </w:rPr>
          </w:rPrChange>
        </w:rPr>
        <w:fldChar w:fldCharType="separate"/>
      </w:r>
      <w:r w:rsidRPr="004453DF">
        <w:rPr>
          <w:rFonts w:eastAsiaTheme="minorEastAsia"/>
          <w:noProof/>
        </w:rPr>
        <w:t>[25]</w:t>
      </w:r>
      <w:r w:rsidRPr="004453DF">
        <w:rPr>
          <w:rFonts w:eastAsiaTheme="minorEastAsia"/>
        </w:rPr>
        <w:fldChar w:fldCharType="end"/>
      </w:r>
      <w:r w:rsidRPr="008C3D75">
        <w:rPr>
          <w:rFonts w:eastAsiaTheme="minorEastAsia"/>
        </w:rPr>
        <w:t>:</w:t>
      </w:r>
    </w:p>
    <w:p w14:paraId="3E11BE98" w14:textId="77777777" w:rsidR="00BD7167" w:rsidRPr="008C3D75" w:rsidRDefault="00BD7167" w:rsidP="00BD7167">
      <w:pPr>
        <w:rPr>
          <w:rFonts w:eastAsiaTheme="minorEastAsia"/>
        </w:rPr>
      </w:pPr>
    </w:p>
    <w:tbl>
      <w:tblPr>
        <w:tblW w:w="0" w:type="auto"/>
        <w:tblLook w:val="04A0" w:firstRow="1" w:lastRow="0" w:firstColumn="1" w:lastColumn="0" w:noHBand="0" w:noVBand="1"/>
      </w:tblPr>
      <w:tblGrid>
        <w:gridCol w:w="704"/>
        <w:gridCol w:w="7088"/>
        <w:gridCol w:w="702"/>
      </w:tblGrid>
      <w:tr w:rsidR="00BD7167" w:rsidRPr="008C3D75" w14:paraId="0202A285" w14:textId="77777777" w:rsidTr="00BD7167">
        <w:tc>
          <w:tcPr>
            <w:tcW w:w="704" w:type="dxa"/>
          </w:tcPr>
          <w:p w14:paraId="49C9A629" w14:textId="77777777" w:rsidR="00BD7167" w:rsidRPr="008C3D75" w:rsidRDefault="00BD7167" w:rsidP="00BD7167">
            <w:pPr>
              <w:jc w:val="center"/>
              <w:rPr>
                <w:color w:val="000000"/>
              </w:rPr>
            </w:pPr>
          </w:p>
        </w:tc>
        <w:tc>
          <w:tcPr>
            <w:tcW w:w="7088" w:type="dxa"/>
            <w:vAlign w:val="center"/>
          </w:tcPr>
          <w:p w14:paraId="57F83DAC" w14:textId="77777777" w:rsidR="00BD7167" w:rsidRPr="004453DF" w:rsidRDefault="00292E5D" w:rsidP="00BD7167">
            <w:pPr>
              <w:jc w:val="center"/>
              <w:rPr>
                <w:rFonts w:eastAsiaTheme="minorEastAsia"/>
              </w:rPr>
            </w:pPr>
            <m:oMathPara>
              <m:oMath>
                <m:sSub>
                  <m:sSubPr>
                    <m:ctrlPr>
                      <w:rPr>
                        <w:rFonts w:ascii="Cambria Math" w:hAnsi="Cambria Math"/>
                        <w:i/>
                      </w:rPr>
                    </m:ctrlPr>
                  </m:sSubPr>
                  <m:e>
                    <m:r>
                      <w:rPr>
                        <w:rFonts w:ascii="Cambria Math" w:hAnsi="Cambria Math"/>
                      </w:rPr>
                      <m:t>CO</m:t>
                    </m:r>
                  </m:e>
                  <m:sub>
                    <m:r>
                      <w:rPr>
                        <w:rFonts w:ascii="Cambria Math" w:hAnsi="Cambria Math"/>
                      </w:rPr>
                      <m:t>EST</m:t>
                    </m:r>
                  </m:sub>
                </m:sSub>
                <m:r>
                  <w:rPr>
                    <w:rFonts w:ascii="Cambria Math" w:hAnsi="Cambria Math"/>
                  </w:rPr>
                  <m:t>=</m:t>
                </m:r>
                <m:d>
                  <m:dPr>
                    <m:ctrlPr>
                      <w:rPr>
                        <w:rFonts w:ascii="Cambria Math" w:hAnsi="Cambria Math"/>
                        <w:i/>
                      </w:rPr>
                    </m:ctrlPr>
                  </m:dPr>
                  <m:e>
                    <m:r>
                      <w:rPr>
                        <w:rFonts w:ascii="Cambria Math" w:hAnsi="Cambria Math"/>
                      </w:rPr>
                      <m:t>PP*HR</m:t>
                    </m:r>
                  </m:e>
                </m:d>
                <m:r>
                  <w:rPr>
                    <w:rFonts w:ascii="Cambria Math" w:hAnsi="Cambria Math"/>
                  </w:rPr>
                  <m:t>*2ml</m:t>
                </m:r>
              </m:oMath>
            </m:oMathPara>
          </w:p>
          <w:p w14:paraId="6962D3F6" w14:textId="77777777" w:rsidR="00BD7167" w:rsidRPr="008C3D75" w:rsidRDefault="00BD7167" w:rsidP="00BD7167">
            <w:pPr>
              <w:jc w:val="center"/>
              <w:rPr>
                <w:color w:val="000000"/>
              </w:rPr>
            </w:pPr>
          </w:p>
        </w:tc>
        <w:tc>
          <w:tcPr>
            <w:tcW w:w="702" w:type="dxa"/>
            <w:vAlign w:val="center"/>
          </w:tcPr>
          <w:p w14:paraId="0F6A7477" w14:textId="77777777" w:rsidR="00BD7167" w:rsidRPr="008C3D75" w:rsidRDefault="00BD7167" w:rsidP="00BD7167">
            <w:pPr>
              <w:jc w:val="center"/>
              <w:rPr>
                <w:color w:val="000000"/>
              </w:rPr>
            </w:pPr>
            <w:r w:rsidRPr="008C3D75">
              <w:rPr>
                <w:color w:val="000000"/>
              </w:rPr>
              <w:t>(</w:t>
            </w:r>
            <w:bookmarkStart w:id="1165" w:name="coESTzPP"/>
            <w:r w:rsidRPr="004453DF">
              <w:rPr>
                <w:color w:val="000000"/>
              </w:rPr>
              <w:fldChar w:fldCharType="begin"/>
            </w:r>
            <w:r w:rsidRPr="008C3D75">
              <w:rPr>
                <w:color w:val="000000"/>
              </w:rPr>
              <w:instrText xml:space="preserve"> SEQ eq \* MERGEFORMAT </w:instrText>
            </w:r>
            <w:r w:rsidRPr="004453DF">
              <w:rPr>
                <w:color w:val="000000"/>
                <w:rPrChange w:id="1166" w:author="admin" w:date="2018-06-18T11:14:00Z">
                  <w:rPr>
                    <w:color w:val="000000"/>
                  </w:rPr>
                </w:rPrChange>
              </w:rPr>
              <w:fldChar w:fldCharType="separate"/>
            </w:r>
            <w:r w:rsidR="00A37FEB" w:rsidRPr="004453DF">
              <w:rPr>
                <w:noProof/>
                <w:color w:val="000000"/>
              </w:rPr>
              <w:t>13</w:t>
            </w:r>
            <w:r w:rsidRPr="004453DF">
              <w:rPr>
                <w:color w:val="000000"/>
              </w:rPr>
              <w:fldChar w:fldCharType="end"/>
            </w:r>
            <w:bookmarkEnd w:id="1165"/>
            <w:r w:rsidRPr="008C3D75">
              <w:rPr>
                <w:color w:val="000000"/>
              </w:rPr>
              <w:t>)</w:t>
            </w:r>
          </w:p>
        </w:tc>
      </w:tr>
    </w:tbl>
    <w:p w14:paraId="3A217F04" w14:textId="7AD91502" w:rsidR="00BD7167" w:rsidRPr="008C3D75" w:rsidRDefault="00BD7167" w:rsidP="00BD7167">
      <w:pPr>
        <w:rPr>
          <w:rFonts w:eastAsiaTheme="minorEastAsia"/>
        </w:rPr>
      </w:pPr>
      <w:r w:rsidRPr="008C3D75">
        <w:rPr>
          <w:rFonts w:eastAsiaTheme="minorEastAsia"/>
        </w:rPr>
        <w:t xml:space="preserve">Komerčný prístroj Finometer odhaduje CO z PP metódou Modelfow, ktorá je založená na Trojdielnom Windkessel modely </w:t>
      </w:r>
      <w:r w:rsidRPr="004453DF">
        <w:rPr>
          <w:rFonts w:eastAsiaTheme="minorEastAsia"/>
        </w:rPr>
        <w:fldChar w:fldCharType="begin"/>
      </w:r>
      <w:r w:rsidR="00284C6A" w:rsidRPr="008C3D75">
        <w:rPr>
          <w:rFonts w:eastAsiaTheme="minorEastAsia"/>
        </w:rPr>
        <w:instrText xml:space="preserve"> ADDIN EN.CITE &lt;EndNote&gt;&lt;Cite&gt;&lt;Author&gt;Sollers&lt;/Author&gt;&lt;Year&gt;2006&lt;/Year&gt;&lt;RecNum&gt;0&lt;/RecNum&gt;&lt;IDText&gt;Comparison of arterial compliance indices derived via Beat-toBeat blood pressure waveforms: Aging and ethnicity&lt;/IDText&gt;&lt;DisplayText&gt;[26]&lt;/DisplayText&gt;&lt;record&gt;&lt;keywords&gt;&lt;keyword&gt;arterial compliance&lt;/keyword&gt;&lt;keyword&gt;BLSA&lt;/keyword&gt;&lt;keyword&gt;aging&lt;/keyword&gt;&lt;keyword&gt;ethnicity&lt;/keyword&gt;&lt;keyword&gt;ratio&lt;/keyword&gt;&lt;keyword&gt;Engineering&lt;/keyword&gt;&lt;keyword&gt;Instruments &amp;amp; Instrumentation&lt;/keyword&gt;&lt;/keywords&gt;&lt;urls&gt;&lt;related-urls&gt;&lt;url&gt;&amp;lt;Go to ISI&amp;gt;://WOS:000239353700086&lt;/url&gt;&lt;/related-urls&gt;&lt;/urls&gt;&lt;isbn&gt;0067-8856&lt;/isbn&gt;&lt;work-type&gt;Proceedings Paper&lt;/work-type&gt;&lt;titles&gt;&lt;title&gt;Comparison of arterial compliance indices derived via Beat-toBeat blood pressure waveforms: Aging and ethnicity&lt;/title&gt;&lt;secondary-title&gt;Biomedical Sciences Instrumentation, Vol 42&lt;/secondary-title&gt;&lt;/titles&gt;&lt;pages&gt;518-523&lt;/pages&gt;&lt;contributors&gt;&lt;authors&gt;&lt;author&gt;Sollers, J. J.&lt;/author&gt;&lt;author&gt;Merritt, M. M.&lt;/author&gt;&lt;author&gt;Silver, R. A.&lt;/author&gt;&lt;author&gt;Sadle, T. N.&lt;/author&gt;&lt;author&gt;Ferrucci, L.&lt;/author&gt;&lt;author&gt;Thayer, J. F.&lt;/author&gt;&lt;/authors&gt;&lt;/contributors&gt;&lt;language&gt;English&lt;/language&gt;&lt;added-date format="utc"&gt;1521719799&lt;/added-date&gt;&lt;ref-type name="Journal Article"&gt;17&lt;/ref-type&gt;&lt;auth-address&gt;NIA, Baltimore, MD 21224 USA.&amp;#xD;Sollers, JJ (reprint author), NIA, 5600 Nathan Shock Dr, Baltimore, MD 21224 USA.&lt;/auth-address&gt;&lt;dates&gt;&lt;year&gt;2006&lt;/year&gt;&lt;/dates&gt;&lt;rec-number&gt;58&lt;/rec-number&gt;&lt;last-updated-date format="utc"&gt;1521719799&lt;/last-updated-date&gt;&lt;accession-num&gt;WOS:000239353700086&lt;/accession-num&gt;&lt;volume&gt;42&lt;/volume&gt;&lt;/record&gt;&lt;/Cite&gt;&lt;/EndNote&gt;</w:instrText>
      </w:r>
      <w:r w:rsidRPr="004453DF">
        <w:rPr>
          <w:rFonts w:eastAsiaTheme="minorEastAsia"/>
          <w:rPrChange w:id="1167" w:author="admin" w:date="2018-06-18T11:14:00Z">
            <w:rPr>
              <w:rFonts w:eastAsiaTheme="minorEastAsia"/>
            </w:rPr>
          </w:rPrChange>
        </w:rPr>
        <w:fldChar w:fldCharType="separate"/>
      </w:r>
      <w:r w:rsidRPr="004453DF">
        <w:rPr>
          <w:rFonts w:eastAsiaTheme="minorEastAsia"/>
          <w:noProof/>
        </w:rPr>
        <w:t>[26]</w:t>
      </w:r>
      <w:r w:rsidRPr="004453DF">
        <w:rPr>
          <w:rFonts w:eastAsiaTheme="minorEastAsia"/>
        </w:rPr>
        <w:fldChar w:fldCharType="end"/>
      </w:r>
      <w:r w:rsidRPr="008C3D75">
        <w:rPr>
          <w:rFonts w:eastAsiaTheme="minorEastAsia"/>
        </w:rPr>
        <w:t xml:space="preserve"> a vykazuje podobnú presnosť ako termodilučné metódy </w:t>
      </w:r>
      <w:r w:rsidRPr="004453DF">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sidRPr="008C3D75">
        <w:rPr>
          <w:rFonts w:eastAsiaTheme="minorEastAsia"/>
        </w:rPr>
        <w:instrText xml:space="preserve"> ADDIN EN.CITE </w:instrText>
      </w:r>
      <w:r w:rsidR="00284C6A" w:rsidRPr="008C3D75">
        <w:rPr>
          <w:rFonts w:eastAsiaTheme="minorEastAsia"/>
          <w:rPrChange w:id="1168" w:author="admin" w:date="2018-06-18T11:14:00Z">
            <w:rPr>
              <w:rFonts w:eastAsiaTheme="minorEastAsia"/>
            </w:rPr>
          </w:rPrChange>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sidRPr="008C3D75">
        <w:rPr>
          <w:rFonts w:eastAsiaTheme="minorEastAsia"/>
        </w:rPr>
        <w:instrText xml:space="preserve"> ADDIN EN.CITE.DATA </w:instrText>
      </w:r>
      <w:r w:rsidR="00284C6A" w:rsidRPr="008C3D75">
        <w:rPr>
          <w:rFonts w:eastAsiaTheme="minorEastAsia"/>
          <w:rPrChange w:id="1169" w:author="admin" w:date="2018-06-18T11:14:00Z">
            <w:rPr>
              <w:rFonts w:eastAsiaTheme="minorEastAsia"/>
            </w:rPr>
          </w:rPrChange>
        </w:rPr>
      </w:r>
      <w:r w:rsidR="00284C6A" w:rsidRPr="008C3D75">
        <w:rPr>
          <w:rFonts w:eastAsiaTheme="minorEastAsia"/>
          <w:rPrChange w:id="1170" w:author="admin" w:date="2018-06-18T11:14:00Z">
            <w:rPr>
              <w:rFonts w:eastAsiaTheme="minorEastAsia"/>
            </w:rPr>
          </w:rPrChange>
        </w:rPr>
        <w:fldChar w:fldCharType="end"/>
      </w:r>
      <w:r w:rsidRPr="004453DF">
        <w:rPr>
          <w:rFonts w:eastAsiaTheme="minorEastAsia"/>
          <w:rPrChange w:id="1171" w:author="admin" w:date="2018-06-18T11:14:00Z">
            <w:rPr>
              <w:rFonts w:eastAsiaTheme="minorEastAsia"/>
            </w:rPr>
          </w:rPrChange>
        </w:rPr>
      </w:r>
      <w:r w:rsidRPr="004453DF">
        <w:rPr>
          <w:rFonts w:eastAsiaTheme="minorEastAsia"/>
          <w:rPrChange w:id="1172" w:author="admin" w:date="2018-06-18T11:14:00Z">
            <w:rPr>
              <w:rFonts w:eastAsiaTheme="minorEastAsia"/>
            </w:rPr>
          </w:rPrChange>
        </w:rPr>
        <w:fldChar w:fldCharType="separate"/>
      </w:r>
      <w:r w:rsidRPr="004453DF">
        <w:rPr>
          <w:rFonts w:eastAsiaTheme="minorEastAsia"/>
          <w:noProof/>
        </w:rPr>
        <w:t>[25]</w:t>
      </w:r>
      <w:r w:rsidRPr="004453DF">
        <w:rPr>
          <w:rFonts w:eastAsiaTheme="minorEastAsia"/>
        </w:rPr>
        <w:fldChar w:fldCharType="end"/>
      </w:r>
      <w:r w:rsidRPr="008C3D75">
        <w:rPr>
          <w:rFonts w:eastAsiaTheme="minorEastAsia"/>
        </w:rPr>
        <w:t xml:space="preserve">. Avšak aj keď PP a SV korelujú ich vzťah sa vykazuje známky nelinearity </w:t>
      </w:r>
      <w:r w:rsidRPr="004453DF">
        <w:rPr>
          <w:rFonts w:eastAsiaTheme="minorEastAsia"/>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aW9uIGJ1dCBub3QgYnkgbm9yZXBpbmVwaHJpbmU8L0lEVGV4dD48RGlzcGxheVRleHQ+WzI3XTwv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Pr="008C3D75">
        <w:rPr>
          <w:rFonts w:eastAsiaTheme="minorEastAsia"/>
        </w:rPr>
        <w:instrText xml:space="preserve"> ADDIN EN.CITE </w:instrText>
      </w:r>
      <w:r w:rsidRPr="008C3D75">
        <w:rPr>
          <w:rFonts w:eastAsiaTheme="minorEastAsia"/>
          <w:rPrChange w:id="1173" w:author="admin" w:date="2018-06-18T11:14:00Z">
            <w:rPr>
              <w:rFonts w:eastAsiaTheme="minorEastAsia"/>
            </w:rPr>
          </w:rPrChange>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aW9uIGJ1dCBub3QgYnkgbm9yZXBpbmVwaHJpbmU8L0lEVGV4dD48RGlzcGxheVRleHQ+WzI3XTwv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Pr="008C3D75">
        <w:rPr>
          <w:rFonts w:eastAsiaTheme="minorEastAsia"/>
        </w:rPr>
        <w:instrText xml:space="preserve"> ADDIN EN.CITE.DATA </w:instrText>
      </w:r>
      <w:r w:rsidRPr="008C3D75">
        <w:rPr>
          <w:rFonts w:eastAsiaTheme="minorEastAsia"/>
          <w:rPrChange w:id="1174" w:author="admin" w:date="2018-06-18T11:14:00Z">
            <w:rPr>
              <w:rFonts w:eastAsiaTheme="minorEastAsia"/>
            </w:rPr>
          </w:rPrChange>
        </w:rPr>
      </w:r>
      <w:r w:rsidRPr="008C3D75">
        <w:rPr>
          <w:rFonts w:eastAsiaTheme="minorEastAsia"/>
          <w:rPrChange w:id="1175" w:author="admin" w:date="2018-06-18T11:14:00Z">
            <w:rPr>
              <w:rFonts w:eastAsiaTheme="minorEastAsia"/>
            </w:rPr>
          </w:rPrChange>
        </w:rPr>
        <w:fldChar w:fldCharType="end"/>
      </w:r>
      <w:r w:rsidRPr="004453DF">
        <w:rPr>
          <w:rFonts w:eastAsiaTheme="minorEastAsia"/>
          <w:rPrChange w:id="1176" w:author="admin" w:date="2018-06-18T11:14:00Z">
            <w:rPr>
              <w:rFonts w:eastAsiaTheme="minorEastAsia"/>
            </w:rPr>
          </w:rPrChange>
        </w:rPr>
      </w:r>
      <w:r w:rsidRPr="004453DF">
        <w:rPr>
          <w:rFonts w:eastAsiaTheme="minorEastAsia"/>
          <w:rPrChange w:id="1177" w:author="admin" w:date="2018-06-18T11:14:00Z">
            <w:rPr>
              <w:rFonts w:eastAsiaTheme="minorEastAsia"/>
            </w:rPr>
          </w:rPrChange>
        </w:rPr>
        <w:fldChar w:fldCharType="separate"/>
      </w:r>
      <w:r w:rsidRPr="004453DF">
        <w:rPr>
          <w:rFonts w:eastAsiaTheme="minorEastAsia"/>
          <w:noProof/>
        </w:rPr>
        <w:t>[27]</w:t>
      </w:r>
      <w:r w:rsidRPr="004453DF">
        <w:rPr>
          <w:rFonts w:eastAsiaTheme="minorEastAsia"/>
        </w:rPr>
        <w:fldChar w:fldCharType="end"/>
      </w:r>
      <w:r w:rsidRPr="008C3D75">
        <w:rPr>
          <w:rFonts w:eastAsiaTheme="minorEastAsia"/>
        </w:rPr>
        <w:t>. Medzi ďalšie komerčné produkt</w:t>
      </w:r>
      <w:r w:rsidRPr="004453DF">
        <w:rPr>
          <w:rFonts w:eastAsiaTheme="minorEastAsia"/>
        </w:rPr>
        <w:t xml:space="preserve">y, ktoré merajú SV z PP patrí Nexfin. SV počíta pre každý tep </w:t>
      </w:r>
      <w:r w:rsidRPr="004453DF">
        <w:rPr>
          <w:rFonts w:eastAsiaTheme="minorEastAsia"/>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YXRpb248L0lEVGV4dD48RGlzcGxheVRleHQ+WzI4XTwvRGlzcGxheVRleHQ+PHJlY29yZD48ZGF0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Pr="008C3D75">
        <w:rPr>
          <w:rFonts w:eastAsiaTheme="minorEastAsia"/>
        </w:rPr>
        <w:instrText xml:space="preserve"> ADDIN EN.CITE </w:instrText>
      </w:r>
      <w:r w:rsidRPr="008C3D75">
        <w:rPr>
          <w:rFonts w:eastAsiaTheme="minorEastAsia"/>
          <w:rPrChange w:id="1178" w:author="admin" w:date="2018-06-18T11:14:00Z">
            <w:rPr>
              <w:rFonts w:eastAsiaTheme="minorEastAsia"/>
            </w:rPr>
          </w:rPrChange>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YXRpb248L0lEVGV4dD48RGlzcGxheVRleHQ+WzI4XTwvRGlzcGxheVRleHQ+PHJlY29yZD48ZGF0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Pr="008C3D75">
        <w:rPr>
          <w:rFonts w:eastAsiaTheme="minorEastAsia"/>
        </w:rPr>
        <w:instrText xml:space="preserve"> ADDIN EN.CITE.DATA </w:instrText>
      </w:r>
      <w:r w:rsidRPr="008C3D75">
        <w:rPr>
          <w:rFonts w:eastAsiaTheme="minorEastAsia"/>
          <w:rPrChange w:id="1179" w:author="admin" w:date="2018-06-18T11:14:00Z">
            <w:rPr>
              <w:rFonts w:eastAsiaTheme="minorEastAsia"/>
            </w:rPr>
          </w:rPrChange>
        </w:rPr>
      </w:r>
      <w:r w:rsidRPr="008C3D75">
        <w:rPr>
          <w:rFonts w:eastAsiaTheme="minorEastAsia"/>
          <w:rPrChange w:id="1180" w:author="admin" w:date="2018-06-18T11:14:00Z">
            <w:rPr>
              <w:rFonts w:eastAsiaTheme="minorEastAsia"/>
            </w:rPr>
          </w:rPrChange>
        </w:rPr>
        <w:fldChar w:fldCharType="end"/>
      </w:r>
      <w:r w:rsidRPr="004453DF">
        <w:rPr>
          <w:rFonts w:eastAsiaTheme="minorEastAsia"/>
          <w:rPrChange w:id="1181" w:author="admin" w:date="2018-06-18T11:14:00Z">
            <w:rPr>
              <w:rFonts w:eastAsiaTheme="minorEastAsia"/>
            </w:rPr>
          </w:rPrChange>
        </w:rPr>
      </w:r>
      <w:r w:rsidRPr="004453DF">
        <w:rPr>
          <w:rFonts w:eastAsiaTheme="minorEastAsia"/>
          <w:rPrChange w:id="1182" w:author="admin" w:date="2018-06-18T11:14:00Z">
            <w:rPr>
              <w:rFonts w:eastAsiaTheme="minorEastAsia"/>
            </w:rPr>
          </w:rPrChange>
        </w:rPr>
        <w:fldChar w:fldCharType="separate"/>
      </w:r>
      <w:r w:rsidRPr="004453DF">
        <w:rPr>
          <w:rFonts w:eastAsiaTheme="minorEastAsia"/>
          <w:noProof/>
        </w:rPr>
        <w:t>[28]</w:t>
      </w:r>
      <w:r w:rsidRPr="004453DF">
        <w:rPr>
          <w:rFonts w:eastAsiaTheme="minorEastAsia"/>
        </w:rPr>
        <w:fldChar w:fldCharType="end"/>
      </w:r>
      <w:r w:rsidRPr="008C3D75">
        <w:rPr>
          <w:rFonts w:eastAsiaTheme="minorEastAsia"/>
        </w:rPr>
        <w:t xml:space="preserve">. </w:t>
      </w:r>
    </w:p>
    <w:p w14:paraId="321286DC" w14:textId="77777777" w:rsidR="00BD7167" w:rsidRPr="004453DF" w:rsidRDefault="00BD7167" w:rsidP="00BD7167">
      <w:pPr>
        <w:rPr>
          <w:rFonts w:eastAsiaTheme="minorEastAsia"/>
        </w:rPr>
      </w:pPr>
    </w:p>
    <w:p w14:paraId="0BCC7E91" w14:textId="77777777" w:rsidR="00BD7167" w:rsidRPr="008C3D75" w:rsidRDefault="00BD7167" w:rsidP="00BD7167">
      <w:pPr>
        <w:rPr>
          <w:rFonts w:eastAsiaTheme="minorEastAsia"/>
        </w:rPr>
      </w:pPr>
      <w:r w:rsidRPr="008C3D75">
        <w:rPr>
          <w:rFonts w:eastAsiaTheme="minorEastAsia"/>
        </w:rPr>
        <w:t>Skupina metód na odhad SV pomocou zmien v impedancii hrudníka sa nazýva impedančná kardiografia.</w:t>
      </w:r>
    </w:p>
    <w:p w14:paraId="3F202F95" w14:textId="77777777" w:rsidR="00BD7167" w:rsidRPr="008C3D75" w:rsidRDefault="00BD7167" w:rsidP="00BD7167"/>
    <w:p w14:paraId="50CE35BA" w14:textId="77777777" w:rsidR="00BD7167" w:rsidRPr="008C3D75" w:rsidRDefault="00BD7167" w:rsidP="00BD7167">
      <w:pPr>
        <w:pStyle w:val="Heading2"/>
      </w:pPr>
      <w:bookmarkStart w:id="1183" w:name="_Toc516835615"/>
      <w:r w:rsidRPr="008C3D75">
        <w:t>Impedančná kardiografia</w:t>
      </w:r>
      <w:bookmarkEnd w:id="1183"/>
    </w:p>
    <w:p w14:paraId="11F00F2B" w14:textId="77777777" w:rsidR="00BD7167" w:rsidRPr="008C3D75" w:rsidRDefault="00BD7167" w:rsidP="00BD7167"/>
    <w:p w14:paraId="41829BFE" w14:textId="22B1190C" w:rsidR="00BD7167" w:rsidRPr="008C3D75" w:rsidRDefault="00BD7167" w:rsidP="00BD7167">
      <w:r w:rsidRPr="008C3D75">
        <w:t xml:space="preserve">Impedančná kardiografia (IC) slúži na vyšetrovanie obehového systému vrátane srdca. Využíva pri tom elektrický odpor tela a jeho zmeny v priebehu srdcového cyklu. Špeciálne impedanciou hrudníka sa zaoberá hrudníková impedančná kardiografia (TIC - thoracic impedance cardiography). Impedanciu hrudníka ovplyvňuje jeho plnenie krvou v priebehu </w:t>
      </w:r>
      <w:r w:rsidR="009076DD" w:rsidRPr="008C3D75">
        <w:t>srdcov</w:t>
      </w:r>
      <w:r w:rsidRPr="008C3D75">
        <w:t>ého cyklu. Nižší odpor krvi v porovnaní s okolitým tkanivom zapríčiňuje zníženie elektrického odporu hrudníka v čase zvýšeného množstva krvi v hrudníku. Priebeh zmien impedancie hrudníka počas srdcového cyklu je preto možné využiť na odhad SV. K odhadu SV z impedančnej krivky začal ako prvý používať Nyboerov (v 1950tych rokoch)</w:t>
      </w:r>
      <w:r w:rsidRPr="004453DF">
        <w:fldChar w:fldCharType="begin"/>
      </w:r>
      <w:r w:rsidRPr="008C3D75">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4453DF">
        <w:rPr>
          <w:rPrChange w:id="1184" w:author="admin" w:date="2018-06-18T11:14:00Z">
            <w:rPr/>
          </w:rPrChange>
        </w:rPr>
        <w:fldChar w:fldCharType="separate"/>
      </w:r>
      <w:r w:rsidRPr="004453DF">
        <w:rPr>
          <w:noProof/>
        </w:rPr>
        <w:t>[4]</w:t>
      </w:r>
      <w:r w:rsidRPr="004453DF">
        <w:fldChar w:fldCharType="end"/>
      </w:r>
      <w:r w:rsidRPr="008C3D75">
        <w:t xml:space="preserve"> a Kubíčkov model</w:t>
      </w:r>
      <w:r w:rsidRPr="004453DF">
        <w:fldChar w:fldCharType="begin"/>
      </w:r>
      <w:r w:rsidR="00284C6A" w:rsidRPr="008C3D75">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4453DF">
        <w:rPr>
          <w:rPrChange w:id="1185" w:author="admin" w:date="2018-06-18T11:14:00Z">
            <w:rPr/>
          </w:rPrChange>
        </w:rPr>
        <w:fldChar w:fldCharType="separate"/>
      </w:r>
      <w:r w:rsidRPr="004453DF">
        <w:rPr>
          <w:noProof/>
        </w:rPr>
        <w:t>[29]</w:t>
      </w:r>
      <w:r w:rsidRPr="004453DF">
        <w:fldChar w:fldCharType="end"/>
      </w:r>
      <w:r w:rsidRPr="008C3D75">
        <w:t>, neskôr Šrámkov</w:t>
      </w:r>
      <w:r w:rsidRPr="004453DF">
        <w:fldChar w:fldCharType="begin"/>
      </w:r>
      <w:r w:rsidR="00284C6A" w:rsidRPr="008C3D75">
        <w:instrText xml:space="preserve"> ADDIN EN.CITE &lt;EndNote&gt;&lt;Cite&gt;&lt;Author&gt;Bernstein&lt;/Author&gt;&lt;Year&gt;1986&lt;/Year&gt;&lt;RecNum&gt;0&lt;/RecNum&gt;&lt;IDText&gt;A NEW STROKE VOLUME EQUATION FOR THORACIC ELECTRICAL BIOIMPEDANCE - THEORY AND RATIONALE&lt;/IDText&gt;&lt;DisplayText&gt;[30]&lt;/DisplayText&gt;&lt;record&gt;&lt;dates&gt;&lt;pub-dates&gt;&lt;date&gt;Oct&lt;/date&gt;&lt;/pub-dates&gt;&lt;year&gt;1986&lt;/year&gt;&lt;/dates&gt;&lt;keywords&gt;&lt;keyword&gt;General &amp;amp; Internal Medicine&lt;/keyword&gt;&lt;/keywords&gt;&lt;urls&gt;&lt;related-urls&gt;&lt;url&gt;&amp;lt;Go to ISI&amp;gt;://WOS:A1986E333800017&lt;/url&gt;&lt;/related-urls&gt;&lt;/urls&gt;&lt;isbn&gt;0090-3493&lt;/isbn&gt;&lt;work-type&gt;Article&lt;/work-type&gt;&lt;titles&gt;&lt;title&gt;A NEW STROKE VOLUME EQUATION FOR THORACIC ELECTRICAL BIOIMPEDANCE - THEORY AND RATIONALE&lt;/title&gt;&lt;secondary-title&gt;Critical Care Medicine&lt;/secondary-title&gt;&lt;alt-title&gt;Crit. Care Med.&lt;/alt-title&gt;&lt;/titles&gt;&lt;pages&gt;904-909&lt;/pages&gt;&lt;number&gt;10&lt;/number&gt;&lt;contributors&gt;&lt;authors&gt;&lt;author&gt;Bernstein, D. P.&lt;/author&gt;&lt;/authors&gt;&lt;/contributors&gt;&lt;language&gt;English&lt;/language&gt;&lt;added-date format="utc"&gt;1520090284&lt;/added-date&gt;&lt;ref-type name="Journal Article"&gt;17&lt;/ref-type&gt;&lt;auth-address&gt;PALOMAR MEM HOSP,DEPT ANESTHESIOL,ESCONDIDO,CA.&lt;/auth-address&gt;&lt;rec-number&gt;4&lt;/rec-number&gt;&lt;last-updated-date format="utc"&gt;1520090284&lt;/last-updated-date&gt;&lt;accession-num&gt;WOS:A1986E333800017&lt;/accession-num&gt;&lt;electronic-resource-num&gt;10.1097/00003246-198610000-00017&lt;/electronic-resource-num&gt;&lt;volume&gt;14&lt;/volume&gt;&lt;/record&gt;&lt;/Cite&gt;&lt;/EndNote&gt;</w:instrText>
      </w:r>
      <w:r w:rsidRPr="004453DF">
        <w:rPr>
          <w:rPrChange w:id="1186" w:author="admin" w:date="2018-06-18T11:14:00Z">
            <w:rPr/>
          </w:rPrChange>
        </w:rPr>
        <w:fldChar w:fldCharType="separate"/>
      </w:r>
      <w:r w:rsidRPr="004453DF">
        <w:rPr>
          <w:noProof/>
        </w:rPr>
        <w:t>[30]</w:t>
      </w:r>
      <w:r w:rsidRPr="004453DF">
        <w:fldChar w:fldCharType="end"/>
      </w:r>
      <w:r w:rsidRPr="008C3D75">
        <w:t xml:space="preserve"> a v súčasnosti hlavne Bernste</w:t>
      </w:r>
      <w:r w:rsidRPr="004453DF">
        <w:t xml:space="preserve">inov model </w:t>
      </w:r>
      <w:r w:rsidRPr="004453DF">
        <w:fldChar w:fldCharType="begin"/>
      </w:r>
      <w:r w:rsidRPr="008C3D75">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453DF">
        <w:rPr>
          <w:rPrChange w:id="1187" w:author="admin" w:date="2018-06-18T11:14:00Z">
            <w:rPr/>
          </w:rPrChange>
        </w:rPr>
        <w:fldChar w:fldCharType="separate"/>
      </w:r>
      <w:r w:rsidRPr="004453DF">
        <w:rPr>
          <w:noProof/>
        </w:rPr>
        <w:t>[3]</w:t>
      </w:r>
      <w:r w:rsidRPr="004453DF">
        <w:fldChar w:fldCharType="end"/>
      </w:r>
      <w:r w:rsidRPr="008C3D75">
        <w:t>. Tieto modely sa ďa</w:t>
      </w:r>
      <w:r w:rsidRPr="004453DF">
        <w:t xml:space="preserve">lej vyvíjajú a objavuje sa nielen použitie elektrickej </w:t>
      </w:r>
      <w:del w:id="1188" w:author="admin" w:date="2018-06-18T12:45:00Z">
        <w:r w:rsidRPr="004453DF" w:rsidDel="004453DF">
          <w:delText>resistivity</w:delText>
        </w:r>
      </w:del>
      <w:ins w:id="1189" w:author="admin" w:date="2018-06-18T12:45:00Z">
        <w:r w:rsidR="004453DF" w:rsidRPr="004453DF">
          <w:t>rezistivity</w:t>
        </w:r>
      </w:ins>
      <w:r w:rsidRPr="004453DF">
        <w:t xml:space="preserve"> ako je to vo vyššie spomenutých modeloch, ale aj použitie elektrickej reaktancie na výpočet SV a CO </w:t>
      </w:r>
      <w:r w:rsidRPr="004453DF">
        <w:fldChar w:fldCharType="begin"/>
      </w:r>
      <w:r w:rsidR="00284C6A" w:rsidRPr="008C3D75">
        <w:instrText xml:space="preserve"> ADDIN EN.CITE &lt;EndNote&gt;&lt;Cite&gt;&lt;Author&gt;Keren&lt;/Author&gt;&lt;Year&gt;2007&lt;/Year&gt;&lt;RecNum&gt;0&lt;/RecNum&gt;&lt;IDText&gt;Evaluation of a noninvasive continuous cardiac output monitoring system based on thoracic bioreactance&lt;/IDText&gt;&lt;DisplayText&gt;[31]&lt;/DisplayText&gt;&lt;record&gt;&lt;dates&gt;&lt;pub-dates&gt;&lt;date&gt;Jul&lt;/date&gt;&lt;/pub-dates&gt;&lt;year&gt;2007&lt;/year&gt;&lt;/dates&gt;&lt;keywords&gt;&lt;keyword&gt;noninvasive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Pr="004453DF">
        <w:rPr>
          <w:rPrChange w:id="1190" w:author="admin" w:date="2018-06-18T11:14:00Z">
            <w:rPr/>
          </w:rPrChange>
        </w:rPr>
        <w:fldChar w:fldCharType="separate"/>
      </w:r>
      <w:r w:rsidRPr="004453DF">
        <w:rPr>
          <w:noProof/>
        </w:rPr>
        <w:t>[31]</w:t>
      </w:r>
      <w:r w:rsidRPr="004453DF">
        <w:fldChar w:fldCharType="end"/>
      </w:r>
      <w:r w:rsidRPr="008C3D75">
        <w:t>.</w:t>
      </w:r>
    </w:p>
    <w:p w14:paraId="4AA74207" w14:textId="77777777" w:rsidR="00BD7167" w:rsidRPr="008C3D75" w:rsidRDefault="00BD7167" w:rsidP="00BD7167"/>
    <w:p w14:paraId="0D9CEFD2" w14:textId="77777777" w:rsidR="00BD7167" w:rsidRPr="008C3D75" w:rsidRDefault="00BD7167" w:rsidP="00BD7167">
      <w:r w:rsidRPr="008C3D75">
        <w:t xml:space="preserve">Impedanciu hrudníka ovplyvňuje okrem jeho plnenia krvou taktiež dýchanie a aktivita svalov. Krv je navyše súčasne vo viacerých častiach hrudníka (aorta, srdce, pľúca) a v týchto častiach dosahuje maximálny objem a rýchlosť v rôznych fázach srdcového cyklu. Nie je zatiaľ jasné, čo presne stojí za zmenami v impedancii. Diskutuje sa aj nad </w:t>
      </w:r>
      <w:r w:rsidRPr="008C3D75">
        <w:lastRenderedPageBreak/>
        <w:t xml:space="preserve">možnosťou, že výrazný pokles impedancie v čase systoly nespôsobuje len väčší objem krvi v meranom úseku, ale aj rýchlosť prúdenia krvi. </w:t>
      </w:r>
    </w:p>
    <w:p w14:paraId="6770494B" w14:textId="77777777" w:rsidR="00BD7167" w:rsidRPr="008C3D75" w:rsidRDefault="00BD7167" w:rsidP="00BD7167">
      <w:r w:rsidRPr="008C3D75">
        <w:t>Táto práca sa zaoberá najmä problematikou Bernsteinov modelu. K výpočtu SV podľa tohto modelu sú potrebné hlavne tri parametre, a to dĺžka systoly, hodnota základnej impedancie a záporné maximum derivovanej impedancie. Detekcia a verifikácia týchto troch parametrov je hlavným cieľom tejto práce.</w:t>
      </w:r>
    </w:p>
    <w:p w14:paraId="59B8B748" w14:textId="77777777" w:rsidR="00BD7167" w:rsidRPr="008C3D75" w:rsidRDefault="00BD7167" w:rsidP="00BD7167">
      <w:bookmarkStart w:id="1191" w:name="_Toc386404202"/>
    </w:p>
    <w:p w14:paraId="1E5C3AB9" w14:textId="77777777" w:rsidR="00BD7167" w:rsidRPr="008C3D75" w:rsidRDefault="00BD7167" w:rsidP="00BD7167">
      <w:pPr>
        <w:rPr>
          <w:color w:val="000000"/>
        </w:rPr>
      </w:pPr>
      <w:r w:rsidRPr="008C3D75">
        <w:rPr>
          <w:color w:val="000000"/>
        </w:rPr>
        <w:t xml:space="preserve">Pri výpočte SV z bioimpedancie je zavedený nasledujúci model: tepový objem V (mL) považujeme za valec dĺžky </w:t>
      </w:r>
      <m:oMath>
        <m:r>
          <w:rPr>
            <w:rFonts w:ascii="Cambria Math" w:hAnsi="Cambria Math"/>
            <w:color w:val="000000"/>
          </w:rPr>
          <m:t>l</m:t>
        </m:r>
      </m:oMath>
      <w:r w:rsidRPr="008C3D75">
        <w:rPr>
          <w:color w:val="000000"/>
        </w:rPr>
        <w:t xml:space="preserve"> (cm) a podstavy </w:t>
      </w:r>
      <m:oMath>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cm</m:t>
            </m:r>
          </m:e>
          <m:sup>
            <m:r>
              <w:rPr>
                <w:rFonts w:ascii="Cambria Math" w:hAnsi="Cambria Math"/>
                <w:color w:val="000000"/>
              </w:rPr>
              <m:t>2</m:t>
            </m:r>
          </m:sup>
        </m:sSup>
        <m:r>
          <w:rPr>
            <w:rFonts w:ascii="Cambria Math" w:hAnsi="Cambria Math"/>
            <w:color w:val="000000"/>
          </w:rPr>
          <m:t>)</m:t>
        </m:r>
      </m:oMath>
      <w:r w:rsidRPr="004453DF">
        <w:rPr>
          <w:color w:val="000000"/>
        </w:rPr>
        <w:t xml:space="preserve">, kde </w:t>
      </w:r>
      <m:oMath>
        <m:r>
          <w:rPr>
            <w:rFonts w:ascii="Cambria Math" w:hAnsi="Cambria Math"/>
            <w:color w:val="000000"/>
          </w:rPr>
          <m:t>r</m:t>
        </m:r>
      </m:oMath>
      <w:r w:rsidRPr="004453DF">
        <w:rPr>
          <w:color w:val="000000"/>
        </w:rPr>
        <w:t xml:space="preserve"> je polomer aorty (</w:t>
      </w:r>
      <w:r w:rsidRPr="004453DF">
        <w:rPr>
          <w:color w:val="000000"/>
        </w:rPr>
        <w:fldChar w:fldCharType="begin"/>
      </w:r>
      <w:r w:rsidRPr="008C3D75">
        <w:rPr>
          <w:color w:val="000000"/>
        </w:rPr>
        <w:instrText xml:space="preserve"> REF valec \h </w:instrText>
      </w:r>
      <w:r w:rsidRPr="004453DF">
        <w:rPr>
          <w:color w:val="000000"/>
        </w:rPr>
      </w:r>
      <w:r w:rsidRPr="004453DF">
        <w:rPr>
          <w:color w:val="000000"/>
          <w:rPrChange w:id="1192" w:author="admin" w:date="2018-06-18T11:14:00Z">
            <w:rPr>
              <w:color w:val="000000"/>
            </w:rPr>
          </w:rPrChange>
        </w:rPr>
        <w:fldChar w:fldCharType="separate"/>
      </w:r>
      <w:r w:rsidR="00A37FEB" w:rsidRPr="004453DF">
        <w:rPr>
          <w:noProof/>
          <w:color w:val="000000"/>
        </w:rPr>
        <w:t>14</w:t>
      </w:r>
      <w:r w:rsidRPr="004453DF">
        <w:rPr>
          <w:color w:val="000000"/>
        </w:rPr>
        <w:fldChar w:fldCharType="end"/>
      </w:r>
      <w:r w:rsidRPr="008C3D75">
        <w:rPr>
          <w:color w:val="000000"/>
        </w:rPr>
        <w:t xml:space="preserve">). </w:t>
      </w:r>
      <w:r w:rsidRPr="008C3D75">
        <w:rPr>
          <w:color w:val="000000"/>
        </w:rPr>
        <w:br/>
      </w:r>
    </w:p>
    <w:tbl>
      <w:tblPr>
        <w:tblW w:w="0" w:type="auto"/>
        <w:tblLook w:val="04A0" w:firstRow="1" w:lastRow="0" w:firstColumn="1" w:lastColumn="0" w:noHBand="0" w:noVBand="1"/>
      </w:tblPr>
      <w:tblGrid>
        <w:gridCol w:w="704"/>
        <w:gridCol w:w="7088"/>
        <w:gridCol w:w="702"/>
      </w:tblGrid>
      <w:tr w:rsidR="00BD7167" w:rsidRPr="008C3D75" w14:paraId="55D97C69" w14:textId="77777777" w:rsidTr="00BD7167">
        <w:tc>
          <w:tcPr>
            <w:tcW w:w="704" w:type="dxa"/>
          </w:tcPr>
          <w:p w14:paraId="53457E75" w14:textId="77777777" w:rsidR="00BD7167" w:rsidRPr="008C3D75" w:rsidRDefault="00BD7167" w:rsidP="00BD7167">
            <w:pPr>
              <w:jc w:val="center"/>
              <w:rPr>
                <w:color w:val="000000"/>
              </w:rPr>
            </w:pPr>
          </w:p>
        </w:tc>
        <w:tc>
          <w:tcPr>
            <w:tcW w:w="7088" w:type="dxa"/>
            <w:vAlign w:val="center"/>
          </w:tcPr>
          <w:p w14:paraId="2C1131A3" w14:textId="77777777" w:rsidR="00BD7167" w:rsidRPr="004453DF" w:rsidRDefault="00BD7167" w:rsidP="00BD7167">
            <w:pPr>
              <w:jc w:val="center"/>
              <w:rPr>
                <w:color w:val="000000"/>
              </w:rPr>
            </w:pPr>
            <m:oMathPara>
              <m:oMath>
                <m:r>
                  <w:rPr>
                    <w:rFonts w:ascii="Cambria Math" w:hAnsi="Cambria Math"/>
                    <w:color w:val="000000"/>
                  </w:rPr>
                  <m:t>V</m:t>
                </m:r>
                <m:r>
                  <w:rPr>
                    <w:rFonts w:ascii="Cambria Math" w:hAnsi="Cambria Math"/>
                    <w:color w:val="000000"/>
                    <w:rPrChange w:id="1193" w:author="admin" w:date="2018-06-18T11:14:00Z">
                      <w:rPr>
                        <w:rFonts w:ascii="Cambria Math" w:hAnsi="Cambria Math"/>
                        <w:color w:val="000000"/>
                      </w:rPr>
                    </w:rPrChange>
                  </w:rPr>
                  <m:t>= 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r>
                  <w:rPr>
                    <w:rFonts w:ascii="Cambria Math" w:hAnsi="Cambria Math"/>
                    <w:color w:val="000000"/>
                  </w:rPr>
                  <m:t>l (ml)</m:t>
                </m:r>
              </m:oMath>
            </m:oMathPara>
          </w:p>
        </w:tc>
        <w:tc>
          <w:tcPr>
            <w:tcW w:w="702" w:type="dxa"/>
            <w:vAlign w:val="center"/>
          </w:tcPr>
          <w:p w14:paraId="2AA9F99B" w14:textId="77777777" w:rsidR="00BD7167" w:rsidRPr="004453DF" w:rsidRDefault="00BD7167" w:rsidP="00BD7167">
            <w:pPr>
              <w:jc w:val="center"/>
              <w:rPr>
                <w:color w:val="000000"/>
              </w:rPr>
            </w:pPr>
            <w:r w:rsidRPr="004453DF">
              <w:rPr>
                <w:color w:val="000000"/>
              </w:rPr>
              <w:t>(</w:t>
            </w:r>
            <w:bookmarkStart w:id="1194" w:name="valec"/>
            <w:r w:rsidRPr="004453DF">
              <w:rPr>
                <w:color w:val="000000"/>
              </w:rPr>
              <w:fldChar w:fldCharType="begin"/>
            </w:r>
            <w:r w:rsidRPr="008C3D75">
              <w:rPr>
                <w:color w:val="000000"/>
              </w:rPr>
              <w:instrText xml:space="preserve"> SEQ eq \* MERGEFORMAT </w:instrText>
            </w:r>
            <w:r w:rsidRPr="004453DF">
              <w:rPr>
                <w:color w:val="000000"/>
                <w:rPrChange w:id="1195" w:author="admin" w:date="2018-06-18T11:14:00Z">
                  <w:rPr>
                    <w:color w:val="000000"/>
                  </w:rPr>
                </w:rPrChange>
              </w:rPr>
              <w:fldChar w:fldCharType="separate"/>
            </w:r>
            <w:r w:rsidR="00A37FEB" w:rsidRPr="004453DF">
              <w:rPr>
                <w:noProof/>
                <w:color w:val="000000"/>
              </w:rPr>
              <w:t>14</w:t>
            </w:r>
            <w:r w:rsidRPr="004453DF">
              <w:rPr>
                <w:color w:val="000000"/>
              </w:rPr>
              <w:fldChar w:fldCharType="end"/>
            </w:r>
            <w:bookmarkEnd w:id="1194"/>
            <w:r w:rsidRPr="008C3D75">
              <w:rPr>
                <w:color w:val="000000"/>
              </w:rPr>
              <w:t>)</w:t>
            </w:r>
          </w:p>
        </w:tc>
      </w:tr>
    </w:tbl>
    <w:p w14:paraId="13869E77" w14:textId="77777777" w:rsidR="00BD7167" w:rsidRPr="008C3D75" w:rsidRDefault="00BD7167" w:rsidP="00BD7167">
      <w:pPr>
        <w:rPr>
          <w:color w:val="000000"/>
        </w:rPr>
      </w:pPr>
    </w:p>
    <w:p w14:paraId="2E79F84C" w14:textId="77777777" w:rsidR="00BD7167" w:rsidRPr="008C3D75" w:rsidRDefault="00BD7167" w:rsidP="00BD7167">
      <w:pPr>
        <w:rPr>
          <w:color w:val="000000"/>
        </w:rPr>
      </w:pPr>
      <w:r w:rsidRPr="008C3D75">
        <w:rPr>
          <w:color w:val="000000"/>
        </w:rPr>
        <w:t xml:space="preserve">V dôsledku poddajnosti aorty a zvýšeného tlaku po sťahu srdca sa aorta o polomere </w:t>
      </w:r>
      <m:oMath>
        <m:r>
          <w:rPr>
            <w:rFonts w:ascii="Cambria Math" w:hAnsi="Cambria Math"/>
            <w:color w:val="000000"/>
          </w:rPr>
          <m:t>r</m:t>
        </m:r>
        <m:r>
          <w:rPr>
            <w:rFonts w:ascii="Cambria Math" w:hAnsi="Cambria Math"/>
            <w:color w:val="000000"/>
            <w:rPrChange w:id="1196" w:author="admin" w:date="2018-06-18T11:14:00Z">
              <w:rPr>
                <w:rFonts w:ascii="Cambria Math" w:hAnsi="Cambria Math"/>
                <w:color w:val="000000"/>
              </w:rPr>
            </w:rPrChange>
          </w:rPr>
          <m:t xml:space="preserve"> </m:t>
        </m:r>
      </m:oMath>
      <w:r w:rsidRPr="008C3D75">
        <w:rPr>
          <w:color w:val="000000"/>
        </w:rPr>
        <w:t>pri systole roztiahne (</w:t>
      </w:r>
      <m:oMath>
        <m:r>
          <w:rPr>
            <w:rFonts w:ascii="Cambria Math" w:hAnsi="Cambria Math"/>
            <w:color w:val="000000"/>
          </w:rPr>
          <m:t>dr</m:t>
        </m:r>
      </m:oMath>
      <w:r w:rsidRPr="008C3D75">
        <w:rPr>
          <w:color w:val="000000"/>
        </w:rPr>
        <w:t>) a tým uchová časť krvi vypudenej zo srdca, nazvime to objemový efekt systoly, zvyšná časť krvi prúdi ďalej do periférií (</w:t>
      </w:r>
      <m:oMath>
        <m:r>
          <w:rPr>
            <w:rFonts w:ascii="Cambria Math" w:hAnsi="Cambria Math"/>
            <w:color w:val="000000"/>
          </w:rPr>
          <m:t>dl</m:t>
        </m:r>
      </m:oMath>
      <w:r w:rsidRPr="008C3D75">
        <w:rPr>
          <w:color w:val="000000"/>
        </w:rPr>
        <w:t>), nazvime to rýchlostný efekt systoly. Zmenu objemu v čase a teda tok krvi aortou popisuje rovnica (</w:t>
      </w:r>
      <w:r w:rsidRPr="004453DF">
        <w:rPr>
          <w:color w:val="000000"/>
        </w:rPr>
        <w:fldChar w:fldCharType="begin"/>
      </w:r>
      <w:r w:rsidRPr="008C3D75">
        <w:rPr>
          <w:color w:val="000000"/>
        </w:rPr>
        <w:instrText xml:space="preserve"> REF tok_bernstain \h </w:instrText>
      </w:r>
      <w:r w:rsidRPr="004453DF">
        <w:rPr>
          <w:color w:val="000000"/>
        </w:rPr>
      </w:r>
      <w:r w:rsidRPr="004453DF">
        <w:rPr>
          <w:color w:val="000000"/>
          <w:rPrChange w:id="1197" w:author="admin" w:date="2018-06-18T11:14:00Z">
            <w:rPr>
              <w:color w:val="000000"/>
            </w:rPr>
          </w:rPrChange>
        </w:rPr>
        <w:fldChar w:fldCharType="separate"/>
      </w:r>
      <w:r w:rsidR="00A37FEB" w:rsidRPr="004453DF">
        <w:rPr>
          <w:noProof/>
          <w:color w:val="000000"/>
        </w:rPr>
        <w:t>15</w:t>
      </w:r>
      <w:r w:rsidRPr="004453DF">
        <w:rPr>
          <w:color w:val="000000"/>
        </w:rPr>
        <w:fldChar w:fldCharType="end"/>
      </w:r>
      <w:r w:rsidRPr="008C3D75">
        <w:rPr>
          <w:color w:val="000000"/>
        </w:rPr>
        <w:t>)</w:t>
      </w:r>
      <w:r w:rsidRPr="004453DF">
        <w:rPr>
          <w:color w:val="000000"/>
        </w:rPr>
        <w:fldChar w:fldCharType="begin"/>
      </w:r>
      <w:r w:rsidRPr="008C3D75">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453DF">
        <w:rPr>
          <w:color w:val="000000"/>
          <w:rPrChange w:id="1198" w:author="admin" w:date="2018-06-18T11:14:00Z">
            <w:rPr>
              <w:color w:val="000000"/>
            </w:rPr>
          </w:rPrChange>
        </w:rPr>
        <w:fldChar w:fldCharType="separate"/>
      </w:r>
      <w:r w:rsidRPr="004453DF">
        <w:rPr>
          <w:noProof/>
          <w:color w:val="000000"/>
        </w:rPr>
        <w:t>[3]</w:t>
      </w:r>
      <w:r w:rsidRPr="004453DF">
        <w:rPr>
          <w:color w:val="000000"/>
        </w:rPr>
        <w:fldChar w:fldCharType="end"/>
      </w:r>
      <w:r w:rsidRPr="008C3D75">
        <w:rPr>
          <w:color w:val="000000"/>
        </w:rPr>
        <w:t>:</w:t>
      </w:r>
    </w:p>
    <w:p w14:paraId="183756E0" w14:textId="77777777" w:rsidR="00BD7167" w:rsidRPr="008C3D75"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8C3D75" w14:paraId="56B25298" w14:textId="77777777" w:rsidTr="00BD7167">
        <w:tc>
          <w:tcPr>
            <w:tcW w:w="704" w:type="dxa"/>
          </w:tcPr>
          <w:p w14:paraId="1E0C8BFF" w14:textId="77777777" w:rsidR="00BD7167" w:rsidRPr="008C3D75" w:rsidRDefault="00BD7167" w:rsidP="00BD7167">
            <w:pPr>
              <w:jc w:val="center"/>
              <w:rPr>
                <w:color w:val="000000"/>
              </w:rPr>
            </w:pPr>
          </w:p>
        </w:tc>
        <w:tc>
          <w:tcPr>
            <w:tcW w:w="7088" w:type="dxa"/>
            <w:vAlign w:val="center"/>
          </w:tcPr>
          <w:p w14:paraId="62636716" w14:textId="77777777" w:rsidR="00BD7167" w:rsidRPr="008C3D75" w:rsidRDefault="00292E5D" w:rsidP="00BD7167">
            <w:pPr>
              <w:jc w:val="center"/>
              <w:rPr>
                <w:color w:val="000000"/>
              </w:rPr>
            </w:pPr>
            <m:oMathPara>
              <m:oMath>
                <m:f>
                  <m:fPr>
                    <m:ctrlPr>
                      <w:rPr>
                        <w:rFonts w:ascii="Cambria Math" w:hAnsi="Cambria Math"/>
                        <w:i/>
                        <w:color w:val="000000"/>
                      </w:rPr>
                    </m:ctrlPr>
                  </m:fPr>
                  <m:num>
                    <m:r>
                      <w:rPr>
                        <w:rFonts w:ascii="Cambria Math" w:hAnsi="Cambria Math"/>
                        <w:color w:val="000000"/>
                      </w:rPr>
                      <m:t>dV(t)</m:t>
                    </m:r>
                  </m:num>
                  <m:den>
                    <m:r>
                      <w:rPr>
                        <w:rFonts w:ascii="Cambria Math" w:hAnsi="Cambria Math"/>
                        <w:color w:val="000000"/>
                      </w:rPr>
                      <m:t>dt</m:t>
                    </m:r>
                  </m:den>
                </m:f>
                <m:r>
                  <w:rPr>
                    <w:rFonts w:ascii="Cambria Math" w:hAnsi="Cambria Math"/>
                    <w:color w:val="000000"/>
                  </w:rPr>
                  <m:t>=Q=2πr</m:t>
                </m:r>
                <m:f>
                  <m:fPr>
                    <m:ctrlPr>
                      <w:rPr>
                        <w:rFonts w:ascii="Cambria Math" w:hAnsi="Cambria Math"/>
                        <w:i/>
                        <w:color w:val="000000"/>
                      </w:rPr>
                    </m:ctrlPr>
                  </m:fPr>
                  <m:num>
                    <m:r>
                      <w:rPr>
                        <w:rFonts w:ascii="Cambria Math" w:hAnsi="Cambria Math"/>
                        <w:color w:val="000000"/>
                      </w:rPr>
                      <m:t>dr(t)</m:t>
                    </m:r>
                  </m:num>
                  <m:den>
                    <m:r>
                      <w:rPr>
                        <w:rFonts w:ascii="Cambria Math" w:hAnsi="Cambria Math"/>
                        <w:color w:val="000000"/>
                      </w:rPr>
                      <m:t>dt</m:t>
                    </m:r>
                  </m:den>
                </m:f>
                <m:r>
                  <w:rPr>
                    <w:rFonts w:ascii="Cambria Math" w:hAnsi="Cambria Math"/>
                    <w:color w:val="000000"/>
                  </w:rPr>
                  <m:t>l+ 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f>
                  <m:fPr>
                    <m:ctrlPr>
                      <w:rPr>
                        <w:rFonts w:ascii="Cambria Math" w:hAnsi="Cambria Math"/>
                        <w:i/>
                        <w:color w:val="000000"/>
                      </w:rPr>
                    </m:ctrlPr>
                  </m:fPr>
                  <m:num>
                    <m:r>
                      <w:rPr>
                        <w:rFonts w:ascii="Cambria Math" w:hAnsi="Cambria Math"/>
                        <w:color w:val="000000"/>
                      </w:rPr>
                      <m:t>dl(t</m:t>
                    </m:r>
                    <m:r>
                      <w:rPr>
                        <w:rFonts w:ascii="Cambria Math" w:hAnsi="Cambria Math"/>
                        <w:color w:val="000000"/>
                      </w:rPr>
                      <m:t>)</m:t>
                    </m:r>
                  </m:num>
                  <m:den>
                    <m:r>
                      <w:rPr>
                        <w:rFonts w:ascii="Cambria Math" w:hAnsi="Cambria Math"/>
                        <w:color w:val="000000"/>
                      </w:rPr>
                      <m:t>dt</m:t>
                    </m:r>
                  </m:den>
                </m:f>
                <m:d>
                  <m:dPr>
                    <m:ctrlPr>
                      <w:rPr>
                        <w:rFonts w:ascii="Cambria Math" w:hAnsi="Cambria Math"/>
                        <w:i/>
                        <w:color w:val="000000"/>
                      </w:rPr>
                    </m:ctrlPr>
                  </m:dPr>
                  <m:e>
                    <m:r>
                      <w:rPr>
                        <w:rFonts w:ascii="Cambria Math" w:hAnsi="Cambria Math"/>
                        <w:color w:val="000000"/>
                      </w:rPr>
                      <m:t>mL</m:t>
                    </m:r>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e>
                </m:d>
              </m:oMath>
            </m:oMathPara>
          </w:p>
        </w:tc>
        <w:tc>
          <w:tcPr>
            <w:tcW w:w="702" w:type="dxa"/>
            <w:vAlign w:val="center"/>
          </w:tcPr>
          <w:p w14:paraId="1A76B2B4" w14:textId="77777777" w:rsidR="00BD7167" w:rsidRPr="008C3D75" w:rsidRDefault="00BD7167" w:rsidP="00BD7167">
            <w:pPr>
              <w:jc w:val="center"/>
              <w:rPr>
                <w:color w:val="000000"/>
              </w:rPr>
            </w:pPr>
            <w:r w:rsidRPr="004453DF">
              <w:rPr>
                <w:color w:val="000000"/>
              </w:rPr>
              <w:t>(</w:t>
            </w:r>
            <w:bookmarkStart w:id="1199" w:name="tok_bernstain"/>
            <w:r w:rsidRPr="004453DF">
              <w:rPr>
                <w:color w:val="000000"/>
              </w:rPr>
              <w:fldChar w:fldCharType="begin"/>
            </w:r>
            <w:r w:rsidRPr="008C3D75">
              <w:rPr>
                <w:color w:val="000000"/>
              </w:rPr>
              <w:instrText xml:space="preserve"> SEQ eq \* MERGEFORMAT </w:instrText>
            </w:r>
            <w:r w:rsidRPr="004453DF">
              <w:rPr>
                <w:color w:val="000000"/>
                <w:rPrChange w:id="1200" w:author="admin" w:date="2018-06-18T11:14:00Z">
                  <w:rPr>
                    <w:color w:val="000000"/>
                  </w:rPr>
                </w:rPrChange>
              </w:rPr>
              <w:fldChar w:fldCharType="separate"/>
            </w:r>
            <w:r w:rsidR="00A37FEB" w:rsidRPr="004453DF">
              <w:rPr>
                <w:noProof/>
                <w:color w:val="000000"/>
              </w:rPr>
              <w:t>15</w:t>
            </w:r>
            <w:r w:rsidRPr="004453DF">
              <w:rPr>
                <w:color w:val="000000"/>
              </w:rPr>
              <w:fldChar w:fldCharType="end"/>
            </w:r>
            <w:bookmarkEnd w:id="1199"/>
            <w:r w:rsidRPr="008C3D75">
              <w:rPr>
                <w:color w:val="000000"/>
              </w:rPr>
              <w:t>)</w:t>
            </w:r>
          </w:p>
        </w:tc>
      </w:tr>
    </w:tbl>
    <w:p w14:paraId="12177BB2" w14:textId="77777777" w:rsidR="00BD7167" w:rsidRPr="008C3D75" w:rsidRDefault="00BD7167" w:rsidP="00BD7167">
      <w:pPr>
        <w:jc w:val="center"/>
        <w:rPr>
          <w:color w:val="000000"/>
        </w:rPr>
      </w:pPr>
    </w:p>
    <w:p w14:paraId="29F1136A" w14:textId="77777777" w:rsidR="00BD7167" w:rsidRPr="008C3D75" w:rsidRDefault="00BD7167" w:rsidP="00BD7167">
      <w:pPr>
        <w:rPr>
          <w:color w:val="000000"/>
        </w:rPr>
      </w:pPr>
      <w:r w:rsidRPr="008C3D75">
        <w:rPr>
          <w:color w:val="000000"/>
        </w:rPr>
        <w:t>Rovnica (</w:t>
      </w:r>
      <w:r w:rsidRPr="004453DF">
        <w:rPr>
          <w:color w:val="000000"/>
        </w:rPr>
        <w:fldChar w:fldCharType="begin"/>
      </w:r>
      <w:r w:rsidRPr="008C3D75">
        <w:rPr>
          <w:color w:val="000000"/>
        </w:rPr>
        <w:instrText xml:space="preserve"> REF tok_bernstain \h </w:instrText>
      </w:r>
      <w:r w:rsidRPr="004453DF">
        <w:rPr>
          <w:color w:val="000000"/>
        </w:rPr>
      </w:r>
      <w:r w:rsidRPr="004453DF">
        <w:rPr>
          <w:color w:val="000000"/>
          <w:rPrChange w:id="1201" w:author="admin" w:date="2018-06-18T11:14:00Z">
            <w:rPr>
              <w:color w:val="000000"/>
            </w:rPr>
          </w:rPrChange>
        </w:rPr>
        <w:fldChar w:fldCharType="separate"/>
      </w:r>
      <w:r w:rsidR="00A37FEB" w:rsidRPr="004453DF">
        <w:rPr>
          <w:noProof/>
          <w:color w:val="000000"/>
        </w:rPr>
        <w:t>15</w:t>
      </w:r>
      <w:r w:rsidRPr="004453DF">
        <w:rPr>
          <w:color w:val="000000"/>
        </w:rPr>
        <w:fldChar w:fldCharType="end"/>
      </w:r>
      <w:r w:rsidRPr="008C3D75">
        <w:rPr>
          <w:color w:val="000000"/>
        </w:rPr>
        <w:t>) je analógiou rovnice (</w:t>
      </w:r>
      <w:r w:rsidRPr="004453DF">
        <w:rPr>
          <w:color w:val="000000"/>
        </w:rPr>
        <w:fldChar w:fldCharType="begin"/>
      </w:r>
      <w:r w:rsidRPr="008C3D75">
        <w:rPr>
          <w:color w:val="000000"/>
        </w:rPr>
        <w:instrText xml:space="preserve"> REF windkessel_3 \h </w:instrText>
      </w:r>
      <w:r w:rsidRPr="004453DF">
        <w:rPr>
          <w:color w:val="000000"/>
        </w:rPr>
      </w:r>
      <w:r w:rsidRPr="004453DF">
        <w:rPr>
          <w:color w:val="000000"/>
          <w:rPrChange w:id="1202" w:author="admin" w:date="2018-06-18T11:14:00Z">
            <w:rPr>
              <w:color w:val="000000"/>
            </w:rPr>
          </w:rPrChange>
        </w:rPr>
        <w:fldChar w:fldCharType="separate"/>
      </w:r>
      <w:r w:rsidR="00A37FEB" w:rsidRPr="004453DF">
        <w:rPr>
          <w:noProof/>
          <w:color w:val="000000"/>
        </w:rPr>
        <w:t>8</w:t>
      </w:r>
      <w:r w:rsidRPr="004453DF">
        <w:rPr>
          <w:color w:val="000000"/>
        </w:rPr>
        <w:fldChar w:fldCharType="end"/>
      </w:r>
      <w:r w:rsidRPr="008C3D75">
        <w:rPr>
          <w:color w:val="000000"/>
        </w:rPr>
        <w:t xml:space="preserve">) 2-dielneho Windkessel modelu. Krv sa v aorte pri systole urýchli smerom k perifériám (druhý derivant – rýchlostný efekt systoly) a súčasne roztiahne stenu aorty (prvý derivant – objemový efekt systoly). Roztiahnutá aorta je zásobárňou krvi a po skončení systoly z nej prúdi krv ďalej do periférií. Druhý derivant určuje tok krvi aortou do periférií a je základným popisom pre Dopplerovú echokardiografiu a elektromagnetickú flowmetriu </w:t>
      </w:r>
      <w:r w:rsidRPr="004453DF">
        <w:rPr>
          <w:color w:val="000000"/>
        </w:rPr>
        <w:fldChar w:fldCharType="begin"/>
      </w:r>
      <w:r w:rsidRPr="008C3D75">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453DF">
        <w:rPr>
          <w:color w:val="000000"/>
          <w:rPrChange w:id="1203" w:author="admin" w:date="2018-06-18T11:14:00Z">
            <w:rPr>
              <w:color w:val="000000"/>
            </w:rPr>
          </w:rPrChange>
        </w:rPr>
        <w:fldChar w:fldCharType="separate"/>
      </w:r>
      <w:r w:rsidRPr="004453DF">
        <w:rPr>
          <w:noProof/>
          <w:color w:val="000000"/>
        </w:rPr>
        <w:t>[3]</w:t>
      </w:r>
      <w:r w:rsidRPr="004453DF">
        <w:rPr>
          <w:color w:val="000000"/>
        </w:rPr>
        <w:fldChar w:fldCharType="end"/>
      </w:r>
      <w:r w:rsidRPr="008C3D75">
        <w:rPr>
          <w:color w:val="000000"/>
        </w:rPr>
        <w:t>. Druhý derivant bol vyjadrený ekvivalentnou rovnicou (</w:t>
      </w:r>
      <w:r w:rsidRPr="004453DF">
        <w:rPr>
          <w:color w:val="000000"/>
        </w:rPr>
        <w:fldChar w:fldCharType="begin"/>
      </w:r>
      <w:r w:rsidRPr="008C3D75">
        <w:rPr>
          <w:color w:val="000000"/>
        </w:rPr>
        <w:instrText xml:space="preserve"> REF echo_flow \h </w:instrText>
      </w:r>
      <w:r w:rsidRPr="004453DF">
        <w:rPr>
          <w:color w:val="000000"/>
        </w:rPr>
      </w:r>
      <w:r w:rsidRPr="004453DF">
        <w:rPr>
          <w:color w:val="000000"/>
          <w:rPrChange w:id="1204" w:author="admin" w:date="2018-06-18T11:14:00Z">
            <w:rPr>
              <w:color w:val="000000"/>
            </w:rPr>
          </w:rPrChange>
        </w:rPr>
        <w:fldChar w:fldCharType="separate"/>
      </w:r>
      <w:r w:rsidR="00A37FEB" w:rsidRPr="004453DF">
        <w:rPr>
          <w:noProof/>
          <w:color w:val="000000"/>
        </w:rPr>
        <w:t>11</w:t>
      </w:r>
      <w:r w:rsidRPr="004453DF">
        <w:rPr>
          <w:color w:val="000000"/>
        </w:rPr>
        <w:fldChar w:fldCharType="end"/>
      </w:r>
      <w:r w:rsidRPr="008C3D75">
        <w:rPr>
          <w:color w:val="000000"/>
        </w:rPr>
        <w:t>) a takisto ekvivalentnou rovnicou (</w:t>
      </w:r>
      <w:r w:rsidRPr="004453DF">
        <w:rPr>
          <w:color w:val="000000"/>
        </w:rPr>
        <w:fldChar w:fldCharType="begin"/>
      </w:r>
      <w:r w:rsidRPr="008C3D75">
        <w:rPr>
          <w:color w:val="000000"/>
        </w:rPr>
        <w:instrText xml:space="preserve"> REF windkessel_2 \h </w:instrText>
      </w:r>
      <w:r w:rsidRPr="004453DF">
        <w:rPr>
          <w:color w:val="000000"/>
        </w:rPr>
      </w:r>
      <w:r w:rsidRPr="004453DF">
        <w:rPr>
          <w:color w:val="000000"/>
          <w:rPrChange w:id="1205" w:author="admin" w:date="2018-06-18T11:14:00Z">
            <w:rPr>
              <w:color w:val="000000"/>
            </w:rPr>
          </w:rPrChange>
        </w:rPr>
        <w:fldChar w:fldCharType="separate"/>
      </w:r>
      <w:r w:rsidR="00A37FEB" w:rsidRPr="004453DF">
        <w:rPr>
          <w:noProof/>
          <w:color w:val="000000"/>
        </w:rPr>
        <w:t>7</w:t>
      </w:r>
      <w:r w:rsidRPr="004453DF">
        <w:rPr>
          <w:color w:val="000000"/>
        </w:rPr>
        <w:fldChar w:fldCharType="end"/>
      </w:r>
      <w:r w:rsidRPr="008C3D75">
        <w:rPr>
          <w:color w:val="000000"/>
        </w:rPr>
        <w:t xml:space="preserve">). </w:t>
      </w:r>
    </w:p>
    <w:p w14:paraId="20828261" w14:textId="77777777" w:rsidR="00BD7167" w:rsidRPr="008C3D75" w:rsidRDefault="00BD7167" w:rsidP="00BD7167">
      <w:pPr>
        <w:rPr>
          <w:color w:val="000000"/>
        </w:rPr>
      </w:pPr>
    </w:p>
    <w:p w14:paraId="49D097E8" w14:textId="77777777" w:rsidR="00BD7167" w:rsidRPr="004453DF" w:rsidRDefault="00BD7167" w:rsidP="00BD7167">
      <w:pPr>
        <w:rPr>
          <w:color w:val="000000"/>
        </w:rPr>
      </w:pPr>
      <w:r w:rsidRPr="008C3D75">
        <w:rPr>
          <w:color w:val="000000"/>
        </w:rPr>
        <w:t xml:space="preserve">Impedancia hrudníka sa skladá z paralelne zapojených impedancií okolitého tkaniva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w:r w:rsidRPr="008C3D75">
        <w:rPr>
          <w:color w:val="000000"/>
        </w:rPr>
        <w:t xml:space="preserve">, impedancii krvi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w:r w:rsidRPr="008C3D75">
        <w:rPr>
          <w:color w:val="000000"/>
        </w:rPr>
        <w:t xml:space="preserve">, a impedancie extra-vaskulárnej pľúcnej vody (extra-vascular lung </w:t>
      </w:r>
      <w:r w:rsidRPr="008C3D75">
        <w:rPr>
          <w:color w:val="000000"/>
        </w:rPr>
        <w:lastRenderedPageBreak/>
        <w:t xml:space="preserve">water)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oMath>
      <w:r w:rsidRPr="008C3D75">
        <w:rPr>
          <w:color w:val="000000"/>
        </w:rPr>
        <w:t xml:space="preserve">. Impedancia hrudníka sa delí na základnú impedanciu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Pr="008C3D75">
        <w:rPr>
          <w:color w:val="000000"/>
          <w:szCs w:val="24"/>
        </w:rPr>
        <w:t xml:space="preserve"> a na meniacu sa i</w:t>
      </w:r>
      <w:r w:rsidRPr="004453DF">
        <w:rPr>
          <w:color w:val="000000"/>
          <w:szCs w:val="24"/>
        </w:rPr>
        <w:t xml:space="preserve">mpedanciu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4453DF">
        <w:rPr>
          <w:color w:val="000000" w:themeColor="text1"/>
        </w:rPr>
        <w:t xml:space="preserve">. Impedancie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Pr="008C3D75">
        <w:rPr>
          <w:color w:val="000000"/>
          <w:szCs w:val="24"/>
        </w:rPr>
        <w:t xml:space="preserve"> a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4453DF">
        <w:rPr>
          <w:color w:val="000000" w:themeColor="text1"/>
        </w:rPr>
        <w:t xml:space="preserve"> sú zapojené paralelne ako znázorňuje </w:t>
      </w:r>
      <w:r w:rsidRPr="004453DF">
        <w:rPr>
          <w:color w:val="000000" w:themeColor="text1"/>
        </w:rPr>
        <w:fldChar w:fldCharType="begin"/>
      </w:r>
      <w:r w:rsidRPr="008C3D75">
        <w:rPr>
          <w:color w:val="000000" w:themeColor="text1"/>
        </w:rPr>
        <w:instrText xml:space="preserve"> REF _Ref509499377 \h </w:instrText>
      </w:r>
      <w:r w:rsidRPr="004453DF">
        <w:rPr>
          <w:color w:val="000000" w:themeColor="text1"/>
        </w:rPr>
      </w:r>
      <w:r w:rsidRPr="004453DF">
        <w:rPr>
          <w:color w:val="000000" w:themeColor="text1"/>
          <w:rPrChange w:id="1206" w:author="admin" w:date="2018-06-18T11:14:00Z">
            <w:rPr>
              <w:color w:val="000000" w:themeColor="text1"/>
            </w:rPr>
          </w:rPrChange>
        </w:rPr>
        <w:fldChar w:fldCharType="separate"/>
      </w:r>
      <w:r w:rsidR="00A37FEB" w:rsidRPr="004453DF">
        <w:t xml:space="preserve">Obrázok </w:t>
      </w:r>
      <w:r w:rsidR="00A37FEB" w:rsidRPr="004453DF">
        <w:rPr>
          <w:noProof/>
        </w:rPr>
        <w:t>1</w:t>
      </w:r>
      <w:r w:rsidR="00A37FEB" w:rsidRPr="004453DF">
        <w:t>.</w:t>
      </w:r>
      <w:r w:rsidR="00A37FEB" w:rsidRPr="004453DF">
        <w:rPr>
          <w:noProof/>
        </w:rPr>
        <w:t>6</w:t>
      </w:r>
      <w:r w:rsidRPr="004453DF">
        <w:rPr>
          <w:color w:val="000000" w:themeColor="text1"/>
        </w:rPr>
        <w:fldChar w:fldCharType="end"/>
      </w:r>
      <w:r w:rsidRPr="008C3D75">
        <w:rPr>
          <w:color w:val="000000" w:themeColor="text1"/>
        </w:rPr>
        <w:t xml:space="preserve">. Na obrázku je zachytená aj štvorelektródová metóda merania bioimpedancie. </w:t>
      </w:r>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w:r w:rsidRPr="008C3D75">
        <w:rPr>
          <w:color w:val="000000"/>
          <w:szCs w:val="24"/>
        </w:rPr>
        <w:t xml:space="preserve"> reprezentuje striedavý zdroj prúdu a </w:t>
      </w:r>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w:r w:rsidRPr="008C3D75">
        <w:rPr>
          <w:color w:val="000000"/>
          <w:szCs w:val="24"/>
        </w:rPr>
        <w:t xml:space="preserve"> elektródy zaznamenávajúce hodnotu elektrického napätia.</w:t>
      </w:r>
    </w:p>
    <w:p w14:paraId="626082DC" w14:textId="77777777" w:rsidR="00BD7167" w:rsidRPr="008C3D75" w:rsidRDefault="00BD7167" w:rsidP="00BD7167">
      <w:pPr>
        <w:rPr>
          <w:color w:val="000000"/>
        </w:rPr>
      </w:pPr>
      <w:r w:rsidRPr="008C3D75">
        <w:rPr>
          <w:noProof/>
          <w:color w:val="000000"/>
          <w:lang w:val="en-US" w:eastAsia="en-US"/>
        </w:rPr>
        <mc:AlternateContent>
          <mc:Choice Requires="wps">
            <w:drawing>
              <wp:anchor distT="45720" distB="45720" distL="114300" distR="114300" simplePos="0" relativeHeight="251723776" behindDoc="0" locked="0" layoutInCell="1" allowOverlap="1" wp14:anchorId="66A50D0A" wp14:editId="64F227C0">
                <wp:simplePos x="0" y="0"/>
                <wp:positionH relativeFrom="margin">
                  <wp:align>center</wp:align>
                </wp:positionH>
                <wp:positionV relativeFrom="paragraph">
                  <wp:posOffset>196215</wp:posOffset>
                </wp:positionV>
                <wp:extent cx="409575" cy="285750"/>
                <wp:effectExtent l="0" t="0" r="9525" b="0"/>
                <wp:wrapSquare wrapText="bothSides"/>
                <wp:docPr id="6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1A0CC857" w14:textId="77777777" w:rsidR="004453DF" w:rsidRPr="007B44BE" w:rsidRDefault="004453DF"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4453DF" w:rsidRPr="007B44BE" w:rsidRDefault="004453DF"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A50D0A" id="_x0000_t202" coordsize="21600,21600" o:spt="202" path="m,l,21600r21600,l21600,xe">
                <v:stroke joinstyle="miter"/>
                <v:path gradientshapeok="t" o:connecttype="rect"/>
              </v:shapetype>
              <v:shape id="Textové pole 2" o:spid="_x0000_s1026" type="#_x0000_t202" style="position:absolute;left:0;text-align:left;margin-left:0;margin-top:15.45pt;width:32.25pt;height:22.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tXJwIAACA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" stroked="f">
                <v:textbox>
                  <w:txbxContent>
                    <w:p w14:paraId="1A0CC857" w14:textId="77777777" w:rsidR="004453DF" w:rsidRPr="007B44BE" w:rsidRDefault="004453DF"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4453DF" w:rsidRPr="007B44BE" w:rsidRDefault="004453DF" w:rsidP="00BD7167">
                      <w:pPr>
                        <w:rPr>
                          <w:rFonts w:eastAsiaTheme="minorEastAsia" w:cstheme="minorBidi"/>
                          <w:color w:val="000000"/>
                          <w:szCs w:val="24"/>
                        </w:rPr>
                      </w:pPr>
                    </w:p>
                  </w:txbxContent>
                </v:textbox>
                <w10:wrap type="square" anchorx="margin"/>
              </v:shape>
            </w:pict>
          </mc:Fallback>
        </mc:AlternateContent>
      </w:r>
      <w:r w:rsidRPr="008C3D75">
        <w:rPr>
          <w:noProof/>
          <w:color w:val="000000"/>
          <w:lang w:val="en-US" w:eastAsia="en-US"/>
          <w:rPrChange w:id="1207" w:author="admin" w:date="2018-06-18T11:14:00Z">
            <w:rPr>
              <w:noProof/>
              <w:color w:val="000000"/>
              <w:lang w:val="en-US" w:eastAsia="en-US"/>
            </w:rPr>
          </w:rPrChange>
        </w:rPr>
        <mc:AlternateContent>
          <mc:Choice Requires="wps">
            <w:drawing>
              <wp:anchor distT="0" distB="0" distL="114300" distR="114300" simplePos="0" relativeHeight="251725824" behindDoc="0" locked="0" layoutInCell="1" allowOverlap="1" wp14:anchorId="38EBD8E7" wp14:editId="4AECDBD3">
                <wp:simplePos x="0" y="0"/>
                <wp:positionH relativeFrom="margin">
                  <wp:align>center</wp:align>
                </wp:positionH>
                <wp:positionV relativeFrom="paragraph">
                  <wp:posOffset>186055</wp:posOffset>
                </wp:positionV>
                <wp:extent cx="488315" cy="488315"/>
                <wp:effectExtent l="0" t="0" r="26035" b="26035"/>
                <wp:wrapNone/>
                <wp:docPr id="54" name="Ová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15" cy="4883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B084428" id="Ovál 54" o:spid="_x0000_s1026" style="position:absolute;margin-left:0;margin-top:14.65pt;width:38.45pt;height:38.4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" filled="f" strokecolor="black [3213]" strokeweight="1pt">
                <v:stroke joinstyle="miter"/>
                <v:path arrowok="t"/>
                <w10:wrap anchorx="margin"/>
              </v:oval>
            </w:pict>
          </mc:Fallback>
        </mc:AlternateContent>
      </w:r>
    </w:p>
    <w:p w14:paraId="2B891B1F" w14:textId="77777777" w:rsidR="00BD7167" w:rsidRPr="008C3D75" w:rsidRDefault="00BD7167" w:rsidP="00BD7167">
      <w:pPr>
        <w:rPr>
          <w:color w:val="000000"/>
        </w:rPr>
      </w:pPr>
      <w:r w:rsidRPr="008C3D75">
        <w:rPr>
          <w:noProof/>
          <w:color w:val="000000"/>
          <w:lang w:val="en-US" w:eastAsia="en-US"/>
        </w:rPr>
        <mc:AlternateContent>
          <mc:Choice Requires="wps">
            <w:drawing>
              <wp:anchor distT="0" distB="0" distL="114300" distR="114300" simplePos="0" relativeHeight="251750400" behindDoc="0" locked="0" layoutInCell="1" allowOverlap="1" wp14:anchorId="7BBA198C" wp14:editId="2D72FF47">
                <wp:simplePos x="0" y="0"/>
                <wp:positionH relativeFrom="margin">
                  <wp:posOffset>930275</wp:posOffset>
                </wp:positionH>
                <wp:positionV relativeFrom="paragraph">
                  <wp:posOffset>154940</wp:posOffset>
                </wp:positionV>
                <wp:extent cx="1503045" cy="5080"/>
                <wp:effectExtent l="0" t="0" r="20955" b="33020"/>
                <wp:wrapNone/>
                <wp:docPr id="75" name="Rovná spojnica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292071" id="Rovná spojnica 75" o:spid="_x0000_s1026" style="position:absolute;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25pt,12.2pt" to="191.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" strokecolor="black [3213]" strokeweight="1pt">
                <v:stroke joinstyle="miter"/>
                <o:lock v:ext="edit" shapetype="f"/>
                <w10:wrap anchorx="margin"/>
              </v:line>
            </w:pict>
          </mc:Fallback>
        </mc:AlternateContent>
      </w:r>
      <w:r w:rsidRPr="008C3D75">
        <w:rPr>
          <w:noProof/>
          <w:color w:val="000000"/>
          <w:lang w:val="en-US" w:eastAsia="en-US"/>
          <w:rPrChange w:id="1208" w:author="admin" w:date="2018-06-18T11:14:00Z">
            <w:rPr>
              <w:noProof/>
              <w:color w:val="000000"/>
              <w:lang w:val="en-US" w:eastAsia="en-US"/>
            </w:rPr>
          </w:rPrChange>
        </w:rPr>
        <mc:AlternateContent>
          <mc:Choice Requires="wps">
            <w:drawing>
              <wp:anchor distT="0" distB="0" distL="114300" distR="114300" simplePos="0" relativeHeight="251745280" behindDoc="0" locked="0" layoutInCell="1" allowOverlap="1" wp14:anchorId="2FB82488" wp14:editId="465E31CC">
                <wp:simplePos x="0" y="0"/>
                <wp:positionH relativeFrom="margin">
                  <wp:align>center</wp:align>
                </wp:positionH>
                <wp:positionV relativeFrom="paragraph">
                  <wp:posOffset>184150</wp:posOffset>
                </wp:positionV>
                <wp:extent cx="391795" cy="95885"/>
                <wp:effectExtent l="0" t="0" r="27305" b="18415"/>
                <wp:wrapNone/>
                <wp:docPr id="64" name="Voľný tvar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95885"/>
                        </a:xfrm>
                        <a:custGeom>
                          <a:avLst/>
                          <a:gdLst>
                            <a:gd name="connsiteX0" fmla="*/ 0 w 391886"/>
                            <a:gd name="connsiteY0" fmla="*/ 75561 h 95658"/>
                            <a:gd name="connsiteX1" fmla="*/ 130629 w 391886"/>
                            <a:gd name="connsiteY1" fmla="*/ 199 h 95658"/>
                            <a:gd name="connsiteX2" fmla="*/ 256233 w 391886"/>
                            <a:gd name="connsiteY2" fmla="*/ 95658 h 95658"/>
                            <a:gd name="connsiteX3" fmla="*/ 391886 w 391886"/>
                            <a:gd name="connsiteY3" fmla="*/ 199 h 95658"/>
                          </a:gdLst>
                          <a:ahLst/>
                          <a:cxnLst>
                            <a:cxn ang="0">
                              <a:pos x="connsiteX0" y="connsiteY0"/>
                            </a:cxn>
                            <a:cxn ang="0">
                              <a:pos x="connsiteX1" y="connsiteY1"/>
                            </a:cxn>
                            <a:cxn ang="0">
                              <a:pos x="connsiteX2" y="connsiteY2"/>
                            </a:cxn>
                            <a:cxn ang="0">
                              <a:pos x="connsiteX3" y="connsiteY3"/>
                            </a:cxn>
                          </a:cxnLst>
                          <a:rect l="l" t="t" r="r" b="b"/>
                          <a:pathLst>
                            <a:path w="391886" h="95658">
                              <a:moveTo>
                                <a:pt x="0" y="75561"/>
                              </a:moveTo>
                              <a:cubicBezTo>
                                <a:pt x="43962" y="36205"/>
                                <a:pt x="87924" y="-3150"/>
                                <a:pt x="130629" y="199"/>
                              </a:cubicBezTo>
                              <a:cubicBezTo>
                                <a:pt x="173334" y="3548"/>
                                <a:pt x="212690" y="95658"/>
                                <a:pt x="256233" y="95658"/>
                              </a:cubicBezTo>
                              <a:cubicBezTo>
                                <a:pt x="299776" y="95658"/>
                                <a:pt x="371789" y="18621"/>
                                <a:pt x="391886" y="199"/>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681B26" id="Voľný tvar 64" o:spid="_x0000_s1026" style="position:absolute;margin-left:0;margin-top:14.5pt;width:30.85pt;height:7.5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coordsize="391886,9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" path="m,75561c43962,36205,87924,-3150,130629,199v42705,3349,82061,95459,125604,95459c299776,95658,371789,18621,391886,199e" filled="f" strokecolor="black [3213]" strokeweight="1pt">
                <v:stroke joinstyle="miter"/>
                <v:path arrowok="t" o:connecttype="custom" o:connectlocs="0,75740;130599,199;256174,95885;391795,199" o:connectangles="0,0,0,0"/>
                <w10:wrap anchorx="margin"/>
              </v:shape>
            </w:pict>
          </mc:Fallback>
        </mc:AlternateContent>
      </w:r>
      <w:r w:rsidRPr="008C3D75">
        <w:rPr>
          <w:noProof/>
          <w:color w:val="000000"/>
          <w:lang w:val="en-US" w:eastAsia="en-US"/>
          <w:rPrChange w:id="1209" w:author="admin" w:date="2018-06-18T11:14:00Z">
            <w:rPr>
              <w:noProof/>
              <w:color w:val="000000"/>
              <w:lang w:val="en-US" w:eastAsia="en-US"/>
            </w:rPr>
          </w:rPrChange>
        </w:rPr>
        <mc:AlternateContent>
          <mc:Choice Requires="wps">
            <w:drawing>
              <wp:anchor distT="0" distB="0" distL="114300" distR="114300" simplePos="0" relativeHeight="251724800" behindDoc="0" locked="0" layoutInCell="1" allowOverlap="1" wp14:anchorId="26A94863" wp14:editId="474AB94F">
                <wp:simplePos x="0" y="0"/>
                <wp:positionH relativeFrom="margin">
                  <wp:posOffset>2940050</wp:posOffset>
                </wp:positionH>
                <wp:positionV relativeFrom="paragraph">
                  <wp:posOffset>165100</wp:posOffset>
                </wp:positionV>
                <wp:extent cx="1503045" cy="5080"/>
                <wp:effectExtent l="0" t="0" r="20955" b="33020"/>
                <wp:wrapNone/>
                <wp:docPr id="67" name="Rovná spojnica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6913A" id="Rovná spojnica 67" o:spid="_x0000_s1026" style="position:absolute;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13pt" to="349.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" strokecolor="black [3213]" strokeweight="1pt">
                <v:stroke joinstyle="miter"/>
                <o:lock v:ext="edit" shapetype="f"/>
                <w10:wrap anchorx="margin"/>
              </v:line>
            </w:pict>
          </mc:Fallback>
        </mc:AlternateContent>
      </w:r>
      <w:r w:rsidRPr="008C3D75">
        <w:rPr>
          <w:noProof/>
          <w:color w:val="000000"/>
          <w:lang w:val="en-US" w:eastAsia="en-US"/>
          <w:rPrChange w:id="1210" w:author="admin" w:date="2018-06-18T11:14:00Z">
            <w:rPr>
              <w:noProof/>
              <w:color w:val="000000"/>
              <w:lang w:val="en-US" w:eastAsia="en-US"/>
            </w:rPr>
          </w:rPrChange>
        </w:rPr>
        <mc:AlternateContent>
          <mc:Choice Requires="wps">
            <w:drawing>
              <wp:anchor distT="0" distB="0" distL="114299" distR="114299" simplePos="0" relativeHeight="251749376" behindDoc="0" locked="0" layoutInCell="1" allowOverlap="1" wp14:anchorId="18B3E025" wp14:editId="47AABA1E">
                <wp:simplePos x="0" y="0"/>
                <wp:positionH relativeFrom="column">
                  <wp:posOffset>4454524</wp:posOffset>
                </wp:positionH>
                <wp:positionV relativeFrom="paragraph">
                  <wp:posOffset>164465</wp:posOffset>
                </wp:positionV>
                <wp:extent cx="0" cy="1495425"/>
                <wp:effectExtent l="38100" t="0" r="57150" b="47625"/>
                <wp:wrapNone/>
                <wp:docPr id="74" name="Rovná spojnica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916A49" id="Rovná spojnica 74"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0.75pt,12.95pt" to="350.7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" strokecolor="black [3213]" strokeweight="1pt">
                <v:stroke endarrow="oval" joinstyle="miter" endcap="round"/>
                <o:lock v:ext="edit" shapetype="f"/>
              </v:line>
            </w:pict>
          </mc:Fallback>
        </mc:AlternateContent>
      </w:r>
      <w:r w:rsidRPr="008C3D75">
        <w:rPr>
          <w:noProof/>
          <w:color w:val="000000"/>
          <w:lang w:val="en-US" w:eastAsia="en-US"/>
          <w:rPrChange w:id="1211" w:author="admin" w:date="2018-06-18T11:14:00Z">
            <w:rPr>
              <w:noProof/>
              <w:color w:val="000000"/>
              <w:lang w:val="en-US" w:eastAsia="en-US"/>
            </w:rPr>
          </w:rPrChange>
        </w:rPr>
        <mc:AlternateContent>
          <mc:Choice Requires="wps">
            <w:drawing>
              <wp:anchor distT="0" distB="0" distL="114299" distR="114299" simplePos="0" relativeHeight="251746304" behindDoc="0" locked="0" layoutInCell="1" allowOverlap="1" wp14:anchorId="7BB2E018" wp14:editId="184BF8B3">
                <wp:simplePos x="0" y="0"/>
                <wp:positionH relativeFrom="column">
                  <wp:posOffset>930274</wp:posOffset>
                </wp:positionH>
                <wp:positionV relativeFrom="paragraph">
                  <wp:posOffset>164465</wp:posOffset>
                </wp:positionV>
                <wp:extent cx="0" cy="1495425"/>
                <wp:effectExtent l="38100" t="0" r="57150" b="47625"/>
                <wp:wrapNone/>
                <wp:docPr id="71" name="Rovná spojnica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ECB6D0" id="Rovná spojnica 71" o:spid="_x0000_s1026" style="position:absolute;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3.25pt,12.95pt" to="73.2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" strokecolor="black [3213]" strokeweight="1pt">
                <v:stroke endarrow="oval" joinstyle="miter" endcap="round"/>
                <o:lock v:ext="edit" shapetype="f"/>
              </v:line>
            </w:pict>
          </mc:Fallback>
        </mc:AlternateContent>
      </w:r>
    </w:p>
    <w:p w14:paraId="45E24F00" w14:textId="77777777" w:rsidR="00BD7167" w:rsidRPr="004453DF" w:rsidRDefault="00BD7167" w:rsidP="00BD7167">
      <w:pPr>
        <w:rPr>
          <w:color w:val="000000"/>
        </w:rPr>
      </w:pPr>
    </w:p>
    <w:p w14:paraId="15FD8B91" w14:textId="77777777" w:rsidR="00BD7167" w:rsidRPr="008C3D75" w:rsidRDefault="00BD7167" w:rsidP="00BD7167">
      <w:pPr>
        <w:rPr>
          <w:color w:val="000000"/>
        </w:rPr>
      </w:pPr>
      <w:r w:rsidRPr="008C3D75">
        <w:rPr>
          <w:noProof/>
          <w:color w:val="000000"/>
          <w:lang w:val="en-US" w:eastAsia="en-US"/>
        </w:rPr>
        <mc:AlternateContent>
          <mc:Choice Requires="wps">
            <w:drawing>
              <wp:anchor distT="45720" distB="45720" distL="114300" distR="114300" simplePos="0" relativeHeight="251727872" behindDoc="0" locked="0" layoutInCell="1" allowOverlap="1" wp14:anchorId="3590A7CC" wp14:editId="0981FC81">
                <wp:simplePos x="0" y="0"/>
                <wp:positionH relativeFrom="margin">
                  <wp:posOffset>2440305</wp:posOffset>
                </wp:positionH>
                <wp:positionV relativeFrom="paragraph">
                  <wp:posOffset>139065</wp:posOffset>
                </wp:positionV>
                <wp:extent cx="409575" cy="285750"/>
                <wp:effectExtent l="0" t="0" r="9525" b="0"/>
                <wp:wrapSquare wrapText="bothSides"/>
                <wp:docPr id="6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98E19E4" w14:textId="77777777" w:rsidR="004453DF" w:rsidRPr="007B44BE" w:rsidRDefault="004453DF"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4453DF" w:rsidRPr="007B44BE" w:rsidRDefault="004453DF"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0A7CC" id="_x0000_s1027" type="#_x0000_t202" style="position:absolute;left:0;text-align:left;margin-left:192.15pt;margin-top:10.95pt;width:32.25pt;height:22.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srKgIAACc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" stroked="f">
                <v:textbox>
                  <w:txbxContent>
                    <w:p w14:paraId="798E19E4" w14:textId="77777777" w:rsidR="004453DF" w:rsidRPr="007B44BE" w:rsidRDefault="004453DF"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4453DF" w:rsidRPr="007B44BE" w:rsidRDefault="004453DF" w:rsidP="00BD7167">
                      <w:pPr>
                        <w:rPr>
                          <w:rFonts w:eastAsiaTheme="minorEastAsia" w:cstheme="minorBidi"/>
                          <w:color w:val="000000"/>
                          <w:szCs w:val="24"/>
                        </w:rPr>
                      </w:pPr>
                    </w:p>
                  </w:txbxContent>
                </v:textbox>
                <w10:wrap type="square" anchorx="margin"/>
              </v:shape>
            </w:pict>
          </mc:Fallback>
        </mc:AlternateContent>
      </w:r>
      <w:r w:rsidRPr="008C3D75">
        <w:rPr>
          <w:noProof/>
          <w:color w:val="000000"/>
          <w:lang w:val="en-US" w:eastAsia="en-US"/>
          <w:rPrChange w:id="1212" w:author="admin" w:date="2018-06-18T11:14:00Z">
            <w:rPr>
              <w:noProof/>
              <w:color w:val="000000"/>
              <w:lang w:val="en-US" w:eastAsia="en-US"/>
            </w:rPr>
          </w:rPrChange>
        </w:rPr>
        <mc:AlternateContent>
          <mc:Choice Requires="wps">
            <w:drawing>
              <wp:anchor distT="0" distB="0" distL="114300" distR="114300" simplePos="0" relativeHeight="251744256" behindDoc="0" locked="0" layoutInCell="1" allowOverlap="1" wp14:anchorId="5AC0879A" wp14:editId="271EF544">
                <wp:simplePos x="0" y="0"/>
                <wp:positionH relativeFrom="margin">
                  <wp:align>center</wp:align>
                </wp:positionH>
                <wp:positionV relativeFrom="paragraph">
                  <wp:posOffset>34925</wp:posOffset>
                </wp:positionV>
                <wp:extent cx="488950" cy="488950"/>
                <wp:effectExtent l="0" t="0" r="25400" b="25400"/>
                <wp:wrapNone/>
                <wp:docPr id="53" name="Ová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0" cy="488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BE47DEE" id="Ovál 53" o:spid="_x0000_s1026" style="position:absolute;margin-left:0;margin-top:2.75pt;width:38.5pt;height:38.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" filled="f" strokecolor="black [3213]" strokeweight="1pt">
                <v:stroke joinstyle="miter"/>
                <v:path arrowok="t"/>
                <w10:wrap anchorx="margin"/>
              </v:oval>
            </w:pict>
          </mc:Fallback>
        </mc:AlternateContent>
      </w:r>
    </w:p>
    <w:p w14:paraId="3AE007FA" w14:textId="77777777" w:rsidR="00BD7167" w:rsidRPr="008C3D75" w:rsidRDefault="00BD7167" w:rsidP="00BD7167">
      <w:pPr>
        <w:rPr>
          <w:color w:val="000000"/>
        </w:rPr>
      </w:pPr>
      <w:r w:rsidRPr="008C3D75">
        <w:rPr>
          <w:noProof/>
          <w:color w:val="000000"/>
          <w:lang w:val="en-US" w:eastAsia="en-US"/>
        </w:rPr>
        <mc:AlternateContent>
          <mc:Choice Requires="wps">
            <w:drawing>
              <wp:anchor distT="4294967295" distB="4294967295" distL="114300" distR="114300" simplePos="0" relativeHeight="251751424" behindDoc="0" locked="0" layoutInCell="1" allowOverlap="1" wp14:anchorId="69B3EEC4" wp14:editId="36DBD6D4">
                <wp:simplePos x="0" y="0"/>
                <wp:positionH relativeFrom="margin">
                  <wp:posOffset>2950210</wp:posOffset>
                </wp:positionH>
                <wp:positionV relativeFrom="paragraph">
                  <wp:posOffset>4444</wp:posOffset>
                </wp:positionV>
                <wp:extent cx="1195705" cy="0"/>
                <wp:effectExtent l="0" t="0" r="23495" b="19050"/>
                <wp:wrapNone/>
                <wp:docPr id="77" name="Rovná spojnica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C5D250" id="Rovná spojnica 77" o:spid="_x0000_s1026" style="position:absolute;z-index:2517514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2.3pt,.35pt" to="326.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" strokecolor="black [3213]" strokeweight="1pt">
                <v:stroke joinstyle="miter"/>
                <o:lock v:ext="edit" shapetype="f"/>
                <w10:wrap anchorx="margin"/>
              </v:line>
            </w:pict>
          </mc:Fallback>
        </mc:AlternateContent>
      </w:r>
      <w:r w:rsidRPr="008C3D75">
        <w:rPr>
          <w:noProof/>
          <w:color w:val="000000"/>
          <w:lang w:val="en-US" w:eastAsia="en-US"/>
          <w:rPrChange w:id="1213" w:author="admin" w:date="2018-06-18T11:14:00Z">
            <w:rPr>
              <w:noProof/>
              <w:color w:val="000000"/>
              <w:lang w:val="en-US" w:eastAsia="en-US"/>
            </w:rPr>
          </w:rPrChange>
        </w:rPr>
        <mc:AlternateContent>
          <mc:Choice Requires="wps">
            <w:drawing>
              <wp:anchor distT="4294967295" distB="4294967295" distL="114300" distR="114300" simplePos="0" relativeHeight="251726848" behindDoc="0" locked="0" layoutInCell="1" allowOverlap="1" wp14:anchorId="2ACD65FF" wp14:editId="24CEBF74">
                <wp:simplePos x="0" y="0"/>
                <wp:positionH relativeFrom="margin">
                  <wp:posOffset>1244600</wp:posOffset>
                </wp:positionH>
                <wp:positionV relativeFrom="paragraph">
                  <wp:posOffset>5079</wp:posOffset>
                </wp:positionV>
                <wp:extent cx="1195705" cy="0"/>
                <wp:effectExtent l="0" t="0" r="23495" b="19050"/>
                <wp:wrapNone/>
                <wp:docPr id="66" name="Rovná spojnica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B9C04" id="Rovná spojnica 66" o:spid="_x0000_s1026" style="position:absolute;z-index:2517268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98pt,.4pt" to="192.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" strokecolor="black [3213]" strokeweight="1pt">
                <v:stroke joinstyle="miter"/>
                <o:lock v:ext="edit" shapetype="f"/>
                <w10:wrap anchorx="margin"/>
              </v:line>
            </w:pict>
          </mc:Fallback>
        </mc:AlternateContent>
      </w:r>
      <w:r w:rsidRPr="008C3D75">
        <w:rPr>
          <w:noProof/>
          <w:color w:val="000000"/>
          <w:lang w:val="en-US" w:eastAsia="en-US"/>
          <w:rPrChange w:id="1214" w:author="admin" w:date="2018-06-18T11:14:00Z">
            <w:rPr>
              <w:noProof/>
              <w:color w:val="000000"/>
              <w:lang w:val="en-US" w:eastAsia="en-US"/>
            </w:rPr>
          </w:rPrChange>
        </w:rPr>
        <mc:AlternateContent>
          <mc:Choice Requires="wps">
            <w:drawing>
              <wp:anchor distT="0" distB="0" distL="114299" distR="114299" simplePos="0" relativeHeight="251748352" behindDoc="0" locked="0" layoutInCell="1" allowOverlap="1" wp14:anchorId="2A939A7C" wp14:editId="7B9A5C9D">
                <wp:simplePos x="0" y="0"/>
                <wp:positionH relativeFrom="column">
                  <wp:posOffset>4144644</wp:posOffset>
                </wp:positionH>
                <wp:positionV relativeFrom="paragraph">
                  <wp:posOffset>16510</wp:posOffset>
                </wp:positionV>
                <wp:extent cx="0" cy="855345"/>
                <wp:effectExtent l="38100" t="0" r="57150" b="59055"/>
                <wp:wrapNone/>
                <wp:docPr id="73" name="Rovná spojnic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5F5ED" id="Rovná spojnica 73" o:spid="_x0000_s1026" style="position:absolute;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6.35pt,1.3pt" to="326.3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" strokecolor="black [3213]" strokeweight="1pt">
                <v:stroke endarrow="oval" joinstyle="miter" endcap="round"/>
                <o:lock v:ext="edit" shapetype="f"/>
              </v:line>
            </w:pict>
          </mc:Fallback>
        </mc:AlternateContent>
      </w:r>
      <w:r w:rsidRPr="008C3D75">
        <w:rPr>
          <w:noProof/>
          <w:color w:val="000000"/>
          <w:lang w:val="en-US" w:eastAsia="en-US"/>
          <w:rPrChange w:id="1215" w:author="admin" w:date="2018-06-18T11:14:00Z">
            <w:rPr>
              <w:noProof/>
              <w:color w:val="000000"/>
              <w:lang w:val="en-US" w:eastAsia="en-US"/>
            </w:rPr>
          </w:rPrChange>
        </w:rPr>
        <mc:AlternateContent>
          <mc:Choice Requires="wps">
            <w:drawing>
              <wp:anchor distT="0" distB="0" distL="114299" distR="114299" simplePos="0" relativeHeight="251747328" behindDoc="0" locked="0" layoutInCell="1" allowOverlap="1" wp14:anchorId="6BDFDD82" wp14:editId="0641A26A">
                <wp:simplePos x="0" y="0"/>
                <wp:positionH relativeFrom="column">
                  <wp:posOffset>1249679</wp:posOffset>
                </wp:positionH>
                <wp:positionV relativeFrom="paragraph">
                  <wp:posOffset>11430</wp:posOffset>
                </wp:positionV>
                <wp:extent cx="0" cy="855345"/>
                <wp:effectExtent l="38100" t="0" r="57150" b="59055"/>
                <wp:wrapNone/>
                <wp:docPr id="72" name="Rovná spojnic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809BE" id="Rovná spojnica 72" o:spid="_x0000_s1026" style="position:absolute;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8.4pt,.9pt" to="98.4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" strokecolor="black [3213]" strokeweight="1pt">
                <v:stroke endarrow="oval" joinstyle="miter" endcap="round"/>
                <o:lock v:ext="edit" shapetype="f"/>
              </v:line>
            </w:pict>
          </mc:Fallback>
        </mc:AlternateContent>
      </w:r>
    </w:p>
    <w:p w14:paraId="3F9ED48B" w14:textId="77777777" w:rsidR="00BD7167" w:rsidRPr="008C3D75" w:rsidRDefault="00BD7167" w:rsidP="00BD7167">
      <w:pPr>
        <w:rPr>
          <w:color w:val="000000"/>
        </w:rPr>
      </w:pPr>
      <w:r w:rsidRPr="008C3D75">
        <w:rPr>
          <w:noProof/>
          <w:color w:val="000000"/>
          <w:lang w:val="en-US" w:eastAsia="en-US"/>
        </w:rPr>
        <mc:AlternateContent>
          <mc:Choice Requires="wps">
            <w:drawing>
              <wp:anchor distT="45720" distB="45720" distL="114300" distR="114300" simplePos="0" relativeHeight="251755520" behindDoc="0" locked="0" layoutInCell="1" allowOverlap="1" wp14:anchorId="1F007C6D" wp14:editId="70B212BF">
                <wp:simplePos x="0" y="0"/>
                <wp:positionH relativeFrom="margin">
                  <wp:posOffset>2454910</wp:posOffset>
                </wp:positionH>
                <wp:positionV relativeFrom="paragraph">
                  <wp:posOffset>56515</wp:posOffset>
                </wp:positionV>
                <wp:extent cx="409575" cy="285750"/>
                <wp:effectExtent l="0" t="0" r="9525" b="0"/>
                <wp:wrapSquare wrapText="bothSides"/>
                <wp:docPr id="8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2E0FC683" w14:textId="77777777" w:rsidR="004453DF" w:rsidRPr="007B44BE" w:rsidRDefault="004453DF" w:rsidP="00BD7167">
                            <w:pPr>
                              <w:rPr>
                                <w:color w:val="000000"/>
                                <w:szCs w:val="24"/>
                              </w:rPr>
                            </w:pPr>
                            <m:oMathPara>
                              <m:oMath>
                                <m:r>
                                  <w:rPr>
                                    <w:rFonts w:ascii="Cambria Math" w:hAnsi="Cambria Math"/>
                                    <w:color w:val="000000"/>
                                    <w:szCs w:val="24"/>
                                  </w:rPr>
                                  <m:t>Z(t)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C6D" id="_x0000_s1028" type="#_x0000_t202" style="position:absolute;left:0;text-align:left;margin-left:193.3pt;margin-top:4.45pt;width:32.25pt;height:22.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" stroked="f">
                <v:textbox>
                  <w:txbxContent>
                    <w:p w14:paraId="2E0FC683" w14:textId="77777777" w:rsidR="004453DF" w:rsidRPr="007B44BE" w:rsidRDefault="004453DF" w:rsidP="00BD7167">
                      <w:pPr>
                        <w:rPr>
                          <w:color w:val="000000"/>
                          <w:szCs w:val="24"/>
                        </w:rPr>
                      </w:pPr>
                      <m:oMathPara>
                        <m:oMath>
                          <m:r>
                            <w:rPr>
                              <w:rFonts w:ascii="Cambria Math" w:hAnsi="Cambria Math"/>
                              <w:color w:val="000000"/>
                              <w:szCs w:val="24"/>
                            </w:rPr>
                            <m:t>Z(t)</m:t>
                          </m:r>
                        </m:oMath>
                      </m:oMathPara>
                    </w:p>
                  </w:txbxContent>
                </v:textbox>
                <w10:wrap type="square" anchorx="margin"/>
              </v:shape>
            </w:pict>
          </mc:Fallback>
        </mc:AlternateContent>
      </w:r>
      <w:r w:rsidRPr="008C3D75">
        <w:rPr>
          <w:noProof/>
          <w:color w:val="000000"/>
          <w:lang w:val="en-US" w:eastAsia="en-US"/>
          <w:rPrChange w:id="1216" w:author="admin" w:date="2018-06-18T11:14:00Z">
            <w:rPr>
              <w:noProof/>
              <w:color w:val="000000"/>
              <w:lang w:val="en-US" w:eastAsia="en-US"/>
            </w:rPr>
          </w:rPrChange>
        </w:rPr>
        <mc:AlternateContent>
          <mc:Choice Requires="wps">
            <w:drawing>
              <wp:anchor distT="0" distB="0" distL="114300" distR="114300" simplePos="0" relativeHeight="251754496" behindDoc="0" locked="0" layoutInCell="1" allowOverlap="1" wp14:anchorId="7A862F94" wp14:editId="08DC4D43">
                <wp:simplePos x="0" y="0"/>
                <wp:positionH relativeFrom="margin">
                  <wp:align>center</wp:align>
                </wp:positionH>
                <wp:positionV relativeFrom="paragraph">
                  <wp:posOffset>191135</wp:posOffset>
                </wp:positionV>
                <wp:extent cx="2329815" cy="2448560"/>
                <wp:effectExtent l="0" t="0" r="13335" b="27940"/>
                <wp:wrapNone/>
                <wp:docPr id="80" name="Obdĺžnik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9815" cy="244856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54B4F" id="Obdĺžnik 80" o:spid="_x0000_s1026" style="position:absolute;margin-left:0;margin-top:15.05pt;width:183.45pt;height:192.8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" filled="f" strokecolor="black [3213]" strokeweight="1pt">
                <v:stroke dashstyle="dash"/>
                <v:path arrowok="t"/>
                <w10:wrap anchorx="margin"/>
              </v:rect>
            </w:pict>
          </mc:Fallback>
        </mc:AlternateContent>
      </w:r>
    </w:p>
    <w:p w14:paraId="4B4CA05A" w14:textId="77777777" w:rsidR="00BD7167" w:rsidRPr="008C3D75" w:rsidRDefault="00BD7167" w:rsidP="00BD7167">
      <w:pPr>
        <w:rPr>
          <w:color w:val="000000"/>
        </w:rPr>
      </w:pPr>
      <w:r w:rsidRPr="008C3D75">
        <w:rPr>
          <w:noProof/>
          <w:color w:val="000000"/>
          <w:lang w:val="en-US" w:eastAsia="en-US"/>
        </w:rPr>
        <mc:AlternateContent>
          <mc:Choice Requires="wps">
            <w:drawing>
              <wp:anchor distT="45720" distB="45720" distL="114300" distR="114300" simplePos="0" relativeHeight="251728896" behindDoc="0" locked="0" layoutInCell="1" allowOverlap="1" wp14:anchorId="068CA6A3" wp14:editId="5CE15D88">
                <wp:simplePos x="0" y="0"/>
                <wp:positionH relativeFrom="margin">
                  <wp:align>center</wp:align>
                </wp:positionH>
                <wp:positionV relativeFrom="paragraph">
                  <wp:posOffset>7620</wp:posOffset>
                </wp:positionV>
                <wp:extent cx="597535" cy="285750"/>
                <wp:effectExtent l="0" t="0" r="0" b="0"/>
                <wp:wrapSquare wrapText="bothSides"/>
                <wp:docPr id="6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85750"/>
                        </a:xfrm>
                        <a:prstGeom prst="rect">
                          <a:avLst/>
                        </a:prstGeom>
                        <a:solidFill>
                          <a:srgbClr val="FFFFFF"/>
                        </a:solidFill>
                        <a:ln w="9525">
                          <a:noFill/>
                          <a:miter lim="800000"/>
                          <a:headEnd/>
                          <a:tailEnd/>
                        </a:ln>
                      </wps:spPr>
                      <wps:txbx>
                        <w:txbxContent>
                          <w:p w14:paraId="4E5E196E" w14:textId="77777777" w:rsidR="004453DF" w:rsidRPr="007B44BE" w:rsidRDefault="004453DF"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A6A3" id="_x0000_s1029" type="#_x0000_t202" style="position:absolute;left:0;text-align:left;margin-left:0;margin-top:.6pt;width:47.05pt;height:22.5pt;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" stroked="f">
                <v:textbox>
                  <w:txbxContent>
                    <w:p w14:paraId="4E5E196E" w14:textId="77777777" w:rsidR="004453DF" w:rsidRPr="007B44BE" w:rsidRDefault="004453DF"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v:textbox>
                <w10:wrap type="square" anchorx="margin"/>
              </v:shape>
            </w:pict>
          </mc:Fallback>
        </mc:AlternateContent>
      </w:r>
    </w:p>
    <w:p w14:paraId="55B07DF4" w14:textId="77777777" w:rsidR="00BD7167" w:rsidRPr="008C3D75" w:rsidRDefault="00BD7167" w:rsidP="00BD7167">
      <w:pPr>
        <w:rPr>
          <w:color w:val="000000"/>
        </w:rPr>
      </w:pPr>
      <w:r w:rsidRPr="008C3D75">
        <w:rPr>
          <w:noProof/>
          <w:color w:val="000000"/>
          <w:lang w:val="en-US" w:eastAsia="en-US"/>
        </w:rPr>
        <mc:AlternateContent>
          <mc:Choice Requires="wps">
            <w:drawing>
              <wp:anchor distT="0" distB="0" distL="114300" distR="114300" simplePos="0" relativeHeight="251736064" behindDoc="0" locked="0" layoutInCell="1" allowOverlap="1" wp14:anchorId="4CCE0B96" wp14:editId="179F69E3">
                <wp:simplePos x="0" y="0"/>
                <wp:positionH relativeFrom="column">
                  <wp:posOffset>1967865</wp:posOffset>
                </wp:positionH>
                <wp:positionV relativeFrom="paragraph">
                  <wp:posOffset>78740</wp:posOffset>
                </wp:positionV>
                <wp:extent cx="11430" cy="1558290"/>
                <wp:effectExtent l="0" t="0" r="26670" b="22860"/>
                <wp:wrapNone/>
                <wp:docPr id="48" name="Rovná spojnica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30660" id="Rovná spojnica 4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6.2pt" to="155.8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" strokecolor="black [3213]" strokeweight="1pt">
                <v:stroke joinstyle="miter"/>
                <o:lock v:ext="edit" shapetype="f"/>
              </v:line>
            </w:pict>
          </mc:Fallback>
        </mc:AlternateContent>
      </w:r>
      <w:r w:rsidRPr="008C3D75">
        <w:rPr>
          <w:noProof/>
          <w:color w:val="000000"/>
          <w:lang w:val="en-US" w:eastAsia="en-US"/>
          <w:rPrChange w:id="1217" w:author="admin" w:date="2018-06-18T11:14:00Z">
            <w:rPr>
              <w:noProof/>
              <w:color w:val="000000"/>
              <w:lang w:val="en-US" w:eastAsia="en-US"/>
            </w:rPr>
          </w:rPrChange>
        </w:rPr>
        <mc:AlternateContent>
          <mc:Choice Requires="wps">
            <w:drawing>
              <wp:anchor distT="0" distB="0" distL="114299" distR="114299" simplePos="0" relativeHeight="251737088" behindDoc="0" locked="0" layoutInCell="1" allowOverlap="1" wp14:anchorId="59ADEE9F" wp14:editId="00A83CB5">
                <wp:simplePos x="0" y="0"/>
                <wp:positionH relativeFrom="column">
                  <wp:posOffset>3399154</wp:posOffset>
                </wp:positionH>
                <wp:positionV relativeFrom="paragraph">
                  <wp:posOffset>78740</wp:posOffset>
                </wp:positionV>
                <wp:extent cx="0" cy="1558290"/>
                <wp:effectExtent l="0" t="0" r="19050" b="22860"/>
                <wp:wrapNone/>
                <wp:docPr id="50" name="Rovná spojnic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998E9" id="Rovná spojnica 50" o:spid="_x0000_s1026" style="position:absolute;flip:y;z-index:251737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7.65pt,6.2pt" to="267.6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" strokecolor="black [3213]" strokeweight="1pt">
                <v:stroke joinstyle="miter"/>
                <o:lock v:ext="edit" shapetype="f"/>
              </v:line>
            </w:pict>
          </mc:Fallback>
        </mc:AlternateContent>
      </w:r>
      <w:r w:rsidRPr="008C3D75">
        <w:rPr>
          <w:noProof/>
          <w:color w:val="000000"/>
          <w:lang w:val="en-US" w:eastAsia="en-US"/>
          <w:rPrChange w:id="1218" w:author="admin" w:date="2018-06-18T11:14:00Z">
            <w:rPr>
              <w:noProof/>
              <w:color w:val="000000"/>
              <w:lang w:val="en-US" w:eastAsia="en-US"/>
            </w:rPr>
          </w:rPrChange>
        </w:rPr>
        <mc:AlternateContent>
          <mc:Choice Requires="wps">
            <w:drawing>
              <wp:anchor distT="4294967295" distB="4294967295" distL="114300" distR="114300" simplePos="0" relativeHeight="251734016" behindDoc="0" locked="0" layoutInCell="1" allowOverlap="1" wp14:anchorId="512D914B" wp14:editId="5C2BC429">
                <wp:simplePos x="0" y="0"/>
                <wp:positionH relativeFrom="margin">
                  <wp:align>center</wp:align>
                </wp:positionH>
                <wp:positionV relativeFrom="paragraph">
                  <wp:posOffset>81279</wp:posOffset>
                </wp:positionV>
                <wp:extent cx="3513455" cy="0"/>
                <wp:effectExtent l="0" t="0" r="29845" b="19050"/>
                <wp:wrapNone/>
                <wp:docPr id="46" name="Rovná spojnica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345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7E921" id="Rovná spojnica 46" o:spid="_x0000_s1026" style="position:absolute;z-index:25173401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6.4pt" to="276.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" strokecolor="black [3213]" strokeweight="1pt">
                <v:stroke joinstyle="miter"/>
                <o:lock v:ext="edit" shapetype="f"/>
                <w10:wrap anchorx="margin"/>
              </v:line>
            </w:pict>
          </mc:Fallback>
        </mc:AlternateContent>
      </w:r>
      <w:r w:rsidRPr="008C3D75">
        <w:rPr>
          <w:noProof/>
          <w:color w:val="000000"/>
          <w:lang w:val="en-US" w:eastAsia="en-US"/>
          <w:rPrChange w:id="1219" w:author="admin" w:date="2018-06-18T11:14:00Z">
            <w:rPr>
              <w:noProof/>
              <w:color w:val="000000"/>
              <w:lang w:val="en-US" w:eastAsia="en-US"/>
            </w:rPr>
          </w:rPrChange>
        </w:rPr>
        <mc:AlternateContent>
          <mc:Choice Requires="wps">
            <w:drawing>
              <wp:anchor distT="0" distB="0" distL="114300" distR="114300" simplePos="0" relativeHeight="251735040" behindDoc="0" locked="0" layoutInCell="1" allowOverlap="1" wp14:anchorId="16113D00" wp14:editId="2E5DF641">
                <wp:simplePos x="0" y="0"/>
                <wp:positionH relativeFrom="margin">
                  <wp:align>center</wp:align>
                </wp:positionH>
                <wp:positionV relativeFrom="paragraph">
                  <wp:posOffset>10795</wp:posOffset>
                </wp:positionV>
                <wp:extent cx="604520" cy="151130"/>
                <wp:effectExtent l="0" t="0" r="24130" b="20320"/>
                <wp:wrapNone/>
                <wp:docPr id="45" name="Obdĺžnik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 cy="151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4B32D" id="Obdĺžnik 45" o:spid="_x0000_s1026" style="position:absolute;margin-left:0;margin-top:.85pt;width:47.6pt;height:11.9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" fillcolor="white [3212]" strokecolor="black [3213]" strokeweight="1pt">
                <v:path arrowok="t"/>
                <w10:wrap anchorx="margin"/>
              </v:rect>
            </w:pict>
          </mc:Fallback>
        </mc:AlternateContent>
      </w:r>
    </w:p>
    <w:p w14:paraId="6EDCCAA3" w14:textId="77777777" w:rsidR="00BD7167" w:rsidRPr="008C3D75" w:rsidRDefault="00BD7167" w:rsidP="00BD7167">
      <w:pPr>
        <w:rPr>
          <w:color w:val="000000"/>
        </w:rPr>
      </w:pPr>
      <w:r w:rsidRPr="008C3D75">
        <w:rPr>
          <w:noProof/>
          <w:color w:val="000000"/>
          <w:lang w:val="en-US" w:eastAsia="en-US"/>
        </w:rPr>
        <mc:AlternateContent>
          <mc:Choice Requires="wps">
            <w:drawing>
              <wp:anchor distT="45720" distB="45720" distL="114300" distR="114300" simplePos="0" relativeHeight="251753472" behindDoc="0" locked="0" layoutInCell="1" allowOverlap="1" wp14:anchorId="65BCD981" wp14:editId="18F1050E">
                <wp:simplePos x="0" y="0"/>
                <wp:positionH relativeFrom="margin">
                  <wp:posOffset>2449830</wp:posOffset>
                </wp:positionH>
                <wp:positionV relativeFrom="paragraph">
                  <wp:posOffset>71755</wp:posOffset>
                </wp:positionV>
                <wp:extent cx="409575" cy="285750"/>
                <wp:effectExtent l="0" t="0" r="9525" b="0"/>
                <wp:wrapSquare wrapText="bothSides"/>
                <wp:docPr id="7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8043DEA" w14:textId="77777777" w:rsidR="004453DF" w:rsidRPr="007B44BE" w:rsidRDefault="00292E5D"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981" id="_x0000_s1030" type="#_x0000_t202" style="position:absolute;left:0;text-align:left;margin-left:192.9pt;margin-top:5.65pt;width:32.25pt;height:22.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YCKgIAACc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" stroked="f">
                <v:textbox>
                  <w:txbxContent>
                    <w:p w14:paraId="78043DEA" w14:textId="77777777" w:rsidR="004453DF" w:rsidRPr="007B44BE" w:rsidRDefault="00292E5D"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v:textbox>
                <w10:wrap type="square" anchorx="margin"/>
              </v:shape>
            </w:pict>
          </mc:Fallback>
        </mc:AlternateContent>
      </w:r>
      <w:r w:rsidRPr="008C3D75">
        <w:rPr>
          <w:noProof/>
          <w:color w:val="000000"/>
          <w:lang w:val="en-US" w:eastAsia="en-US"/>
          <w:rPrChange w:id="1220" w:author="admin" w:date="2018-06-18T11:14:00Z">
            <w:rPr>
              <w:noProof/>
              <w:color w:val="000000"/>
              <w:lang w:val="en-US" w:eastAsia="en-US"/>
            </w:rPr>
          </w:rPrChange>
        </w:rPr>
        <mc:AlternateContent>
          <mc:Choice Requires="wps">
            <w:drawing>
              <wp:anchor distT="0" distB="0" distL="114300" distR="114300" simplePos="0" relativeHeight="251752448" behindDoc="0" locked="0" layoutInCell="1" allowOverlap="1" wp14:anchorId="715B9FBB" wp14:editId="630BCB3B">
                <wp:simplePos x="0" y="0"/>
                <wp:positionH relativeFrom="column">
                  <wp:posOffset>1800860</wp:posOffset>
                </wp:positionH>
                <wp:positionV relativeFrom="paragraph">
                  <wp:posOffset>245110</wp:posOffset>
                </wp:positionV>
                <wp:extent cx="1749425" cy="1415415"/>
                <wp:effectExtent l="0" t="0" r="22225" b="13335"/>
                <wp:wrapNone/>
                <wp:docPr id="78" name="Obdĺžnik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9425" cy="141541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5A67FE6" id="Obdĺžnik 78" o:spid="_x0000_s1026" style="position:absolute;margin-left:141.8pt;margin-top:19.3pt;width:137.75pt;height:11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" filled="f" strokecolor="black [3213]" strokeweight="1pt">
                <v:stroke dashstyle="dash"/>
                <v:path arrowok="t"/>
              </v:rect>
            </w:pict>
          </mc:Fallback>
        </mc:AlternateContent>
      </w:r>
    </w:p>
    <w:p w14:paraId="2756B69E" w14:textId="77777777" w:rsidR="00BD7167" w:rsidRPr="008C3D75" w:rsidRDefault="00BD7167" w:rsidP="00BD7167">
      <w:pPr>
        <w:rPr>
          <w:color w:val="000000"/>
        </w:rPr>
      </w:pPr>
      <w:r w:rsidRPr="008C3D75">
        <w:rPr>
          <w:noProof/>
          <w:color w:val="000000"/>
          <w:lang w:val="en-US" w:eastAsia="en-US"/>
        </w:rPr>
        <mc:AlternateContent>
          <mc:Choice Requires="wps">
            <w:drawing>
              <wp:anchor distT="45720" distB="45720" distL="114300" distR="114300" simplePos="0" relativeHeight="251730944" behindDoc="0" locked="0" layoutInCell="1" allowOverlap="1" wp14:anchorId="568091D7" wp14:editId="1D67C52A">
                <wp:simplePos x="0" y="0"/>
                <wp:positionH relativeFrom="margin">
                  <wp:posOffset>2490470</wp:posOffset>
                </wp:positionH>
                <wp:positionV relativeFrom="paragraph">
                  <wp:posOffset>407670</wp:posOffset>
                </wp:positionV>
                <wp:extent cx="409575" cy="285750"/>
                <wp:effectExtent l="0" t="0" r="9525" b="0"/>
                <wp:wrapSquare wrapText="bothSides"/>
                <wp:docPr id="5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E6AEFFB" w14:textId="77777777" w:rsidR="004453DF" w:rsidRPr="007B44BE" w:rsidRDefault="00292E5D"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091D7" id="_x0000_s1031" type="#_x0000_t202" style="position:absolute;left:0;text-align:left;margin-left:196.1pt;margin-top:32.1pt;width:32.25pt;height:2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" stroked="f">
                <v:textbox>
                  <w:txbxContent>
                    <w:p w14:paraId="7E6AEFFB" w14:textId="77777777" w:rsidR="004453DF" w:rsidRPr="007B44BE" w:rsidRDefault="00292E5D"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v:textbox>
                <w10:wrap type="square" anchorx="margin"/>
              </v:shape>
            </w:pict>
          </mc:Fallback>
        </mc:AlternateContent>
      </w:r>
      <w:r w:rsidRPr="008C3D75">
        <w:rPr>
          <w:noProof/>
          <w:color w:val="000000"/>
          <w:lang w:val="en-US" w:eastAsia="en-US"/>
          <w:rPrChange w:id="1221" w:author="admin" w:date="2018-06-18T11:14:00Z">
            <w:rPr>
              <w:noProof/>
              <w:color w:val="000000"/>
              <w:lang w:val="en-US" w:eastAsia="en-US"/>
            </w:rPr>
          </w:rPrChange>
        </w:rPr>
        <mc:AlternateContent>
          <mc:Choice Requires="wps">
            <w:drawing>
              <wp:anchor distT="0" distB="0" distL="114300" distR="114300" simplePos="0" relativeHeight="251742208" behindDoc="0" locked="0" layoutInCell="1" allowOverlap="1" wp14:anchorId="3103B0DA" wp14:editId="75A477CE">
                <wp:simplePos x="0" y="0"/>
                <wp:positionH relativeFrom="margin">
                  <wp:posOffset>2385695</wp:posOffset>
                </wp:positionH>
                <wp:positionV relativeFrom="paragraph">
                  <wp:posOffset>1036955</wp:posOffset>
                </wp:positionV>
                <wp:extent cx="603885" cy="150495"/>
                <wp:effectExtent l="0" t="0" r="24765" b="20955"/>
                <wp:wrapNone/>
                <wp:docPr id="43" name="Obdĺžnik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B69AF" id="Obdĺžnik 43" o:spid="_x0000_s1026" style="position:absolute;margin-left:187.85pt;margin-top:81.65pt;width:47.55pt;height:11.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" fillcolor="white [3212]" strokecolor="black [3213]" strokeweight="1pt">
                <v:path arrowok="t"/>
                <w10:wrap anchorx="margin"/>
              </v:rect>
            </w:pict>
          </mc:Fallback>
        </mc:AlternateContent>
      </w:r>
      <w:r w:rsidRPr="008C3D75">
        <w:rPr>
          <w:noProof/>
          <w:color w:val="000000"/>
          <w:lang w:val="en-US" w:eastAsia="en-US"/>
          <w:rPrChange w:id="1222" w:author="admin" w:date="2018-06-18T11:14:00Z">
            <w:rPr>
              <w:noProof/>
              <w:color w:val="000000"/>
              <w:lang w:val="en-US" w:eastAsia="en-US"/>
            </w:rPr>
          </w:rPrChange>
        </w:rPr>
        <mc:AlternateContent>
          <mc:Choice Requires="wps">
            <w:drawing>
              <wp:anchor distT="0" distB="0" distL="114300" distR="114300" simplePos="0" relativeHeight="251741184" behindDoc="0" locked="0" layoutInCell="1" allowOverlap="1" wp14:anchorId="41950728" wp14:editId="0D4063F9">
                <wp:simplePos x="0" y="0"/>
                <wp:positionH relativeFrom="margin">
                  <wp:posOffset>2385695</wp:posOffset>
                </wp:positionH>
                <wp:positionV relativeFrom="paragraph">
                  <wp:posOffset>668655</wp:posOffset>
                </wp:positionV>
                <wp:extent cx="603885" cy="150495"/>
                <wp:effectExtent l="0" t="0" r="24765" b="20955"/>
                <wp:wrapNone/>
                <wp:docPr id="42" name="Obdĺžnik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B15DE" id="Obdĺžnik 42" o:spid="_x0000_s1026" style="position:absolute;margin-left:187.85pt;margin-top:52.65pt;width:47.55pt;height:11.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" fillcolor="white [3212]" strokecolor="black [3213]" strokeweight="1pt">
                <v:path arrowok="t"/>
                <w10:wrap anchorx="margin"/>
              </v:rect>
            </w:pict>
          </mc:Fallback>
        </mc:AlternateContent>
      </w:r>
      <w:r w:rsidRPr="008C3D75">
        <w:rPr>
          <w:noProof/>
          <w:color w:val="000000"/>
          <w:lang w:val="en-US" w:eastAsia="en-US"/>
          <w:rPrChange w:id="1223" w:author="admin" w:date="2018-06-18T11:14:00Z">
            <w:rPr>
              <w:noProof/>
              <w:color w:val="000000"/>
              <w:lang w:val="en-US" w:eastAsia="en-US"/>
            </w:rPr>
          </w:rPrChange>
        </w:rPr>
        <mc:AlternateContent>
          <mc:Choice Requires="wps">
            <w:drawing>
              <wp:anchor distT="4294967295" distB="4294967295" distL="114300" distR="114300" simplePos="0" relativeHeight="251738112" behindDoc="0" locked="0" layoutInCell="1" allowOverlap="1" wp14:anchorId="7A480425" wp14:editId="37D40497">
                <wp:simplePos x="0" y="0"/>
                <wp:positionH relativeFrom="margin">
                  <wp:posOffset>1976120</wp:posOffset>
                </wp:positionH>
                <wp:positionV relativeFrom="paragraph">
                  <wp:posOffset>748029</wp:posOffset>
                </wp:positionV>
                <wp:extent cx="1428750" cy="0"/>
                <wp:effectExtent l="0" t="0" r="19050" b="19050"/>
                <wp:wrapNone/>
                <wp:docPr id="51" name="Rovná spojnica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8ADA5" id="Rovná spojnica 51" o:spid="_x0000_s1026" style="position:absolute;flip:y;z-index:2517381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58.9pt" to="268.1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" strokecolor="black [3213]" strokeweight="1pt">
                <v:stroke joinstyle="miter"/>
                <o:lock v:ext="edit" shapetype="f"/>
                <w10:wrap anchorx="margin"/>
              </v:line>
            </w:pict>
          </mc:Fallback>
        </mc:AlternateContent>
      </w:r>
      <w:r w:rsidRPr="008C3D75">
        <w:rPr>
          <w:noProof/>
          <w:color w:val="000000"/>
          <w:lang w:val="en-US" w:eastAsia="en-US"/>
          <w:rPrChange w:id="1224" w:author="admin" w:date="2018-06-18T11:14:00Z">
            <w:rPr>
              <w:noProof/>
              <w:color w:val="000000"/>
              <w:lang w:val="en-US" w:eastAsia="en-US"/>
            </w:rPr>
          </w:rPrChange>
        </w:rPr>
        <mc:AlternateContent>
          <mc:Choice Requires="wps">
            <w:drawing>
              <wp:anchor distT="4294967295" distB="4294967295" distL="114300" distR="114300" simplePos="0" relativeHeight="251739136" behindDoc="0" locked="0" layoutInCell="1" allowOverlap="1" wp14:anchorId="5BC0E627" wp14:editId="124A4315">
                <wp:simplePos x="0" y="0"/>
                <wp:positionH relativeFrom="margin">
                  <wp:posOffset>1976120</wp:posOffset>
                </wp:positionH>
                <wp:positionV relativeFrom="paragraph">
                  <wp:posOffset>353059</wp:posOffset>
                </wp:positionV>
                <wp:extent cx="1428750" cy="0"/>
                <wp:effectExtent l="0" t="0" r="19050" b="19050"/>
                <wp:wrapNone/>
                <wp:docPr id="52" name="Rovná spojnica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FBC8B" id="Rovná spojnica 52" o:spid="_x0000_s1026" style="position:absolute;flip:y;z-index:2517391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27.8pt" to="268.1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" strokecolor="black [3213]" strokeweight="1pt">
                <v:stroke joinstyle="miter"/>
                <o:lock v:ext="edit" shapetype="f"/>
                <w10:wrap anchorx="margin"/>
              </v:line>
            </w:pict>
          </mc:Fallback>
        </mc:AlternateContent>
      </w:r>
      <w:r w:rsidRPr="008C3D75">
        <w:rPr>
          <w:noProof/>
          <w:color w:val="000000"/>
          <w:lang w:val="en-US" w:eastAsia="en-US"/>
          <w:rPrChange w:id="1225" w:author="admin" w:date="2018-06-18T11:14:00Z">
            <w:rPr>
              <w:noProof/>
              <w:color w:val="000000"/>
              <w:lang w:val="en-US" w:eastAsia="en-US"/>
            </w:rPr>
          </w:rPrChange>
        </w:rPr>
        <mc:AlternateContent>
          <mc:Choice Requires="wps">
            <w:drawing>
              <wp:anchor distT="45720" distB="45720" distL="114300" distR="114300" simplePos="0" relativeHeight="251729920" behindDoc="0" locked="0" layoutInCell="1" allowOverlap="1" wp14:anchorId="45FC3919" wp14:editId="78273DF5">
                <wp:simplePos x="0" y="0"/>
                <wp:positionH relativeFrom="margin">
                  <wp:posOffset>2490470</wp:posOffset>
                </wp:positionH>
                <wp:positionV relativeFrom="paragraph">
                  <wp:posOffset>15875</wp:posOffset>
                </wp:positionV>
                <wp:extent cx="409575" cy="285750"/>
                <wp:effectExtent l="0" t="0" r="9525" b="0"/>
                <wp:wrapSquare wrapText="bothSides"/>
                <wp:docPr id="5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03948A8B" w14:textId="77777777" w:rsidR="004453DF" w:rsidRPr="007B44BE" w:rsidRDefault="00292E5D"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C3919" id="_x0000_s1032" type="#_x0000_t202" style="position:absolute;left:0;text-align:left;margin-left:196.1pt;margin-top:1.25pt;width:32.25pt;height:22.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" stroked="f">
                <v:textbox>
                  <w:txbxContent>
                    <w:p w14:paraId="03948A8B" w14:textId="77777777" w:rsidR="004453DF" w:rsidRPr="007B44BE" w:rsidRDefault="00292E5D"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v:textbox>
                <w10:wrap type="square" anchorx="margin"/>
              </v:shape>
            </w:pict>
          </mc:Fallback>
        </mc:AlternateContent>
      </w:r>
      <w:r w:rsidRPr="008C3D75">
        <w:rPr>
          <w:noProof/>
          <w:color w:val="000000"/>
          <w:lang w:val="en-US" w:eastAsia="en-US"/>
          <w:rPrChange w:id="1226" w:author="admin" w:date="2018-06-18T11:14:00Z">
            <w:rPr>
              <w:noProof/>
              <w:color w:val="000000"/>
              <w:lang w:val="en-US" w:eastAsia="en-US"/>
            </w:rPr>
          </w:rPrChange>
        </w:rPr>
        <mc:AlternateContent>
          <mc:Choice Requires="wps">
            <w:drawing>
              <wp:anchor distT="0" distB="0" distL="114300" distR="114300" simplePos="0" relativeHeight="251743232" behindDoc="0" locked="0" layoutInCell="1" allowOverlap="1" wp14:anchorId="1480E3F5" wp14:editId="2FB5DC89">
                <wp:simplePos x="0" y="0"/>
                <wp:positionH relativeFrom="margin">
                  <wp:posOffset>2385695</wp:posOffset>
                </wp:positionH>
                <wp:positionV relativeFrom="paragraph">
                  <wp:posOffset>280035</wp:posOffset>
                </wp:positionV>
                <wp:extent cx="603885" cy="150495"/>
                <wp:effectExtent l="0" t="0" r="24765" b="20955"/>
                <wp:wrapNone/>
                <wp:docPr id="39" name="Obdĺžnik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46473" id="Obdĺžnik 39" o:spid="_x0000_s1026" style="position:absolute;margin-left:187.85pt;margin-top:22.05pt;width:47.55pt;height:11.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" fillcolor="white [3212]" strokecolor="black [3213]" strokeweight="1pt">
                <v:path arrowok="t"/>
                <w10:wrap anchorx="margin"/>
              </v:rect>
            </w:pict>
          </mc:Fallback>
        </mc:AlternateContent>
      </w:r>
      <w:r w:rsidRPr="008C3D75">
        <w:rPr>
          <w:noProof/>
          <w:color w:val="000000"/>
          <w:lang w:val="en-US" w:eastAsia="en-US"/>
          <w:rPrChange w:id="1227" w:author="admin" w:date="2018-06-18T11:14:00Z">
            <w:rPr>
              <w:noProof/>
              <w:color w:val="000000"/>
              <w:lang w:val="en-US" w:eastAsia="en-US"/>
            </w:rPr>
          </w:rPrChange>
        </w:rPr>
        <mc:AlternateContent>
          <mc:Choice Requires="wps">
            <w:drawing>
              <wp:anchor distT="45720" distB="45720" distL="114300" distR="114300" simplePos="0" relativeHeight="251731968" behindDoc="0" locked="0" layoutInCell="1" allowOverlap="1" wp14:anchorId="6EDA45E3" wp14:editId="46B818AA">
                <wp:simplePos x="0" y="0"/>
                <wp:positionH relativeFrom="margin">
                  <wp:posOffset>2490470</wp:posOffset>
                </wp:positionH>
                <wp:positionV relativeFrom="paragraph">
                  <wp:posOffset>780415</wp:posOffset>
                </wp:positionV>
                <wp:extent cx="409575" cy="285750"/>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5F822BEA" w14:textId="77777777" w:rsidR="004453DF" w:rsidRPr="007B44BE" w:rsidRDefault="00292E5D"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A45E3" id="_x0000_s1033" type="#_x0000_t202" style="position:absolute;left:0;text-align:left;margin-left:196.1pt;margin-top:61.45pt;width:32.25pt;height:22.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qdKwIAACg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" stroked="f">
                <v:textbox>
                  <w:txbxContent>
                    <w:p w14:paraId="5F822BEA" w14:textId="77777777" w:rsidR="004453DF" w:rsidRPr="007B44BE" w:rsidRDefault="00292E5D"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v:textbox>
                <w10:wrap type="square" anchorx="margin"/>
              </v:shape>
            </w:pict>
          </mc:Fallback>
        </mc:AlternateContent>
      </w:r>
      <w:r w:rsidRPr="008C3D75">
        <w:rPr>
          <w:noProof/>
          <w:color w:val="000000"/>
          <w:lang w:val="en-US" w:eastAsia="en-US"/>
          <w:rPrChange w:id="1228" w:author="admin" w:date="2018-06-18T11:14:00Z">
            <w:rPr>
              <w:noProof/>
              <w:color w:val="000000"/>
              <w:lang w:val="en-US" w:eastAsia="en-US"/>
            </w:rPr>
          </w:rPrChange>
        </w:rPr>
        <mc:AlternateContent>
          <mc:Choice Requires="wps">
            <w:drawing>
              <wp:anchor distT="4294967295" distB="4294967295" distL="114300" distR="114300" simplePos="0" relativeHeight="251740160" behindDoc="0" locked="0" layoutInCell="1" allowOverlap="1" wp14:anchorId="1F970DB2" wp14:editId="00F53AA3">
                <wp:simplePos x="0" y="0"/>
                <wp:positionH relativeFrom="margin">
                  <wp:posOffset>1976120</wp:posOffset>
                </wp:positionH>
                <wp:positionV relativeFrom="paragraph">
                  <wp:posOffset>1108074</wp:posOffset>
                </wp:positionV>
                <wp:extent cx="1428750" cy="0"/>
                <wp:effectExtent l="0" t="0" r="19050" b="19050"/>
                <wp:wrapNone/>
                <wp:docPr id="49" name="Rovná spojnic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9784E" id="Rovná spojnica 49" o:spid="_x0000_s1026" style="position:absolute;flip:y;z-index:2517401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87.25pt" to="268.1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" strokecolor="black [3213]" strokeweight="1pt">
                <v:stroke joinstyle="miter"/>
                <o:lock v:ext="edit" shapetype="f"/>
                <w10:wrap anchorx="margin"/>
              </v:line>
            </w:pict>
          </mc:Fallback>
        </mc:AlternateContent>
      </w:r>
    </w:p>
    <w:p w14:paraId="44A8985A" w14:textId="77777777" w:rsidR="00BD7167" w:rsidRPr="008C3D75" w:rsidRDefault="00BD7167" w:rsidP="00BD7167">
      <w:pPr>
        <w:rPr>
          <w:color w:val="000000"/>
        </w:rPr>
      </w:pPr>
    </w:p>
    <w:p w14:paraId="12E97D14" w14:textId="77777777" w:rsidR="00BD7167" w:rsidRPr="008C3D75" w:rsidRDefault="00BD7167" w:rsidP="00BD7167">
      <w:pPr>
        <w:rPr>
          <w:color w:val="000000"/>
        </w:rPr>
      </w:pPr>
    </w:p>
    <w:p w14:paraId="22702D94" w14:textId="77777777" w:rsidR="00BD7167" w:rsidRPr="008C3D75" w:rsidRDefault="00BD7167" w:rsidP="00BD7167">
      <w:pPr>
        <w:rPr>
          <w:color w:val="000000"/>
        </w:rPr>
      </w:pPr>
    </w:p>
    <w:p w14:paraId="44913AEA" w14:textId="77777777" w:rsidR="00BD7167" w:rsidRPr="008C3D75" w:rsidRDefault="00BD7167" w:rsidP="00BD7167">
      <w:pPr>
        <w:rPr>
          <w:color w:val="000000"/>
        </w:rPr>
      </w:pPr>
    </w:p>
    <w:p w14:paraId="128E0D09" w14:textId="77777777" w:rsidR="00BD7167" w:rsidRPr="008C3D75" w:rsidRDefault="00BD7167" w:rsidP="00BD7167">
      <w:pPr>
        <w:rPr>
          <w:color w:val="000000"/>
        </w:rPr>
      </w:pPr>
    </w:p>
    <w:p w14:paraId="6E96C691" w14:textId="77777777" w:rsidR="00BD7167" w:rsidRPr="008C3D75" w:rsidRDefault="00BD7167" w:rsidP="00BD7167">
      <w:pPr>
        <w:pStyle w:val="Caption"/>
        <w:rPr>
          <w:lang w:val="sk-SK"/>
        </w:rPr>
      </w:pPr>
    </w:p>
    <w:p w14:paraId="294CA0A3" w14:textId="77777777" w:rsidR="00BD7167" w:rsidRPr="008C3D75" w:rsidRDefault="00BD7167" w:rsidP="00BD7167">
      <w:pPr>
        <w:pStyle w:val="Caption"/>
        <w:rPr>
          <w:vanish/>
          <w:color w:val="000000"/>
          <w:lang w:val="sk-SK"/>
          <w:specVanish/>
        </w:rPr>
      </w:pPr>
      <w:bookmarkStart w:id="1229" w:name="_Ref509499377"/>
      <w:bookmarkStart w:id="1230" w:name="_Toc516835668"/>
      <w:r w:rsidRPr="008C3D75">
        <w:rPr>
          <w:lang w:val="sk-SK"/>
        </w:rPr>
        <w:t xml:space="preserve">Obrázok </w:t>
      </w:r>
      <w:r w:rsidRPr="005C2483">
        <w:rPr>
          <w:lang w:val="sk-SK"/>
        </w:rPr>
        <w:fldChar w:fldCharType="begin"/>
      </w:r>
      <w:r w:rsidRPr="008C3D75">
        <w:rPr>
          <w:lang w:val="sk-SK"/>
        </w:rPr>
        <w:instrText xml:space="preserve"> STYLEREF 1 \s </w:instrText>
      </w:r>
      <w:r w:rsidRPr="008C3D75">
        <w:rPr>
          <w:lang w:val="sk-SK"/>
          <w:rPrChange w:id="1231" w:author="admin" w:date="2018-06-18T11:14:00Z">
            <w:rPr>
              <w:lang w:val="sk-SK"/>
            </w:rPr>
          </w:rPrChange>
        </w:rPr>
        <w:fldChar w:fldCharType="separate"/>
      </w:r>
      <w:r w:rsidR="00A37FEB" w:rsidRPr="008C3D75">
        <w:rPr>
          <w:noProof/>
          <w:lang w:val="sk-SK"/>
        </w:rPr>
        <w:t>1</w:t>
      </w:r>
      <w:r w:rsidRPr="008C3D75">
        <w:rPr>
          <w:lang w:val="sk-SK"/>
          <w:rPrChange w:id="1232" w:author="admin" w:date="2018-06-18T11:14:00Z">
            <w:rPr>
              <w:lang w:val="sk-SK"/>
            </w:rPr>
          </w:rPrChange>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233" w:author="admin" w:date="2018-06-18T11:14:00Z">
            <w:rPr>
              <w:lang w:val="sk-SK"/>
            </w:rPr>
          </w:rPrChange>
        </w:rPr>
        <w:fldChar w:fldCharType="separate"/>
      </w:r>
      <w:r w:rsidR="00A37FEB" w:rsidRPr="008C3D75">
        <w:rPr>
          <w:noProof/>
          <w:lang w:val="sk-SK"/>
        </w:rPr>
        <w:t>6</w:t>
      </w:r>
      <w:r w:rsidRPr="008C3D75">
        <w:rPr>
          <w:lang w:val="sk-SK"/>
          <w:rPrChange w:id="1234" w:author="admin" w:date="2018-06-18T11:14:00Z">
            <w:rPr>
              <w:lang w:val="sk-SK"/>
            </w:rPr>
          </w:rPrChange>
        </w:rPr>
        <w:fldChar w:fldCharType="end"/>
      </w:r>
      <w:bookmarkEnd w:id="1229"/>
      <w:r w:rsidRPr="008C3D75">
        <w:rPr>
          <w:lang w:val="sk-SK"/>
        </w:rPr>
        <w:t>: Elektrická schéma paralelne zapojených odporov hrudníka.</w:t>
      </w:r>
      <w:bookmarkEnd w:id="1230"/>
      <w:r w:rsidRPr="008C3D75">
        <w:rPr>
          <w:lang w:val="sk-SK"/>
        </w:rPr>
        <w:t xml:space="preserve"> </w:t>
      </w:r>
    </w:p>
    <w:p w14:paraId="7BBB5FB5" w14:textId="2CF0B655" w:rsidR="00BD7167" w:rsidRPr="008C3D75" w:rsidRDefault="00BD7167" w:rsidP="00BD7167">
      <w:pPr>
        <w:pStyle w:val="Caption"/>
        <w:rPr>
          <w:lang w:val="sk-SK"/>
        </w:rPr>
      </w:pPr>
      <w:r w:rsidRPr="008C3D75">
        <w:rPr>
          <w:lang w:val="sk-SK"/>
        </w:rPr>
        <w:t xml:space="preserve">Schéma zobrazuje takisto spôsob merania impedancie hrudníka pomocou 4-elektródovej metódy, kde na vonkajších dvoch elektródach je pripojený zdroj prúdu a na vnútorné dve elektródy zaznamenávajú zmeny napätia. </w:t>
      </w:r>
      <w:r w:rsidRPr="005C2483">
        <w:rPr>
          <w:lang w:val="sk-SK"/>
        </w:rPr>
        <w:fldChar w:fldCharType="begin"/>
      </w:r>
      <w:r w:rsidR="00284C6A" w:rsidRPr="008C3D75">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C3D75">
        <w:rPr>
          <w:lang w:val="sk-SK"/>
          <w:rPrChange w:id="1235" w:author="admin" w:date="2018-06-18T11:14:00Z">
            <w:rPr>
              <w:lang w:val="sk-SK"/>
            </w:rPr>
          </w:rPrChange>
        </w:rPr>
        <w:fldChar w:fldCharType="separate"/>
      </w:r>
      <w:r w:rsidRPr="008C3D75">
        <w:rPr>
          <w:noProof/>
          <w:lang w:val="sk-SK"/>
        </w:rPr>
        <w:t>[3]</w:t>
      </w:r>
      <w:r w:rsidRPr="008C3D75">
        <w:rPr>
          <w:lang w:val="sk-SK"/>
          <w:rPrChange w:id="1236" w:author="admin" w:date="2018-06-18T11:14:00Z">
            <w:rPr>
              <w:lang w:val="sk-SK"/>
            </w:rPr>
          </w:rPrChange>
        </w:rPr>
        <w:fldChar w:fldCharType="end"/>
      </w:r>
    </w:p>
    <w:p w14:paraId="5E53A26E" w14:textId="77777777" w:rsidR="00BD7167" w:rsidRPr="008C3D75" w:rsidRDefault="00BD7167" w:rsidP="00BD7167">
      <w:pPr>
        <w:rPr>
          <w:color w:val="000000"/>
        </w:rPr>
      </w:pPr>
    </w:p>
    <w:p w14:paraId="498B4395" w14:textId="77777777" w:rsidR="00BD7167" w:rsidRPr="008C3D75" w:rsidRDefault="00BD7167" w:rsidP="00BD7167">
      <w:pPr>
        <w:rPr>
          <w:color w:val="000000"/>
        </w:rPr>
      </w:pPr>
      <w:r w:rsidRPr="008C3D75">
        <w:rPr>
          <w:color w:val="000000"/>
        </w:rPr>
        <w:t xml:space="preserve">V impedančnej kardiografii sa využíva premenlivosti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4453DF">
        <w:rPr>
          <w:color w:val="000000"/>
        </w:rPr>
        <w:t>v priebehu srdcového cyklu. Jed</w:t>
      </w:r>
      <w:r w:rsidRPr="008C3D75">
        <w:rPr>
          <w:color w:val="000000"/>
        </w:rPr>
        <w:t>notlivé zložky impedancie hrudníka sú uvedené v rovnici (</w:t>
      </w:r>
      <w:r w:rsidRPr="004453DF">
        <w:rPr>
          <w:color w:val="000000"/>
        </w:rPr>
        <w:fldChar w:fldCharType="begin"/>
      </w:r>
      <w:r w:rsidRPr="008C3D75">
        <w:rPr>
          <w:color w:val="000000"/>
        </w:rPr>
        <w:instrText xml:space="preserve"> REF icg_odpor_hrude \h </w:instrText>
      </w:r>
      <w:r w:rsidRPr="004453DF">
        <w:rPr>
          <w:color w:val="000000"/>
        </w:rPr>
      </w:r>
      <w:r w:rsidRPr="004453DF">
        <w:rPr>
          <w:color w:val="000000"/>
          <w:rPrChange w:id="1237" w:author="admin" w:date="2018-06-18T11:14:00Z">
            <w:rPr>
              <w:color w:val="000000"/>
            </w:rPr>
          </w:rPrChange>
        </w:rPr>
        <w:fldChar w:fldCharType="separate"/>
      </w:r>
      <w:r w:rsidR="00A37FEB" w:rsidRPr="004453DF">
        <w:rPr>
          <w:noProof/>
          <w:color w:val="000000"/>
        </w:rPr>
        <w:t>16</w:t>
      </w:r>
      <w:r w:rsidRPr="004453DF">
        <w:rPr>
          <w:color w:val="000000"/>
        </w:rPr>
        <w:fldChar w:fldCharType="end"/>
      </w:r>
      <w:r w:rsidRPr="008C3D75">
        <w:rPr>
          <w:color w:val="000000"/>
        </w:rPr>
        <w:t xml:space="preserve">) </w:t>
      </w:r>
      <w:r w:rsidRPr="004453DF">
        <w:rPr>
          <w:color w:val="000000"/>
        </w:rPr>
        <w:fldChar w:fldCharType="begin"/>
      </w:r>
      <w:r w:rsidRPr="008C3D75">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453DF">
        <w:rPr>
          <w:color w:val="000000"/>
          <w:rPrChange w:id="1238" w:author="admin" w:date="2018-06-18T11:14:00Z">
            <w:rPr>
              <w:color w:val="000000"/>
            </w:rPr>
          </w:rPrChange>
        </w:rPr>
        <w:fldChar w:fldCharType="separate"/>
      </w:r>
      <w:r w:rsidRPr="004453DF">
        <w:rPr>
          <w:noProof/>
          <w:color w:val="000000"/>
        </w:rPr>
        <w:t>[3]</w:t>
      </w:r>
      <w:r w:rsidRPr="004453DF">
        <w:rPr>
          <w:color w:val="000000"/>
        </w:rPr>
        <w:fldChar w:fldCharType="end"/>
      </w:r>
      <w:r w:rsidRPr="008C3D75">
        <w:rPr>
          <w:color w:val="000000"/>
        </w:rPr>
        <w:t>:</w:t>
      </w:r>
    </w:p>
    <w:p w14:paraId="7EAC7B00" w14:textId="77777777" w:rsidR="00BD7167" w:rsidRPr="008C3D75"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8C3D75" w14:paraId="4C632AFB" w14:textId="77777777" w:rsidTr="00BD7167">
        <w:tc>
          <w:tcPr>
            <w:tcW w:w="279" w:type="dxa"/>
          </w:tcPr>
          <w:p w14:paraId="39F7A0F7" w14:textId="77777777" w:rsidR="00BD7167" w:rsidRPr="008C3D75" w:rsidRDefault="00BD7167" w:rsidP="00BD7167">
            <w:pPr>
              <w:jc w:val="center"/>
              <w:rPr>
                <w:color w:val="000000"/>
              </w:rPr>
            </w:pPr>
          </w:p>
        </w:tc>
        <w:tc>
          <w:tcPr>
            <w:tcW w:w="7513" w:type="dxa"/>
            <w:vAlign w:val="center"/>
          </w:tcPr>
          <w:p w14:paraId="6BE70835" w14:textId="77777777" w:rsidR="00BD7167" w:rsidRPr="008C3D75" w:rsidRDefault="00BD7167" w:rsidP="00BD7167">
            <w:pPr>
              <w:jc w:val="center"/>
              <w:rPr>
                <w:color w:val="000000"/>
              </w:rPr>
            </w:pPr>
            <m:oMathPara>
              <m:oMath>
                <m:r>
                  <w:rPr>
                    <w:rFonts w:ascii="Cambria Math" w:hAnsi="Cambria Math"/>
                    <w:color w:val="000000"/>
                  </w:rPr>
                  <m:t>I</m:t>
                </m:r>
                <m:d>
                  <m:dPr>
                    <m:ctrlPr>
                      <w:rPr>
                        <w:rFonts w:ascii="Cambria Math" w:hAnsi="Cambria Math"/>
                        <w:i/>
                        <w:color w:val="000000"/>
                      </w:rPr>
                    </m:ctrlPr>
                  </m:dPr>
                  <m:e>
                    <m:r>
                      <w:rPr>
                        <w:rFonts w:ascii="Cambria Math" w:hAnsi="Cambria Math"/>
                        <w:color w:val="000000"/>
                      </w:rPr>
                      <m:t>t</m:t>
                    </m:r>
                  </m:e>
                </m:d>
                <m:d>
                  <m:dPr>
                    <m:begChr m:val="["/>
                    <m:endChr m:val="]"/>
                    <m:ctrlPr>
                      <w:rPr>
                        <w:rFonts w:ascii="Cambria Math" w:hAnsi="Cambria Math"/>
                        <w:i/>
                        <w:color w:val="000000"/>
                      </w:rPr>
                    </m:ctrlPr>
                  </m:dPr>
                  <m:e>
                    <m:d>
                      <m:dPr>
                        <m:end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t</m:t>
                                </m:r>
                              </m:sub>
                            </m:sSub>
                          </m:e>
                        </m:d>
                      </m:e>
                    </m:d>
                    <m:d>
                      <m:dPr>
                        <m:beg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e>
                            </m:d>
                          </m:e>
                        </m:d>
                      </m:e>
                    </m:d>
                    <m:d>
                      <m:dPr>
                        <m:begChr m:val="‖"/>
                        <m:endChr m:val=""/>
                        <m:ctrlPr>
                          <w:rPr>
                            <w:rFonts w:ascii="Cambria Math" w:hAnsi="Cambria Math"/>
                            <w:i/>
                            <w:color w:val="000000"/>
                          </w:rPr>
                        </m:ctrlPr>
                      </m:dPr>
                      <m:e>
                        <m:r>
                          <w:rPr>
                            <w:rFonts w:ascii="Cambria Math" w:hAnsi="Cambria Math"/>
                            <w:color w:val="000000"/>
                          </w:rPr>
                          <m:t xml:space="preserve"> (</m:t>
                        </m:r>
                        <m:r>
                          <w:rPr>
                            <w:rFonts w:ascii="Cambria Math" w:hAnsi="Cambria Math"/>
                            <w:color w:val="000000" w:themeColor="text1"/>
                            <w:rPrChange w:id="1239" w:author="admin" w:date="2018-06-18T11:14:00Z">
                              <w:rPr>
                                <w:rFonts w:ascii="Cambria Math" w:hAnsi="Cambria Math"/>
                                <w:color w:val="000000" w:themeColor="text1"/>
                              </w:rPr>
                            </w:rPrChange>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m:t>
                        </m:r>
                        <m:r>
                          <w:rPr>
                            <w:rFonts w:ascii="Cambria Math" w:hAnsi="Cambria Math"/>
                            <w:color w:val="000000"/>
                            <w:rPrChange w:id="1240" w:author="admin" w:date="2018-06-18T11:14:00Z">
                              <w:rPr>
                                <w:rFonts w:ascii="Cambria Math" w:hAnsi="Cambria Math"/>
                                <w:color w:val="000000"/>
                              </w:rPr>
                            </w:rPrChange>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objem</m:t>
                            </m:r>
                            <m:r>
                              <w:rPr>
                                <w:rFonts w:ascii="Cambria Math" w:hAnsi="Cambria Math"/>
                                <w:color w:val="000000"/>
                                <w:rPrChange w:id="1241" w:author="admin" w:date="2018-06-18T11:14:00Z">
                                  <w:rPr>
                                    <w:rFonts w:ascii="Cambria Math" w:hAnsi="Cambria Math"/>
                                    <w:color w:val="000000"/>
                                  </w:rPr>
                                </w:rPrChange>
                              </w:rPr>
                              <m:t xml:space="preserve">+ </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m:t>
                        </m:r>
                        <m:r>
                          <w:rPr>
                            <w:rFonts w:ascii="Cambria Math" w:hAnsi="Cambria Math"/>
                            <w:color w:val="000000"/>
                            <w:rPrChange w:id="1242" w:author="admin" w:date="2018-06-18T11:14:00Z">
                              <w:rPr>
                                <w:rFonts w:ascii="Cambria Math" w:hAnsi="Cambria Math"/>
                                <w:color w:val="000000"/>
                              </w:rPr>
                            </w:rPrChange>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color w:val="000000"/>
                                <w:rPrChange w:id="1243" w:author="admin" w:date="2018-06-18T11:14:00Z">
                                  <w:rPr>
                                    <w:rFonts w:ascii="Cambria Math" w:hAnsi="Cambria Math"/>
                                    <w:color w:val="000000"/>
                                  </w:rPr>
                                </w:rPrChange>
                              </w:rPr>
                              <m:t>ýchlosť</m:t>
                            </m:r>
                          </m:sub>
                        </m:sSub>
                        <m:r>
                          <w:rPr>
                            <w:rFonts w:ascii="Cambria Math" w:hAnsi="Cambria Math"/>
                            <w:color w:val="000000"/>
                          </w:rPr>
                          <m:t>)</m:t>
                        </m:r>
                      </m:e>
                    </m:d>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0</m:t>
                    </m:r>
                  </m:sub>
                </m:sSub>
                <m:d>
                  <m:dPr>
                    <m:begChr m:val="‖"/>
                    <m:endChr m:val=""/>
                    <m:ctrlPr>
                      <w:rPr>
                        <w:rFonts w:ascii="Cambria Math" w:hAnsi="Cambria Math"/>
                        <w:i/>
                        <w:color w:val="000000"/>
                      </w:rPr>
                    </m:ctrlPr>
                  </m:dPr>
                  <m:e>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e>
                </m:d>
              </m:oMath>
            </m:oMathPara>
          </w:p>
        </w:tc>
        <w:tc>
          <w:tcPr>
            <w:tcW w:w="702" w:type="dxa"/>
            <w:vAlign w:val="center"/>
          </w:tcPr>
          <w:p w14:paraId="1932C959" w14:textId="77777777" w:rsidR="00BD7167" w:rsidRPr="008C3D75" w:rsidRDefault="00BD7167" w:rsidP="00BD7167">
            <w:pPr>
              <w:jc w:val="center"/>
              <w:rPr>
                <w:color w:val="000000"/>
              </w:rPr>
            </w:pPr>
            <w:r w:rsidRPr="004453DF">
              <w:rPr>
                <w:color w:val="000000"/>
              </w:rPr>
              <w:t>(</w:t>
            </w:r>
            <w:bookmarkStart w:id="1244" w:name="icg_odpor_hrude"/>
            <w:r w:rsidRPr="004453DF">
              <w:rPr>
                <w:color w:val="000000"/>
              </w:rPr>
              <w:fldChar w:fldCharType="begin"/>
            </w:r>
            <w:r w:rsidRPr="008C3D75">
              <w:rPr>
                <w:color w:val="000000"/>
              </w:rPr>
              <w:instrText xml:space="preserve"> SEQ eq \* MERGEFORMAT </w:instrText>
            </w:r>
            <w:r w:rsidRPr="004453DF">
              <w:rPr>
                <w:color w:val="000000"/>
                <w:rPrChange w:id="1245" w:author="admin" w:date="2018-06-18T11:14:00Z">
                  <w:rPr>
                    <w:color w:val="000000"/>
                  </w:rPr>
                </w:rPrChange>
              </w:rPr>
              <w:fldChar w:fldCharType="separate"/>
            </w:r>
            <w:r w:rsidR="00A37FEB" w:rsidRPr="004453DF">
              <w:rPr>
                <w:noProof/>
                <w:color w:val="000000"/>
              </w:rPr>
              <w:t>16</w:t>
            </w:r>
            <w:r w:rsidRPr="004453DF">
              <w:rPr>
                <w:color w:val="000000"/>
              </w:rPr>
              <w:fldChar w:fldCharType="end"/>
            </w:r>
            <w:bookmarkEnd w:id="1244"/>
            <w:r w:rsidRPr="008C3D75">
              <w:rPr>
                <w:color w:val="000000"/>
              </w:rPr>
              <w:t>)</w:t>
            </w:r>
          </w:p>
        </w:tc>
      </w:tr>
    </w:tbl>
    <w:p w14:paraId="1374BC3F" w14:textId="77777777" w:rsidR="00BD7167" w:rsidRPr="008C3D75" w:rsidRDefault="00BD7167" w:rsidP="00BD7167">
      <w:pPr>
        <w:jc w:val="center"/>
        <w:rPr>
          <w:color w:val="000000"/>
        </w:rPr>
      </w:pPr>
    </w:p>
    <w:p w14:paraId="0066874B" w14:textId="40F33EE0" w:rsidR="00BD7167" w:rsidRPr="008C3D75" w:rsidRDefault="00BD7167" w:rsidP="00BD7167">
      <w:pPr>
        <w:rPr>
          <w:color w:val="000000"/>
        </w:rPr>
      </w:pPr>
      <w:r w:rsidRPr="008C3D75">
        <w:rPr>
          <w:color w:val="000000"/>
        </w:rPr>
        <w:lastRenderedPageBreak/>
        <w:t xml:space="preserve">Zmena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oMath>
      <w:r w:rsidRPr="004453DF">
        <w:rPr>
          <w:color w:val="000000"/>
        </w:rPr>
        <w:t xml:space="preserve"> počas srdcového cyklu sa skladá z dvoch častí. Prvá časť je zmena impe</w:t>
      </w:r>
      <w:r w:rsidRPr="008C3D75">
        <w:rPr>
          <w:color w:val="000000"/>
        </w:rPr>
        <w:t xml:space="preserve">dancie v dôsledku zmeny objemu krvi v hrudníku počas systoly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objem</m:t>
            </m:r>
          </m:sub>
        </m:sSub>
      </m:oMath>
      <w:r w:rsidRPr="008C3D75">
        <w:rPr>
          <w:color w:val="000000"/>
        </w:rPr>
        <w:t>. Počas systoly sa zväčší objem krvi v aorte, čím dôjde k zväčšeniu priemeru elektrického vodiča v hrudníku, a to spôsobí zníženie impedancie</w:t>
      </w:r>
      <w:r w:rsidRPr="004453DF">
        <w:rPr>
          <w:color w:val="000000"/>
        </w:rPr>
        <w:t xml:space="preserve">. Druhou časťou je zmena impedancie v dôsledku toku krvi aortou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rýchlosť</m:t>
            </m:r>
          </m:sub>
        </m:sSub>
      </m:oMath>
      <w:r w:rsidRPr="008C3D75">
        <w:rPr>
          <w:color w:val="000000"/>
        </w:rPr>
        <w:t>. Pri pohybe krvi aortou sa červené krvinky natočia svojou dlhšou osou v smere toku krvi (</w:t>
      </w:r>
      <w:r w:rsidRPr="004453DF">
        <w:rPr>
          <w:color w:val="000000"/>
        </w:rPr>
        <w:fldChar w:fldCharType="begin"/>
      </w:r>
      <w:r w:rsidRPr="008C3D75">
        <w:rPr>
          <w:color w:val="000000"/>
        </w:rPr>
        <w:instrText xml:space="preserve"> REF _Ref513446698 \h </w:instrText>
      </w:r>
      <w:r w:rsidRPr="004453DF">
        <w:rPr>
          <w:color w:val="000000"/>
        </w:rPr>
      </w:r>
      <w:r w:rsidRPr="004453DF">
        <w:rPr>
          <w:color w:val="000000"/>
          <w:rPrChange w:id="1246" w:author="admin" w:date="2018-06-18T11:14:00Z">
            <w:rPr>
              <w:color w:val="000000"/>
            </w:rPr>
          </w:rPrChange>
        </w:rPr>
        <w:fldChar w:fldCharType="separate"/>
      </w:r>
      <w:r w:rsidR="00A37FEB" w:rsidRPr="004453DF">
        <w:t xml:space="preserve">Obrázok </w:t>
      </w:r>
      <w:r w:rsidR="00A37FEB" w:rsidRPr="004453DF">
        <w:rPr>
          <w:noProof/>
        </w:rPr>
        <w:t>1</w:t>
      </w:r>
      <w:r w:rsidR="00A37FEB" w:rsidRPr="004453DF">
        <w:t>.</w:t>
      </w:r>
      <w:r w:rsidR="00A37FEB" w:rsidRPr="004453DF">
        <w:rPr>
          <w:noProof/>
        </w:rPr>
        <w:t>7</w:t>
      </w:r>
      <w:r w:rsidRPr="004453DF">
        <w:rPr>
          <w:color w:val="000000"/>
        </w:rPr>
        <w:fldChar w:fldCharType="end"/>
      </w:r>
      <w:r w:rsidRPr="008C3D75">
        <w:rPr>
          <w:color w:val="000000"/>
        </w:rPr>
        <w:t xml:space="preserve">), čím sa vytvoria vodivé cesty pre vysoko vodivú plazmu a tým sa </w:t>
      </w:r>
      <w:r w:rsidRPr="004453DF">
        <w:rPr>
          <w:color w:val="000000"/>
        </w:rPr>
        <w:t xml:space="preserve">zníži impedancia krvi. Maximum zmeny rezistivity nastáva pri natočení červených krviniek dlhšou osou do 20° ku smeru toku krvi </w:t>
      </w:r>
      <w:r w:rsidRPr="004453DF">
        <w:rPr>
          <w:color w:val="000000"/>
          <w:sz w:val="22"/>
          <w:szCs w:val="22"/>
        </w:rPr>
        <w:fldChar w:fldCharType="begin"/>
      </w:r>
      <w:r w:rsidR="00284C6A" w:rsidRPr="008C3D75">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4453DF">
        <w:rPr>
          <w:color w:val="000000"/>
          <w:sz w:val="22"/>
          <w:szCs w:val="22"/>
          <w:rPrChange w:id="1247" w:author="admin" w:date="2018-06-18T11:14:00Z">
            <w:rPr>
              <w:color w:val="000000"/>
              <w:sz w:val="22"/>
              <w:szCs w:val="22"/>
            </w:rPr>
          </w:rPrChange>
        </w:rPr>
        <w:fldChar w:fldCharType="separate"/>
      </w:r>
      <w:r w:rsidRPr="004453DF">
        <w:rPr>
          <w:noProof/>
          <w:color w:val="000000"/>
          <w:sz w:val="22"/>
          <w:szCs w:val="22"/>
        </w:rPr>
        <w:t>[32]</w:t>
      </w:r>
      <w:r w:rsidRPr="004453DF">
        <w:rPr>
          <w:color w:val="000000"/>
          <w:sz w:val="22"/>
          <w:szCs w:val="22"/>
        </w:rPr>
        <w:fldChar w:fldCharType="end"/>
      </w:r>
      <w:r w:rsidRPr="008C3D75">
        <w:rPr>
          <w:color w:val="000000"/>
        </w:rPr>
        <w:t>.</w:t>
      </w:r>
    </w:p>
    <w:p w14:paraId="786109E1" w14:textId="77777777" w:rsidR="00BD7167" w:rsidRPr="008C3D75" w:rsidRDefault="00BD7167" w:rsidP="00BD7167">
      <w:pPr>
        <w:jc w:val="center"/>
        <w:rPr>
          <w:b/>
          <w:color w:val="000000"/>
        </w:rPr>
      </w:pPr>
      <w:r w:rsidRPr="008C3D75">
        <w:rPr>
          <w:b/>
          <w:noProof/>
          <w:color w:val="000000"/>
          <w:lang w:val="en-US" w:eastAsia="en-US"/>
        </w:rPr>
        <w:drawing>
          <wp:inline distT="0" distB="0" distL="0" distR="0" wp14:anchorId="5AD731F1" wp14:editId="0CA3C345">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3"/>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14:paraId="3DC50170" w14:textId="77777777" w:rsidR="00BD7167" w:rsidRPr="008C3D75" w:rsidRDefault="00BD7167" w:rsidP="00BD7167">
      <w:pPr>
        <w:pStyle w:val="Caption"/>
        <w:rPr>
          <w:vanish/>
          <w:color w:val="000000"/>
          <w:szCs w:val="22"/>
          <w:lang w:val="sk-SK"/>
          <w:specVanish/>
        </w:rPr>
      </w:pPr>
      <w:bookmarkStart w:id="1248" w:name="_Ref513446698"/>
      <w:bookmarkStart w:id="1249" w:name="_Toc516835669"/>
      <w:r w:rsidRPr="008C3D75">
        <w:rPr>
          <w:lang w:val="sk-SK"/>
        </w:rPr>
        <w:t xml:space="preserve">Obrázok </w:t>
      </w:r>
      <w:r w:rsidRPr="005C2483">
        <w:rPr>
          <w:lang w:val="sk-SK"/>
        </w:rPr>
        <w:fldChar w:fldCharType="begin"/>
      </w:r>
      <w:r w:rsidRPr="008C3D75">
        <w:rPr>
          <w:lang w:val="sk-SK"/>
        </w:rPr>
        <w:instrText xml:space="preserve"> STYLEREF 1 \s </w:instrText>
      </w:r>
      <w:r w:rsidRPr="008C3D75">
        <w:rPr>
          <w:lang w:val="sk-SK"/>
          <w:rPrChange w:id="1250" w:author="admin" w:date="2018-06-18T11:14:00Z">
            <w:rPr>
              <w:lang w:val="sk-SK"/>
            </w:rPr>
          </w:rPrChange>
        </w:rPr>
        <w:fldChar w:fldCharType="separate"/>
      </w:r>
      <w:r w:rsidR="00A37FEB" w:rsidRPr="008C3D75">
        <w:rPr>
          <w:noProof/>
          <w:lang w:val="sk-SK"/>
        </w:rPr>
        <w:t>1</w:t>
      </w:r>
      <w:r w:rsidRPr="008C3D75">
        <w:rPr>
          <w:lang w:val="sk-SK"/>
          <w:rPrChange w:id="1251" w:author="admin" w:date="2018-06-18T11:14:00Z">
            <w:rPr>
              <w:lang w:val="sk-SK"/>
            </w:rPr>
          </w:rPrChange>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252" w:author="admin" w:date="2018-06-18T11:14:00Z">
            <w:rPr>
              <w:lang w:val="sk-SK"/>
            </w:rPr>
          </w:rPrChange>
        </w:rPr>
        <w:fldChar w:fldCharType="separate"/>
      </w:r>
      <w:r w:rsidR="00A37FEB" w:rsidRPr="008C3D75">
        <w:rPr>
          <w:noProof/>
          <w:lang w:val="sk-SK"/>
        </w:rPr>
        <w:t>7</w:t>
      </w:r>
      <w:r w:rsidRPr="008C3D75">
        <w:rPr>
          <w:lang w:val="sk-SK"/>
          <w:rPrChange w:id="1253" w:author="admin" w:date="2018-06-18T11:14:00Z">
            <w:rPr>
              <w:lang w:val="sk-SK"/>
            </w:rPr>
          </w:rPrChange>
        </w:rPr>
        <w:fldChar w:fldCharType="end"/>
      </w:r>
      <w:bookmarkStart w:id="1254" w:name="_Ref509500146"/>
      <w:bookmarkEnd w:id="1248"/>
      <w:r w:rsidRPr="008C3D75">
        <w:rPr>
          <w:lang w:val="sk-SK"/>
        </w:rPr>
        <w:t>:</w:t>
      </w:r>
      <w:r w:rsidRPr="008C3D75">
        <w:rPr>
          <w:color w:val="000000"/>
          <w:szCs w:val="22"/>
          <w:lang w:val="sk-SK"/>
        </w:rPr>
        <w:t>Princíp zmeny vodivosti krvi.</w:t>
      </w:r>
      <w:bookmarkEnd w:id="1249"/>
    </w:p>
    <w:p w14:paraId="49D501ED" w14:textId="2314658F" w:rsidR="00BD7167" w:rsidRPr="008C3D75" w:rsidRDefault="00BD7167" w:rsidP="00BD7167">
      <w:pPr>
        <w:pStyle w:val="Caption"/>
        <w:rPr>
          <w:color w:val="000000"/>
          <w:szCs w:val="22"/>
          <w:lang w:val="sk-SK"/>
        </w:rPr>
      </w:pPr>
      <w:r w:rsidRPr="008C3D75">
        <w:rPr>
          <w:color w:val="000000"/>
          <w:szCs w:val="22"/>
          <w:lang w:val="sk-SK"/>
        </w:rPr>
        <w:t xml:space="preserve"> Prevzaté z </w:t>
      </w:r>
      <w:r w:rsidRPr="005C2483">
        <w:rPr>
          <w:color w:val="000000"/>
          <w:szCs w:val="22"/>
          <w:lang w:val="sk-SK"/>
        </w:rPr>
        <w:fldChar w:fldCharType="begin"/>
      </w:r>
      <w:r w:rsidRPr="008C3D75">
        <w:rPr>
          <w:color w:val="000000"/>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C3D75">
        <w:rPr>
          <w:color w:val="000000"/>
          <w:szCs w:val="22"/>
          <w:lang w:val="sk-SK"/>
          <w:rPrChange w:id="1255" w:author="admin" w:date="2018-06-18T11:14:00Z">
            <w:rPr>
              <w:color w:val="000000"/>
              <w:szCs w:val="22"/>
              <w:lang w:val="sk-SK"/>
            </w:rPr>
          </w:rPrChange>
        </w:rPr>
        <w:fldChar w:fldCharType="separate"/>
      </w:r>
      <w:r w:rsidRPr="008C3D75">
        <w:rPr>
          <w:noProof/>
          <w:color w:val="000000"/>
          <w:szCs w:val="22"/>
          <w:lang w:val="sk-SK"/>
        </w:rPr>
        <w:t>[3]</w:t>
      </w:r>
      <w:r w:rsidRPr="008C3D75">
        <w:rPr>
          <w:color w:val="000000"/>
          <w:szCs w:val="22"/>
          <w:lang w:val="sk-SK"/>
          <w:rPrChange w:id="1256" w:author="admin" w:date="2018-06-18T11:14:00Z">
            <w:rPr>
              <w:color w:val="000000"/>
              <w:szCs w:val="22"/>
              <w:lang w:val="sk-SK"/>
            </w:rPr>
          </w:rPrChange>
        </w:rPr>
        <w:fldChar w:fldCharType="end"/>
      </w:r>
      <w:r w:rsidRPr="008C3D75">
        <w:rPr>
          <w:color w:val="000000"/>
          <w:szCs w:val="22"/>
          <w:lang w:val="sk-SK"/>
        </w:rPr>
        <w:t>.</w:t>
      </w:r>
      <w:bookmarkEnd w:id="1254"/>
      <w:r w:rsidRPr="008C3D75">
        <w:rPr>
          <w:color w:val="000000"/>
          <w:szCs w:val="22"/>
          <w:lang w:val="sk-SK"/>
        </w:rPr>
        <w:t xml:space="preserve"> Objemový efekt zníženia impedancie je znázornený zväčšením prierezu vodiča, rýchlostný efekt zníženia impedancie je znázornený </w:t>
      </w:r>
      <w:del w:id="1257" w:author="admin" w:date="2018-06-18T10:59:00Z">
        <w:r w:rsidRPr="008C3D75" w:rsidDel="00655477">
          <w:rPr>
            <w:color w:val="000000"/>
            <w:szCs w:val="22"/>
            <w:lang w:val="sk-SK"/>
          </w:rPr>
          <w:delText>z¨vytvorením</w:delText>
        </w:r>
      </w:del>
      <w:ins w:id="1258" w:author="admin" w:date="2018-06-18T10:59:00Z">
        <w:r w:rsidR="00655477" w:rsidRPr="008C3D75">
          <w:rPr>
            <w:color w:val="000000"/>
            <w:szCs w:val="22"/>
            <w:lang w:val="sk-SK"/>
          </w:rPr>
          <w:t>vytvorením</w:t>
        </w:r>
      </w:ins>
      <w:r w:rsidRPr="008C3D75">
        <w:rPr>
          <w:color w:val="000000"/>
          <w:szCs w:val="22"/>
          <w:lang w:val="sk-SK"/>
        </w:rPr>
        <w:t xml:space="preserve"> vodivých ciest medzi zhodne orientovanými červenými krvinkami.</w:t>
      </w:r>
    </w:p>
    <w:p w14:paraId="0BB7AB94" w14:textId="77777777" w:rsidR="00BD7167" w:rsidRPr="008C3D75" w:rsidRDefault="00BD7167" w:rsidP="00BD7167">
      <w:pPr>
        <w:rPr>
          <w:lang w:eastAsia="en-US" w:bidi="en-US"/>
        </w:rPr>
      </w:pPr>
    </w:p>
    <w:p w14:paraId="203E1560" w14:textId="29C0BA64" w:rsidR="00BD7167" w:rsidRPr="004453DF" w:rsidRDefault="00BD7167" w:rsidP="00BD7167">
      <w:pPr>
        <w:rPr>
          <w:color w:val="000000"/>
        </w:rPr>
      </w:pPr>
      <w:r w:rsidRPr="008C3D75">
        <w:t xml:space="preserve">Simultánne meranie vodivosti krvi a zmeny rýchlosti krvi zachytáva </w:t>
      </w:r>
      <w:r w:rsidRPr="004453DF">
        <w:fldChar w:fldCharType="begin"/>
      </w:r>
      <w:r w:rsidRPr="008C3D75">
        <w:instrText xml:space="preserve"> REF _Ref510019868 \h </w:instrText>
      </w:r>
      <w:r w:rsidRPr="004453DF">
        <w:rPr>
          <w:rPrChange w:id="1259" w:author="admin" w:date="2018-06-18T11:14:00Z">
            <w:rPr/>
          </w:rPrChange>
        </w:rPr>
        <w:fldChar w:fldCharType="separate"/>
      </w:r>
      <w:r w:rsidR="00A37FEB" w:rsidRPr="004453DF">
        <w:t xml:space="preserve">Obrázok </w:t>
      </w:r>
      <w:r w:rsidR="00A37FEB" w:rsidRPr="004453DF">
        <w:rPr>
          <w:noProof/>
        </w:rPr>
        <w:t>1</w:t>
      </w:r>
      <w:r w:rsidR="00A37FEB" w:rsidRPr="004453DF">
        <w:t>.</w:t>
      </w:r>
      <w:r w:rsidR="00A37FEB" w:rsidRPr="004453DF">
        <w:rPr>
          <w:noProof/>
        </w:rPr>
        <w:t>8</w:t>
      </w:r>
      <w:r w:rsidRPr="004453DF">
        <w:fldChar w:fldCharType="end"/>
      </w:r>
      <w:r w:rsidRPr="008C3D75">
        <w:t xml:space="preserve">. Rýchlosť toku krvi na priereze cievy nie je rovnaký vo všetkých miestach. Preto sa zavádza pojem priemerná priestorová rýchlosť </w:t>
      </w:r>
      <m:oMath>
        <m:r>
          <w:rPr>
            <w:rFonts w:ascii="Cambria Math" w:hAnsi="Cambria Math"/>
          </w:rPr>
          <m:t>&lt;v&gt;</m:t>
        </m:r>
      </m:oMath>
      <w:r w:rsidRPr="004453DF">
        <w:t>, ktorá je daná ako priemer rýchlostí všetkých červených k</w:t>
      </w:r>
      <w:r w:rsidRPr="008C3D75">
        <w:t>rviniek, ktoré prúdia prierezom cievy v nejakom časovom okamihu. Ďalej sa zavádza pojem redukovaná priemerná priestorová rýchlosť (reduced Spacial Avarage Veloctiy</w:t>
      </w:r>
      <w:ins w:id="1260" w:author="admin" w:date="2018-06-18T12:47:00Z">
        <w:r w:rsidR="004453DF">
          <w:t xml:space="preserve"> Velocity</w:t>
        </w:r>
      </w:ins>
      <w:r w:rsidRPr="004453DF">
        <w:t xml:space="preserve"> SAC)</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8C3D75">
        <w:t>:</w:t>
      </w:r>
    </w:p>
    <w:p w14:paraId="08C6B7BB" w14:textId="77777777" w:rsidR="00BD7167" w:rsidRPr="008C3D75"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8C3D75" w14:paraId="4F2519DB" w14:textId="77777777" w:rsidTr="00BD7167">
        <w:tc>
          <w:tcPr>
            <w:tcW w:w="279" w:type="dxa"/>
          </w:tcPr>
          <w:p w14:paraId="4A8328B8" w14:textId="77777777" w:rsidR="00BD7167" w:rsidRPr="008C3D75" w:rsidRDefault="00BD7167" w:rsidP="00BD7167">
            <w:pPr>
              <w:jc w:val="center"/>
              <w:rPr>
                <w:color w:val="000000"/>
              </w:rPr>
            </w:pPr>
          </w:p>
          <w:p w14:paraId="24BE05FE" w14:textId="77777777" w:rsidR="00BD7167" w:rsidRPr="008C3D75" w:rsidRDefault="00BD7167" w:rsidP="00BD7167">
            <w:pPr>
              <w:jc w:val="center"/>
              <w:rPr>
                <w:color w:val="000000"/>
              </w:rPr>
            </w:pPr>
          </w:p>
        </w:tc>
        <w:tc>
          <w:tcPr>
            <w:tcW w:w="7513" w:type="dxa"/>
            <w:vAlign w:val="center"/>
          </w:tcPr>
          <w:p w14:paraId="28F8B160" w14:textId="77777777" w:rsidR="00BD7167" w:rsidRPr="004453DF" w:rsidRDefault="00292E5D"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SAV</m:t>
                    </m:r>
                  </m:sub>
                </m:sSub>
                <m:r>
                  <w:rPr>
                    <w:rFonts w:ascii="Cambria Math" w:hAnsi="Cambria Math"/>
                    <w:color w:val="000000"/>
                  </w:rPr>
                  <m:t xml:space="preserve">= </m:t>
                </m:r>
                <m:f>
                  <m:fPr>
                    <m:ctrlPr>
                      <w:rPr>
                        <w:rFonts w:ascii="Cambria Math" w:hAnsi="Cambria Math"/>
                        <w:i/>
                      </w:rPr>
                    </m:ctrlPr>
                  </m:fPr>
                  <m:num>
                    <m:r>
                      <w:rPr>
                        <w:rFonts w:ascii="Cambria Math" w:hAnsi="Cambria Math"/>
                      </w:rPr>
                      <m:t>&lt;v&gt;</m:t>
                    </m:r>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r>
                  <w:rPr>
                    <w:rFonts w:ascii="Cambria Math" w:hAnsi="Cambria Math"/>
                    <w:color w:val="000000"/>
                  </w:rPr>
                  <m:t xml:space="preserve">) </m:t>
                </m:r>
              </m:oMath>
            </m:oMathPara>
          </w:p>
        </w:tc>
        <w:tc>
          <w:tcPr>
            <w:tcW w:w="702" w:type="dxa"/>
            <w:vAlign w:val="center"/>
          </w:tcPr>
          <w:p w14:paraId="67B96A04" w14:textId="77777777" w:rsidR="00BD7167" w:rsidRPr="008C3D75" w:rsidRDefault="00BD7167" w:rsidP="00BD7167">
            <w:pPr>
              <w:jc w:val="center"/>
              <w:rPr>
                <w:color w:val="000000"/>
              </w:rPr>
            </w:pPr>
            <w:r w:rsidRPr="004453DF">
              <w:rPr>
                <w:color w:val="000000"/>
              </w:rPr>
              <w:t>(</w:t>
            </w:r>
            <w:bookmarkStart w:id="1261" w:name="vsav"/>
            <w:r w:rsidRPr="004453DF">
              <w:rPr>
                <w:color w:val="000000"/>
              </w:rPr>
              <w:fldChar w:fldCharType="begin"/>
            </w:r>
            <w:r w:rsidRPr="008C3D75">
              <w:rPr>
                <w:color w:val="000000"/>
              </w:rPr>
              <w:instrText xml:space="preserve"> SEQ eq \* MERGEFORMAT </w:instrText>
            </w:r>
            <w:r w:rsidRPr="004453DF">
              <w:rPr>
                <w:color w:val="000000"/>
                <w:rPrChange w:id="1262" w:author="admin" w:date="2018-06-18T11:14:00Z">
                  <w:rPr>
                    <w:color w:val="000000"/>
                  </w:rPr>
                </w:rPrChange>
              </w:rPr>
              <w:fldChar w:fldCharType="separate"/>
            </w:r>
            <w:r w:rsidR="00A37FEB" w:rsidRPr="004453DF">
              <w:rPr>
                <w:noProof/>
                <w:color w:val="000000"/>
              </w:rPr>
              <w:t>17</w:t>
            </w:r>
            <w:r w:rsidRPr="004453DF">
              <w:rPr>
                <w:color w:val="000000"/>
              </w:rPr>
              <w:fldChar w:fldCharType="end"/>
            </w:r>
            <w:bookmarkEnd w:id="1261"/>
            <w:r w:rsidRPr="008C3D75">
              <w:rPr>
                <w:color w:val="000000"/>
              </w:rPr>
              <w:t>)</w:t>
            </w:r>
          </w:p>
        </w:tc>
      </w:tr>
    </w:tbl>
    <w:p w14:paraId="5D5DD0CE" w14:textId="77777777" w:rsidR="00BD7167" w:rsidRPr="008C3D75" w:rsidRDefault="00BD7167" w:rsidP="00BD7167"/>
    <w:p w14:paraId="73205E67" w14:textId="77777777" w:rsidR="00BD7167" w:rsidRPr="008C3D75" w:rsidRDefault="00BD7167" w:rsidP="00BD7167">
      <m:oMath>
        <m:r>
          <w:rPr>
            <w:rFonts w:ascii="Cambria Math" w:hAnsi="Cambria Math"/>
          </w:rPr>
          <m:t>kde</m:t>
        </m:r>
        <m:r>
          <w:rPr>
            <w:rFonts w:ascii="Cambria Math" w:hAnsi="Cambria Math"/>
            <w:rPrChange w:id="1263" w:author="admin" w:date="2018-06-18T11:14:00Z">
              <w:rPr>
                <w:rFonts w:ascii="Cambria Math" w:hAnsi="Cambria Math"/>
              </w:rPr>
            </w:rPrChange>
          </w:rPr>
          <m:t>&lt;v&gt;</m:t>
        </m:r>
      </m:oMath>
      <w:r w:rsidRPr="008C3D75">
        <w:t xml:space="preserve"> je priemerná priestorová rýchlosť a R je polomer cievy. Ďalej zaveďme pojem maximálne zrýchlenie redukovanej priemernej priestorovej rýchlosti v aorte počas systoly (Peak Aortic  Reduced Average Blood Acceleration – PARABA)</w:t>
      </w:r>
    </w:p>
    <w:p w14:paraId="3BD28104" w14:textId="77777777" w:rsidR="00BD7167" w:rsidRPr="008C3D75" w:rsidRDefault="00BD7167" w:rsidP="00BD7167"/>
    <w:tbl>
      <w:tblPr>
        <w:tblW w:w="0" w:type="auto"/>
        <w:tblLook w:val="04A0" w:firstRow="1" w:lastRow="0" w:firstColumn="1" w:lastColumn="0" w:noHBand="0" w:noVBand="1"/>
      </w:tblPr>
      <w:tblGrid>
        <w:gridCol w:w="704"/>
        <w:gridCol w:w="7088"/>
        <w:gridCol w:w="702"/>
      </w:tblGrid>
      <w:tr w:rsidR="00BD7167" w:rsidRPr="008C3D75" w14:paraId="7E0C1407" w14:textId="77777777" w:rsidTr="00BD7167">
        <w:tc>
          <w:tcPr>
            <w:tcW w:w="704" w:type="dxa"/>
          </w:tcPr>
          <w:p w14:paraId="15AC4A00" w14:textId="77777777" w:rsidR="00BD7167" w:rsidRPr="008C3D75" w:rsidRDefault="00BD7167" w:rsidP="00BD7167">
            <w:pPr>
              <w:jc w:val="center"/>
              <w:rPr>
                <w:color w:val="000000"/>
              </w:rPr>
            </w:pPr>
          </w:p>
        </w:tc>
        <w:tc>
          <w:tcPr>
            <w:tcW w:w="7088" w:type="dxa"/>
            <w:vAlign w:val="center"/>
          </w:tcPr>
          <w:p w14:paraId="0D9FA9C9" w14:textId="77777777" w:rsidR="00BD7167" w:rsidRPr="004453DF" w:rsidRDefault="00BD7167" w:rsidP="00BD7167">
            <w:pPr>
              <w:jc w:val="center"/>
              <w:rPr>
                <w:color w:val="000000"/>
              </w:rPr>
            </w:pPr>
            <m:oMathPara>
              <m:oMath>
                <m:r>
                  <w:rPr>
                    <w:rFonts w:ascii="Cambria Math" w:hAnsi="Cambria Math"/>
                  </w:rPr>
                  <m:t>PARABA</m:t>
                </m:r>
                <m:r>
                  <w:rPr>
                    <w:rFonts w:ascii="Cambria Math" w:hAnsi="Cambria Math"/>
                    <w:rPrChange w:id="1264" w:author="admin" w:date="2018-06-18T11:14:00Z">
                      <w:rPr>
                        <w:rFonts w:ascii="Cambria Math" w:hAnsi="Cambria Math"/>
                      </w:rPr>
                    </w:rPrChange>
                  </w:rPr>
                  <m:t xml:space="preserve">= </m:t>
                </m:r>
                <m:f>
                  <m:fPr>
                    <m:ctrlPr>
                      <w:rPr>
                        <w:rFonts w:ascii="Cambria Math" w:hAnsi="Cambria Math"/>
                        <w:i/>
                      </w:rPr>
                    </m:ctrlPr>
                  </m:fPr>
                  <m:num>
                    <m:r>
                      <w:rPr>
                        <w:rFonts w:ascii="Cambria Math" w:hAnsi="Cambria Math"/>
                      </w:rPr>
                      <m:t>d&lt;v&gt;/</m:t>
                    </m:r>
                    <m:sSub>
                      <m:sSubPr>
                        <m:ctrlPr>
                          <w:rPr>
                            <w:rFonts w:ascii="Cambria Math" w:hAnsi="Cambria Math"/>
                            <w:i/>
                          </w:rPr>
                        </m:ctrlPr>
                      </m:sSubPr>
                      <m:e>
                        <m:r>
                          <w:rPr>
                            <w:rFonts w:ascii="Cambria Math" w:hAnsi="Cambria Math"/>
                          </w:rPr>
                          <m:t>dt</m:t>
                        </m:r>
                      </m:e>
                      <m:sub>
                        <m:r>
                          <w:rPr>
                            <w:rFonts w:ascii="Cambria Math" w:hAnsi="Cambria Math"/>
                          </w:rPr>
                          <m:t>max</m:t>
                        </m:r>
                      </m:sub>
                    </m:sSub>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-2</m:t>
                    </m:r>
                  </m:sup>
                </m:sSup>
                <m:r>
                  <w:rPr>
                    <w:rFonts w:ascii="Cambria Math" w:hAnsi="Cambria Math"/>
                    <w:color w:val="000000"/>
                  </w:rPr>
                  <m:t>)</m:t>
                </m:r>
                <m:r>
                  <w:rPr>
                    <w:rFonts w:ascii="Cambria Math" w:hAnsi="Cambria Math"/>
                  </w:rPr>
                  <m:t xml:space="preserve"> .</m:t>
                </m:r>
              </m:oMath>
            </m:oMathPara>
          </w:p>
        </w:tc>
        <w:tc>
          <w:tcPr>
            <w:tcW w:w="702" w:type="dxa"/>
            <w:vAlign w:val="center"/>
          </w:tcPr>
          <w:p w14:paraId="414137F2" w14:textId="77777777" w:rsidR="00BD7167" w:rsidRPr="008C3D75" w:rsidRDefault="00BD7167" w:rsidP="00BD7167">
            <w:pPr>
              <w:jc w:val="center"/>
              <w:rPr>
                <w:color w:val="000000"/>
              </w:rPr>
            </w:pPr>
            <w:r w:rsidRPr="004453DF">
              <w:rPr>
                <w:color w:val="000000"/>
              </w:rPr>
              <w:t>(</w:t>
            </w:r>
            <w:bookmarkStart w:id="1265" w:name="paraba"/>
            <w:r w:rsidRPr="004453DF">
              <w:rPr>
                <w:color w:val="000000"/>
              </w:rPr>
              <w:fldChar w:fldCharType="begin"/>
            </w:r>
            <w:r w:rsidRPr="008C3D75">
              <w:rPr>
                <w:color w:val="000000"/>
              </w:rPr>
              <w:instrText xml:space="preserve"> SEQ eq \* MERGEFORMAT </w:instrText>
            </w:r>
            <w:r w:rsidRPr="004453DF">
              <w:rPr>
                <w:color w:val="000000"/>
                <w:rPrChange w:id="1266" w:author="admin" w:date="2018-06-18T11:14:00Z">
                  <w:rPr>
                    <w:color w:val="000000"/>
                  </w:rPr>
                </w:rPrChange>
              </w:rPr>
              <w:fldChar w:fldCharType="separate"/>
            </w:r>
            <w:r w:rsidR="00A37FEB" w:rsidRPr="004453DF">
              <w:rPr>
                <w:noProof/>
                <w:color w:val="000000"/>
              </w:rPr>
              <w:t>18</w:t>
            </w:r>
            <w:r w:rsidRPr="004453DF">
              <w:rPr>
                <w:color w:val="000000"/>
              </w:rPr>
              <w:fldChar w:fldCharType="end"/>
            </w:r>
            <w:bookmarkEnd w:id="1265"/>
            <w:r w:rsidRPr="008C3D75">
              <w:rPr>
                <w:color w:val="000000"/>
              </w:rPr>
              <w:t>)</w:t>
            </w:r>
          </w:p>
        </w:tc>
      </w:tr>
    </w:tbl>
    <w:p w14:paraId="30695DEF" w14:textId="77777777" w:rsidR="00BD7167" w:rsidRPr="008C3D75" w:rsidRDefault="00BD7167" w:rsidP="00BD7167"/>
    <w:p w14:paraId="55456A5F" w14:textId="1F0FD184" w:rsidR="00BD7167" w:rsidRPr="004453DF" w:rsidRDefault="00BD7167" w:rsidP="00BD7167">
      <w:pPr>
        <w:rPr>
          <w:lang w:eastAsia="en-US" w:bidi="en-US"/>
        </w:rPr>
      </w:pPr>
      <w:r w:rsidRPr="008C3D75">
        <w:t xml:space="preserve">Na počiatku systoly dochádza ku výraznej zhode medzi výskytom </w:t>
      </w:r>
      <m:oMath>
        <m:r>
          <w:rPr>
            <w:rFonts w:ascii="Cambria Math" w:hAnsi="Cambria Math"/>
          </w:rPr>
          <m:t>PARABA</m:t>
        </m:r>
      </m:oMath>
      <w:r w:rsidRPr="008C3D75">
        <w:t xml:space="preserve"> a maximom zmeny impedancie (r=0.99 </w:t>
      </w:r>
      <w:r w:rsidRPr="004453DF">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rsidRPr="008C3D75">
        <w:instrText xml:space="preserve"> ADDIN EN.CITE </w:instrText>
      </w:r>
      <w:r w:rsidR="00284C6A" w:rsidRPr="008C3D75">
        <w:rPr>
          <w:rPrChange w:id="1267" w:author="admin" w:date="2018-06-18T11:14:00Z">
            <w:rPr/>
          </w:rPrChange>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rsidRPr="008C3D75">
        <w:instrText xml:space="preserve"> ADDIN EN.CITE.DATA </w:instrText>
      </w:r>
      <w:r w:rsidR="00284C6A" w:rsidRPr="008C3D75">
        <w:rPr>
          <w:rPrChange w:id="1268" w:author="admin" w:date="2018-06-18T11:14:00Z">
            <w:rPr/>
          </w:rPrChange>
        </w:rPr>
      </w:r>
      <w:r w:rsidR="00284C6A" w:rsidRPr="008C3D75">
        <w:rPr>
          <w:rPrChange w:id="1269" w:author="admin" w:date="2018-06-18T11:14:00Z">
            <w:rPr/>
          </w:rPrChange>
        </w:rPr>
        <w:fldChar w:fldCharType="end"/>
      </w:r>
      <w:r w:rsidRPr="004453DF">
        <w:rPr>
          <w:rPrChange w:id="1270" w:author="admin" w:date="2018-06-18T11:14:00Z">
            <w:rPr/>
          </w:rPrChange>
        </w:rPr>
      </w:r>
      <w:r w:rsidRPr="004453DF">
        <w:rPr>
          <w:rPrChange w:id="1271" w:author="admin" w:date="2018-06-18T11:14:00Z">
            <w:rPr/>
          </w:rPrChange>
        </w:rPr>
        <w:fldChar w:fldCharType="separate"/>
      </w:r>
      <w:r w:rsidRPr="004453DF">
        <w:rPr>
          <w:noProof/>
        </w:rPr>
        <w:t>[3, 32]</w:t>
      </w:r>
      <w:r w:rsidRPr="004453DF">
        <w:fldChar w:fldCharType="end"/>
      </w:r>
      <w:r w:rsidRPr="008C3D75">
        <w:t>) (</w:t>
      </w:r>
      <w:r w:rsidRPr="004453DF">
        <w:fldChar w:fldCharType="begin"/>
      </w:r>
      <w:r w:rsidRPr="008C3D75">
        <w:instrText xml:space="preserve"> REF _Ref510019868 \h </w:instrText>
      </w:r>
      <w:r w:rsidRPr="004453DF">
        <w:rPr>
          <w:rPrChange w:id="1272" w:author="admin" w:date="2018-06-18T11:14:00Z">
            <w:rPr/>
          </w:rPrChange>
        </w:rPr>
        <w:fldChar w:fldCharType="separate"/>
      </w:r>
      <w:r w:rsidR="00A37FEB" w:rsidRPr="004453DF">
        <w:t xml:space="preserve">Obrázok </w:t>
      </w:r>
      <w:r w:rsidR="00A37FEB" w:rsidRPr="004453DF">
        <w:rPr>
          <w:noProof/>
        </w:rPr>
        <w:t>1</w:t>
      </w:r>
      <w:r w:rsidR="00A37FEB" w:rsidRPr="004453DF">
        <w:t>.</w:t>
      </w:r>
      <w:r w:rsidR="00A37FEB" w:rsidRPr="004453DF">
        <w:rPr>
          <w:noProof/>
        </w:rPr>
        <w:t>8</w:t>
      </w:r>
      <w:r w:rsidRPr="004453DF">
        <w:fldChar w:fldCharType="end"/>
      </w:r>
      <w:r w:rsidRPr="008C3D75">
        <w:t xml:space="preserve">). Toto zistenie je základom pre všetky dnešné modely bioimpedančnej flowmetrie. Na konci systoly je zmena impedancie pozvoľnejšia ako zmena rýchlosti, čo je zrejme spôsobené postupnou zmenou orientácie červených krviniek z usporiadanej na náhodnú </w:t>
      </w:r>
      <w:r w:rsidRPr="004453DF">
        <w:fldChar w:fldCharType="begin"/>
      </w:r>
      <w:r w:rsidRPr="008C3D75">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453DF">
        <w:rPr>
          <w:rPrChange w:id="1273" w:author="admin" w:date="2018-06-18T11:14:00Z">
            <w:rPr/>
          </w:rPrChange>
        </w:rPr>
        <w:fldChar w:fldCharType="separate"/>
      </w:r>
      <w:r w:rsidRPr="004453DF">
        <w:rPr>
          <w:noProof/>
        </w:rPr>
        <w:t>[3]</w:t>
      </w:r>
      <w:r w:rsidRPr="004453DF">
        <w:fldChar w:fldCharType="end"/>
      </w:r>
      <w:r w:rsidRPr="008C3D75">
        <w:t>.</w:t>
      </w:r>
    </w:p>
    <w:p w14:paraId="630EA277" w14:textId="77777777" w:rsidR="00BD7167" w:rsidRPr="008C3D75" w:rsidRDefault="00BD7167" w:rsidP="00BD7167">
      <w:pPr>
        <w:jc w:val="center"/>
        <w:rPr>
          <w:color w:val="000000"/>
        </w:rPr>
      </w:pPr>
      <w:r w:rsidRPr="008C3D75">
        <w:rPr>
          <w:noProof/>
          <w:color w:val="000000"/>
          <w:lang w:val="en-US" w:eastAsia="en-US"/>
        </w:rPr>
        <w:drawing>
          <wp:inline distT="0" distB="0" distL="0" distR="0" wp14:anchorId="0186EF68" wp14:editId="309B2B3E">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437B94E9" w14:textId="77777777" w:rsidR="00BD7167" w:rsidRPr="008C3D75" w:rsidRDefault="00BD7167" w:rsidP="00BD7167">
      <w:pPr>
        <w:pStyle w:val="Caption"/>
        <w:rPr>
          <w:vanish/>
          <w:color w:val="000000"/>
          <w:szCs w:val="22"/>
          <w:lang w:val="sk-SK"/>
          <w:specVanish/>
        </w:rPr>
      </w:pPr>
      <w:bookmarkStart w:id="1274" w:name="_Ref510019868"/>
      <w:bookmarkStart w:id="1275" w:name="_Ref510098038"/>
      <w:bookmarkStart w:id="1276" w:name="_Toc516835670"/>
      <w:r w:rsidRPr="004453DF">
        <w:rPr>
          <w:lang w:val="sk-SK"/>
        </w:rPr>
        <w:t xml:space="preserve">Obrázok </w:t>
      </w:r>
      <w:r w:rsidRPr="008C3D75">
        <w:rPr>
          <w:lang w:val="sk-SK"/>
        </w:rPr>
        <w:fldChar w:fldCharType="begin"/>
      </w:r>
      <w:r w:rsidRPr="008C3D75">
        <w:rPr>
          <w:lang w:val="sk-SK"/>
        </w:rPr>
        <w:instrText xml:space="preserve"> STYLEREF 1 \s </w:instrText>
      </w:r>
      <w:r w:rsidRPr="008C3D75">
        <w:rPr>
          <w:lang w:val="sk-SK"/>
          <w:rPrChange w:id="1277" w:author="admin" w:date="2018-06-18T11:14:00Z">
            <w:rPr>
              <w:lang w:val="sk-SK"/>
            </w:rPr>
          </w:rPrChange>
        </w:rPr>
        <w:fldChar w:fldCharType="separate"/>
      </w:r>
      <w:r w:rsidR="00A37FEB" w:rsidRPr="008C3D75">
        <w:rPr>
          <w:noProof/>
          <w:lang w:val="sk-SK"/>
        </w:rPr>
        <w:t>1</w:t>
      </w:r>
      <w:r w:rsidRPr="005C2483">
        <w:rPr>
          <w:lang w:val="sk-SK"/>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278" w:author="admin" w:date="2018-06-18T11:14:00Z">
            <w:rPr>
              <w:lang w:val="sk-SK"/>
            </w:rPr>
          </w:rPrChange>
        </w:rPr>
        <w:fldChar w:fldCharType="separate"/>
      </w:r>
      <w:r w:rsidR="00A37FEB" w:rsidRPr="008C3D75">
        <w:rPr>
          <w:noProof/>
          <w:lang w:val="sk-SK"/>
        </w:rPr>
        <w:t>8</w:t>
      </w:r>
      <w:r w:rsidRPr="008C3D75">
        <w:rPr>
          <w:lang w:val="sk-SK"/>
          <w:rPrChange w:id="1279" w:author="admin" w:date="2018-06-18T11:14:00Z">
            <w:rPr>
              <w:lang w:val="sk-SK"/>
            </w:rPr>
          </w:rPrChange>
        </w:rPr>
        <w:fldChar w:fldCharType="end"/>
      </w:r>
      <w:bookmarkEnd w:id="1274"/>
      <w:r w:rsidRPr="008C3D75">
        <w:rPr>
          <w:lang w:val="sk-SK"/>
        </w:rPr>
        <w:t xml:space="preserve">: </w:t>
      </w:r>
      <w:r w:rsidRPr="008C3D75">
        <w:rPr>
          <w:color w:val="000000"/>
          <w:szCs w:val="22"/>
          <w:lang w:val="sk-SK"/>
        </w:rPr>
        <w:t>Vzťah zmeny rýchlosti krvi a vodivosti krvi</w:t>
      </w:r>
      <w:bookmarkEnd w:id="1275"/>
      <w:r w:rsidRPr="008C3D75">
        <w:rPr>
          <w:color w:val="000000"/>
          <w:szCs w:val="22"/>
          <w:lang w:val="sk-SK"/>
        </w:rPr>
        <w:t>.</w:t>
      </w:r>
      <w:bookmarkEnd w:id="1276"/>
    </w:p>
    <w:p w14:paraId="770C74C6" w14:textId="7C033102" w:rsidR="00BD7167" w:rsidRPr="008C3D75" w:rsidRDefault="00BD7167" w:rsidP="00BD7167">
      <w:pPr>
        <w:rPr>
          <w:rFonts w:eastAsiaTheme="majorEastAsia" w:cstheme="majorBidi"/>
          <w:color w:val="000000"/>
          <w:spacing w:val="10"/>
          <w:sz w:val="22"/>
          <w:szCs w:val="22"/>
          <w:lang w:eastAsia="en-US" w:bidi="en-US"/>
        </w:rPr>
      </w:pPr>
      <w:r w:rsidRPr="008C3D75">
        <w:rPr>
          <w:color w:val="000000"/>
          <w:sz w:val="22"/>
          <w:szCs w:val="22"/>
        </w:rPr>
        <w:t xml:space="preserve"> Prevzaté z </w:t>
      </w:r>
      <w:r w:rsidRPr="004453DF">
        <w:rPr>
          <w:color w:val="000000"/>
          <w:sz w:val="22"/>
          <w:szCs w:val="22"/>
        </w:rPr>
        <w:fldChar w:fldCharType="begin"/>
      </w:r>
      <w:r w:rsidR="00284C6A" w:rsidRPr="008C3D75">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4453DF">
        <w:rPr>
          <w:color w:val="000000"/>
          <w:sz w:val="22"/>
          <w:szCs w:val="22"/>
          <w:rPrChange w:id="1280" w:author="admin" w:date="2018-06-18T11:14:00Z">
            <w:rPr>
              <w:color w:val="000000"/>
              <w:sz w:val="22"/>
              <w:szCs w:val="22"/>
            </w:rPr>
          </w:rPrChange>
        </w:rPr>
        <w:fldChar w:fldCharType="separate"/>
      </w:r>
      <w:r w:rsidRPr="004453DF">
        <w:rPr>
          <w:noProof/>
          <w:color w:val="000000"/>
          <w:sz w:val="22"/>
          <w:szCs w:val="22"/>
        </w:rPr>
        <w:t>[32]</w:t>
      </w:r>
      <w:r w:rsidRPr="004453DF">
        <w:rPr>
          <w:color w:val="000000"/>
          <w:sz w:val="22"/>
          <w:szCs w:val="22"/>
        </w:rPr>
        <w:fldChar w:fldCharType="end"/>
      </w:r>
      <w:r w:rsidRPr="008C3D75">
        <w:rPr>
          <w:color w:val="000000"/>
          <w:sz w:val="22"/>
          <w:szCs w:val="22"/>
        </w:rPr>
        <w:t>.</w:t>
      </w:r>
      <w:r w:rsidR="005D438D" w:rsidRPr="004453DF">
        <w:rPr>
          <w:color w:val="000000"/>
          <w:sz w:val="22"/>
          <w:szCs w:val="22"/>
        </w:rPr>
        <w:t xml:space="preserve"> </w:t>
      </w:r>
      <w:r w:rsidRPr="004453DF">
        <w:rPr>
          <w:rFonts w:eastAsiaTheme="majorEastAsia" w:cstheme="majorBidi"/>
          <w:color w:val="000000"/>
          <w:spacing w:val="10"/>
          <w:sz w:val="22"/>
          <w:szCs w:val="22"/>
          <w:lang w:eastAsia="en-US" w:bidi="en-US"/>
        </w:rPr>
        <w:t xml:space="preserve">Vzťah zachytáva zmenu vodivosti a rýchlosti toku krvi počas jedného </w:t>
      </w:r>
      <w:r w:rsidR="009076DD" w:rsidRPr="008C3D75">
        <w:rPr>
          <w:rFonts w:eastAsiaTheme="majorEastAsia" w:cstheme="majorBidi"/>
          <w:color w:val="000000"/>
          <w:spacing w:val="10"/>
          <w:sz w:val="22"/>
          <w:szCs w:val="22"/>
          <w:lang w:eastAsia="en-US" w:bidi="en-US"/>
        </w:rPr>
        <w:t>srdcov</w:t>
      </w:r>
      <w:r w:rsidRPr="008C3D75">
        <w:rPr>
          <w:rFonts w:eastAsiaTheme="majorEastAsia" w:cstheme="majorBidi"/>
          <w:color w:val="000000"/>
          <w:spacing w:val="10"/>
          <w:sz w:val="22"/>
          <w:szCs w:val="22"/>
          <w:lang w:eastAsia="en-US" w:bidi="en-US"/>
        </w:rPr>
        <w:t xml:space="preserve">ého cyklu. Významná je zhoda v zrýchlení krvi a zmene </w:t>
      </w:r>
      <w:del w:id="1281" w:author="admin" w:date="2018-06-18T11:00:00Z">
        <w:r w:rsidRPr="008C3D75" w:rsidDel="00655477">
          <w:rPr>
            <w:rFonts w:eastAsiaTheme="majorEastAsia" w:cstheme="majorBidi"/>
            <w:color w:val="000000"/>
            <w:spacing w:val="10"/>
            <w:sz w:val="22"/>
            <w:szCs w:val="22"/>
            <w:lang w:eastAsia="en-US" w:bidi="en-US"/>
          </w:rPr>
          <w:delText>impednacie</w:delText>
        </w:r>
      </w:del>
      <w:ins w:id="1282" w:author="admin" w:date="2018-06-18T11:00:00Z">
        <w:r w:rsidR="00655477" w:rsidRPr="008C3D75">
          <w:rPr>
            <w:rFonts w:eastAsiaTheme="majorEastAsia" w:cstheme="majorBidi"/>
            <w:color w:val="000000"/>
            <w:spacing w:val="10"/>
            <w:sz w:val="22"/>
            <w:szCs w:val="22"/>
            <w:lang w:eastAsia="en-US" w:bidi="en-US"/>
          </w:rPr>
          <w:t>impedancie</w:t>
        </w:r>
      </w:ins>
      <w:r w:rsidRPr="008C3D75">
        <w:rPr>
          <w:rFonts w:eastAsiaTheme="majorEastAsia" w:cstheme="majorBidi"/>
          <w:color w:val="000000"/>
          <w:spacing w:val="10"/>
          <w:sz w:val="22"/>
          <w:szCs w:val="22"/>
          <w:lang w:eastAsia="en-US" w:bidi="en-US"/>
        </w:rPr>
        <w:t xml:space="preserve"> pri počiatku systoly.</w:t>
      </w:r>
    </w:p>
    <w:p w14:paraId="7B6A989B" w14:textId="77777777" w:rsidR="005D438D" w:rsidRPr="008C3D75" w:rsidRDefault="005D438D" w:rsidP="00BD7167">
      <w:pPr>
        <w:rPr>
          <w:rFonts w:eastAsiaTheme="majorEastAsia" w:cstheme="majorBidi"/>
          <w:color w:val="000000"/>
          <w:spacing w:val="10"/>
          <w:sz w:val="22"/>
          <w:szCs w:val="22"/>
          <w:lang w:eastAsia="en-US" w:bidi="en-US"/>
        </w:rPr>
      </w:pPr>
    </w:p>
    <w:p w14:paraId="5EDD4090" w14:textId="77777777" w:rsidR="00BD7167" w:rsidRPr="008C3D75" w:rsidRDefault="00BD7167" w:rsidP="00BD7167">
      <w:pPr>
        <w:pStyle w:val="Heading2"/>
        <w:spacing w:line="240" w:lineRule="auto"/>
      </w:pPr>
      <w:bookmarkStart w:id="1283" w:name="_Toc386404199"/>
      <w:bookmarkStart w:id="1284" w:name="_Toc516835616"/>
      <w:r w:rsidRPr="008C3D75">
        <w:lastRenderedPageBreak/>
        <w:t>Výpočet SV</w:t>
      </w:r>
      <w:bookmarkEnd w:id="1283"/>
      <w:bookmarkEnd w:id="1284"/>
    </w:p>
    <w:p w14:paraId="6902C7C6" w14:textId="77777777" w:rsidR="00BD7167" w:rsidRPr="008C3D75" w:rsidRDefault="00BD7167" w:rsidP="00BD7167">
      <w:pPr>
        <w:jc w:val="center"/>
        <w:rPr>
          <w:b/>
        </w:rPr>
      </w:pPr>
    </w:p>
    <w:p w14:paraId="2AB6F39D" w14:textId="77777777" w:rsidR="00BD7167" w:rsidRPr="008C3D75" w:rsidRDefault="00BD7167" w:rsidP="00BD7167">
      <w:r w:rsidRPr="008C3D75">
        <w:t>Impedancia hrudníka (geometricky definovaného ako valec) Z, je určená jeho dĺžkou L, prierezom A a odporom ρ (</w:t>
      </w:r>
      <m:oMath>
        <m:r>
          <w:rPr>
            <w:rFonts w:ascii="Cambria Math" w:hAnsi="Cambria Math"/>
          </w:rPr>
          <m:t>Ω</m:t>
        </m:r>
        <m:r>
          <w:rPr>
            <w:rFonts w:ascii="Cambria Math" w:hAnsi="Cambria Math"/>
            <w:rPrChange w:id="1285" w:author="admin" w:date="2018-06-18T11:14:00Z">
              <w:rPr>
                <w:rFonts w:ascii="Cambria Math" w:hAnsi="Cambria Math"/>
              </w:rPr>
            </w:rPrChange>
          </w:rPr>
          <m:t>.m)</m:t>
        </m:r>
      </m:oMath>
      <w:r w:rsidRPr="008C3D75">
        <w:t>. Impedanciu, kde V je objem hrudníka vyjadruje rovnica (</w:t>
      </w:r>
      <w:r w:rsidRPr="004453DF">
        <w:fldChar w:fldCharType="begin"/>
      </w:r>
      <w:r w:rsidRPr="008C3D75">
        <w:instrText xml:space="preserve"> REF odpor_valca \h </w:instrText>
      </w:r>
      <w:r w:rsidRPr="004453DF">
        <w:rPr>
          <w:rPrChange w:id="1286" w:author="admin" w:date="2018-06-18T11:14:00Z">
            <w:rPr/>
          </w:rPrChange>
        </w:rPr>
        <w:fldChar w:fldCharType="separate"/>
      </w:r>
      <w:r w:rsidR="00A37FEB" w:rsidRPr="004453DF">
        <w:rPr>
          <w:noProof/>
          <w:color w:val="000000"/>
        </w:rPr>
        <w:t>19</w:t>
      </w:r>
      <w:r w:rsidRPr="004453DF">
        <w:fldChar w:fldCharType="end"/>
      </w:r>
      <w:r w:rsidRPr="008C3D75">
        <w:t>):</w:t>
      </w:r>
    </w:p>
    <w:tbl>
      <w:tblPr>
        <w:tblW w:w="0" w:type="auto"/>
        <w:tblLook w:val="04A0" w:firstRow="1" w:lastRow="0" w:firstColumn="1" w:lastColumn="0" w:noHBand="0" w:noVBand="1"/>
      </w:tblPr>
      <w:tblGrid>
        <w:gridCol w:w="704"/>
        <w:gridCol w:w="7088"/>
        <w:gridCol w:w="702"/>
      </w:tblGrid>
      <w:tr w:rsidR="00BD7167" w:rsidRPr="008C3D75" w14:paraId="0ADB351E" w14:textId="77777777" w:rsidTr="00BD7167">
        <w:tc>
          <w:tcPr>
            <w:tcW w:w="704" w:type="dxa"/>
          </w:tcPr>
          <w:p w14:paraId="47AC8B1A" w14:textId="77777777" w:rsidR="00BD7167" w:rsidRPr="008C3D75" w:rsidRDefault="00BD7167" w:rsidP="00BD7167">
            <w:pPr>
              <w:jc w:val="center"/>
              <w:rPr>
                <w:color w:val="000000"/>
              </w:rPr>
            </w:pPr>
          </w:p>
        </w:tc>
        <w:tc>
          <w:tcPr>
            <w:tcW w:w="7088" w:type="dxa"/>
            <w:vAlign w:val="center"/>
          </w:tcPr>
          <w:p w14:paraId="41613FB5" w14:textId="77777777" w:rsidR="00BD7167" w:rsidRPr="004453DF" w:rsidRDefault="00BD7167" w:rsidP="00BD7167">
            <w:pPr>
              <w:jc w:val="center"/>
              <w:rPr>
                <w:color w:val="000000"/>
              </w:rPr>
            </w:pPr>
            <m:oMathPara>
              <m:oMath>
                <m:r>
                  <w:rPr>
                    <w:rFonts w:ascii="Cambria Math" w:hAnsi="Cambria Math"/>
                  </w:rPr>
                  <m:t>Z</m:t>
                </m:r>
                <m:r>
                  <w:rPr>
                    <w:rFonts w:ascii="Cambria Math" w:hAnsi="Cambria Math"/>
                    <w:rPrChange w:id="1287" w:author="admin" w:date="2018-06-18T11:14:00Z">
                      <w:rPr>
                        <w:rFonts w:ascii="Cambria Math" w:hAnsi="Cambria Math"/>
                      </w:rPr>
                    </w:rPrChange>
                  </w:rPr>
                  <m:t xml:space="preserve">= </m:t>
                </m:r>
                <m:f>
                  <m:fPr>
                    <m:ctrlPr>
                      <w:rPr>
                        <w:rFonts w:ascii="Cambria Math" w:hAnsi="Cambria Math"/>
                        <w:i/>
                      </w:rPr>
                    </m:ctrlPr>
                  </m:fPr>
                  <m:num>
                    <m:r>
                      <w:rPr>
                        <w:rFonts w:ascii="Cambria Math" w:hAnsi="Cambria Math"/>
                      </w:rPr>
                      <m:t>ρL</m:t>
                    </m:r>
                  </m:num>
                  <m:den>
                    <m:r>
                      <w:rPr>
                        <w:rFonts w:ascii="Cambria Math" w:hAnsi="Cambria Math"/>
                      </w:rPr>
                      <m:t>A</m:t>
                    </m:r>
                  </m:den>
                </m:f>
                <m:r>
                  <w:rPr>
                    <w:rFonts w:ascii="Cambria Math" w:hAnsi="Cambria Math"/>
                  </w:rPr>
                  <m:t xml:space="preserve"> ≡ </m:t>
                </m:r>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V</m:t>
                    </m:r>
                  </m:den>
                </m:f>
                <m:d>
                  <m:dPr>
                    <m:ctrlPr>
                      <w:rPr>
                        <w:rFonts w:ascii="Cambria Math" w:hAnsi="Cambria Math"/>
                        <w:i/>
                      </w:rPr>
                    </m:ctrlPr>
                  </m:dPr>
                  <m:e>
                    <m:r>
                      <w:rPr>
                        <w:rFonts w:ascii="Cambria Math" w:hAnsi="Cambria Math"/>
                      </w:rPr>
                      <m:t>Ω</m:t>
                    </m:r>
                  </m:e>
                </m:d>
                <m:r>
                  <w:rPr>
                    <w:rFonts w:ascii="Cambria Math" w:hAnsi="Cambria Math"/>
                  </w:rPr>
                  <m:t>.</m:t>
                </m:r>
              </m:oMath>
            </m:oMathPara>
          </w:p>
        </w:tc>
        <w:tc>
          <w:tcPr>
            <w:tcW w:w="702" w:type="dxa"/>
            <w:vAlign w:val="center"/>
          </w:tcPr>
          <w:p w14:paraId="4AD5E5BC" w14:textId="77777777" w:rsidR="00BD7167" w:rsidRPr="008C3D75" w:rsidRDefault="00BD7167" w:rsidP="00BD7167">
            <w:pPr>
              <w:jc w:val="center"/>
              <w:rPr>
                <w:color w:val="000000"/>
              </w:rPr>
            </w:pPr>
            <w:r w:rsidRPr="004453DF">
              <w:rPr>
                <w:color w:val="000000"/>
              </w:rPr>
              <w:t>(</w:t>
            </w:r>
            <w:bookmarkStart w:id="1288" w:name="odpor_valca"/>
            <w:bookmarkStart w:id="1289" w:name="vypocetSV_1"/>
            <w:r w:rsidRPr="004453DF">
              <w:rPr>
                <w:color w:val="000000"/>
              </w:rPr>
              <w:fldChar w:fldCharType="begin"/>
            </w:r>
            <w:r w:rsidRPr="008C3D75">
              <w:rPr>
                <w:color w:val="000000"/>
              </w:rPr>
              <w:instrText xml:space="preserve"> SEQ eq \* MERGEFORMAT </w:instrText>
            </w:r>
            <w:r w:rsidRPr="004453DF">
              <w:rPr>
                <w:color w:val="000000"/>
                <w:rPrChange w:id="1290" w:author="admin" w:date="2018-06-18T11:14:00Z">
                  <w:rPr>
                    <w:color w:val="000000"/>
                  </w:rPr>
                </w:rPrChange>
              </w:rPr>
              <w:fldChar w:fldCharType="separate"/>
            </w:r>
            <w:r w:rsidR="00A37FEB" w:rsidRPr="004453DF">
              <w:rPr>
                <w:noProof/>
                <w:color w:val="000000"/>
              </w:rPr>
              <w:t>19</w:t>
            </w:r>
            <w:r w:rsidRPr="004453DF">
              <w:rPr>
                <w:color w:val="000000"/>
              </w:rPr>
              <w:fldChar w:fldCharType="end"/>
            </w:r>
            <w:bookmarkEnd w:id="1288"/>
            <w:bookmarkEnd w:id="1289"/>
            <w:r w:rsidRPr="008C3D75">
              <w:rPr>
                <w:color w:val="000000"/>
              </w:rPr>
              <w:t>)</w:t>
            </w:r>
          </w:p>
        </w:tc>
      </w:tr>
    </w:tbl>
    <w:p w14:paraId="16916EE2" w14:textId="77777777" w:rsidR="00BD7167" w:rsidRPr="008C3D75" w:rsidRDefault="00BD7167" w:rsidP="00BD7167">
      <w:pPr>
        <w:rPr>
          <w:b/>
        </w:rPr>
      </w:pPr>
    </w:p>
    <w:p w14:paraId="6457834E" w14:textId="77777777" w:rsidR="00BD7167" w:rsidRPr="008C3D75" w:rsidRDefault="00BD7167" w:rsidP="00BD7167">
      <w:r w:rsidRPr="008C3D75">
        <w:t xml:space="preserve">Impedancia </w:t>
      </w:r>
      <m:oMath>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8C3D75">
        <w:t xml:space="preserve"> sa skladá zo základnej impedancie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8C3D75">
        <w:t xml:space="preserve"> a impedancie meniacej sa v priebehu srdcového cyklu</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8C3D75">
        <w:t>. Základná a premenlivá zložka impedancie sú paralelne zapojené a preto môžeme použiť recipročné pravidlo a vyjadriť zmeny impedancie ako (</w:t>
      </w:r>
      <w:r w:rsidRPr="004453DF">
        <w:fldChar w:fldCharType="begin"/>
      </w:r>
      <w:r w:rsidRPr="008C3D75">
        <w:instrText xml:space="preserve"> REF zakldna_a_premenliva_Z \h </w:instrText>
      </w:r>
      <w:r w:rsidRPr="004453DF">
        <w:rPr>
          <w:rPrChange w:id="1291" w:author="admin" w:date="2018-06-18T11:14:00Z">
            <w:rPr/>
          </w:rPrChange>
        </w:rPr>
        <w:fldChar w:fldCharType="separate"/>
      </w:r>
      <w:r w:rsidR="00A37FEB" w:rsidRPr="004453DF">
        <w:rPr>
          <w:noProof/>
          <w:color w:val="000000"/>
        </w:rPr>
        <w:t>20</w:t>
      </w:r>
      <w:r w:rsidRPr="004453DF">
        <w:fldChar w:fldCharType="end"/>
      </w:r>
      <w:r w:rsidRPr="008C3D75">
        <w:t>):</w:t>
      </w:r>
    </w:p>
    <w:p w14:paraId="0C5531D0" w14:textId="77777777" w:rsidR="00BD7167" w:rsidRPr="008C3D75" w:rsidRDefault="00BD7167" w:rsidP="00BD7167"/>
    <w:tbl>
      <w:tblPr>
        <w:tblW w:w="0" w:type="auto"/>
        <w:tblLook w:val="04A0" w:firstRow="1" w:lastRow="0" w:firstColumn="1" w:lastColumn="0" w:noHBand="0" w:noVBand="1"/>
      </w:tblPr>
      <w:tblGrid>
        <w:gridCol w:w="704"/>
        <w:gridCol w:w="7088"/>
        <w:gridCol w:w="702"/>
      </w:tblGrid>
      <w:tr w:rsidR="00BD7167" w:rsidRPr="008C3D75" w14:paraId="25C8435B" w14:textId="77777777" w:rsidTr="00BD7167">
        <w:tc>
          <w:tcPr>
            <w:tcW w:w="704" w:type="dxa"/>
          </w:tcPr>
          <w:p w14:paraId="3B64B04F" w14:textId="77777777" w:rsidR="00BD7167" w:rsidRPr="008C3D75" w:rsidRDefault="00BD7167" w:rsidP="00BD7167">
            <w:pPr>
              <w:jc w:val="center"/>
              <w:rPr>
                <w:color w:val="000000"/>
              </w:rPr>
            </w:pPr>
          </w:p>
        </w:tc>
        <w:tc>
          <w:tcPr>
            <w:tcW w:w="7088" w:type="dxa"/>
            <w:vAlign w:val="center"/>
          </w:tcPr>
          <w:p w14:paraId="20CCA5EF" w14:textId="77777777" w:rsidR="00BD7167" w:rsidRPr="004453DF" w:rsidRDefault="00292E5D" w:rsidP="00BD7167">
            <w:pPr>
              <w:jc w:val="cente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d>
                      <m:dPr>
                        <m:ctrlPr>
                          <w:rPr>
                            <w:rFonts w:ascii="Cambria Math" w:hAnsi="Cambria Math"/>
                            <w:i/>
                          </w:rPr>
                        </m:ctrlPr>
                      </m:dPr>
                      <m:e>
                        <m:r>
                          <w:rPr>
                            <w:rFonts w:ascii="Cambria Math" w:hAnsi="Cambria Math"/>
                          </w:rPr>
                          <m:t>Ω</m:t>
                        </m:r>
                      </m:e>
                    </m:d>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den>
                </m:f>
                <m:r>
                  <w:rPr>
                    <w:rFonts w:ascii="Cambria Math" w:hAnsi="Cambria Math"/>
                  </w:rPr>
                  <m:t>.</m:t>
                </m:r>
              </m:oMath>
            </m:oMathPara>
          </w:p>
        </w:tc>
        <w:tc>
          <w:tcPr>
            <w:tcW w:w="702" w:type="dxa"/>
            <w:vAlign w:val="center"/>
          </w:tcPr>
          <w:p w14:paraId="6606967E" w14:textId="77777777" w:rsidR="00BD7167" w:rsidRPr="008C3D75" w:rsidRDefault="00BD7167" w:rsidP="00BD7167">
            <w:pPr>
              <w:jc w:val="center"/>
              <w:rPr>
                <w:color w:val="000000"/>
              </w:rPr>
            </w:pPr>
            <w:r w:rsidRPr="004453DF">
              <w:rPr>
                <w:color w:val="000000"/>
              </w:rPr>
              <w:t>(</w:t>
            </w:r>
            <w:bookmarkStart w:id="1292" w:name="zakldna_a_premenliva_Z"/>
            <w:r w:rsidRPr="004453DF">
              <w:rPr>
                <w:color w:val="000000"/>
              </w:rPr>
              <w:fldChar w:fldCharType="begin"/>
            </w:r>
            <w:r w:rsidRPr="008C3D75">
              <w:rPr>
                <w:color w:val="000000"/>
              </w:rPr>
              <w:instrText xml:space="preserve"> SEQ eq \* MERGEFORMAT </w:instrText>
            </w:r>
            <w:r w:rsidRPr="004453DF">
              <w:rPr>
                <w:color w:val="000000"/>
                <w:rPrChange w:id="1293" w:author="admin" w:date="2018-06-18T11:14:00Z">
                  <w:rPr>
                    <w:color w:val="000000"/>
                  </w:rPr>
                </w:rPrChange>
              </w:rPr>
              <w:fldChar w:fldCharType="separate"/>
            </w:r>
            <w:r w:rsidR="00A37FEB" w:rsidRPr="004453DF">
              <w:rPr>
                <w:noProof/>
                <w:color w:val="000000"/>
              </w:rPr>
              <w:t>20</w:t>
            </w:r>
            <w:r w:rsidRPr="004453DF">
              <w:rPr>
                <w:color w:val="000000"/>
              </w:rPr>
              <w:fldChar w:fldCharType="end"/>
            </w:r>
            <w:bookmarkEnd w:id="1292"/>
            <w:r w:rsidRPr="008C3D75">
              <w:rPr>
                <w:color w:val="000000"/>
              </w:rPr>
              <w:t>)</w:t>
            </w:r>
          </w:p>
        </w:tc>
      </w:tr>
    </w:tbl>
    <w:p w14:paraId="0ECCBCE6" w14:textId="77777777" w:rsidR="00BD7167" w:rsidRPr="008C3D75" w:rsidRDefault="00BD7167" w:rsidP="00BD7167"/>
    <w:p w14:paraId="5F7777EE" w14:textId="77777777" w:rsidR="00BD7167" w:rsidRPr="008C3D75" w:rsidRDefault="00BD7167" w:rsidP="00BD7167">
      <w:r w:rsidRPr="008C3D75">
        <w:t xml:space="preserve">Vyjadrením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8C3D75">
        <w:t xml:space="preserve"> z rovnice (</w:t>
      </w:r>
      <w:r w:rsidRPr="004453DF">
        <w:fldChar w:fldCharType="begin"/>
      </w:r>
      <w:r w:rsidRPr="008C3D75">
        <w:instrText xml:space="preserve"> REF zakldna_a_premenliva_Z \h </w:instrText>
      </w:r>
      <w:r w:rsidRPr="004453DF">
        <w:rPr>
          <w:rPrChange w:id="1294" w:author="admin" w:date="2018-06-18T11:14:00Z">
            <w:rPr/>
          </w:rPrChange>
        </w:rPr>
        <w:fldChar w:fldCharType="separate"/>
      </w:r>
      <w:r w:rsidR="00A37FEB" w:rsidRPr="004453DF">
        <w:rPr>
          <w:noProof/>
          <w:color w:val="000000"/>
        </w:rPr>
        <w:t>20</w:t>
      </w:r>
      <w:r w:rsidRPr="004453DF">
        <w:fldChar w:fldCharType="end"/>
      </w:r>
      <w:r w:rsidRPr="008C3D75">
        <w:t>) dostaneme ľavú časť rovnice (</w:t>
      </w:r>
      <w:r w:rsidRPr="004453DF">
        <w:fldChar w:fldCharType="begin"/>
      </w:r>
      <w:r w:rsidRPr="008C3D75">
        <w:instrText xml:space="preserve"> REF deltaZ_prva \h </w:instrText>
      </w:r>
      <w:r w:rsidRPr="004453DF">
        <w:rPr>
          <w:rPrChange w:id="1295" w:author="admin" w:date="2018-06-18T11:14:00Z">
            <w:rPr/>
          </w:rPrChange>
        </w:rPr>
        <w:fldChar w:fldCharType="separate"/>
      </w:r>
      <w:r w:rsidR="00A37FEB" w:rsidRPr="004453DF">
        <w:rPr>
          <w:noProof/>
          <w:color w:val="000000"/>
        </w:rPr>
        <w:t>21</w:t>
      </w:r>
      <w:r w:rsidRPr="004453DF">
        <w:fldChar w:fldCharType="end"/>
      </w:r>
      <w:r w:rsidRPr="008C3D75">
        <w:t xml:space="preserve">). Túto rovnicu upravíme tak, že menovateľ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 Z</m:t>
        </m:r>
        <m:d>
          <m:dPr>
            <m:ctrlPr>
              <w:rPr>
                <w:rFonts w:ascii="Cambria Math" w:hAnsi="Cambria Math"/>
                <w:i/>
                <w:color w:val="000000"/>
              </w:rPr>
            </m:ctrlPr>
          </m:dPr>
          <m:e>
            <m:r>
              <w:rPr>
                <w:rFonts w:ascii="Cambria Math" w:hAnsi="Cambria Math"/>
                <w:color w:val="000000"/>
              </w:rPr>
              <m:t>t</m:t>
            </m:r>
          </m:e>
        </m:d>
      </m:oMath>
      <w:r w:rsidRPr="008C3D75">
        <w:t>n</w:t>
      </w:r>
      <w:r w:rsidRPr="004453DF">
        <w:t xml:space="preserve">ahradíme </w:t>
      </w:r>
      <m:oMath>
        <m:r>
          <w:rPr>
            <w:rFonts w:ascii="Cambria Math" w:hAnsi="Cambria Math"/>
            <w:color w:val="000000"/>
          </w:rPr>
          <m:t>-</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8C3D75">
        <w:rPr>
          <w:color w:val="000000"/>
        </w:rPr>
        <w:t xml:space="preserve">. </w:t>
      </w:r>
      <w:r w:rsidRPr="004453DF">
        <w:t xml:space="preserve">Ďalej v čitateli nahradíme člen </w:t>
      </w:r>
      <m:oMath>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8C3D75">
        <w:rPr>
          <w:color w:val="000000"/>
        </w:rPr>
        <w:t xml:space="preserve">. </w:t>
      </w:r>
      <w:r w:rsidRPr="004453DF">
        <w:t>Keďže hodnota Z(t) a</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8C3D75">
        <w:t xml:space="preserve">sa od seba líšia minimálne (a to o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8C3D75">
        <w:rPr>
          <w:color w:val="000000"/>
        </w:rPr>
        <w:t>, čo dosahuje hodnotu</w:t>
      </w:r>
      <w:r w:rsidRPr="004453DF">
        <w:t xml:space="preserve"> výrazne nižšia ako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8C3D75">
        <w:t xml:space="preserve">), môžeme namiesto Z(t) dosadiť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8C3D75">
        <w:rPr>
          <w:color w:val="000000"/>
        </w:rPr>
        <w:t>. V</w:t>
      </w:r>
      <w:r w:rsidRPr="004453DF">
        <w:t xml:space="preserve"> menovateli tak nahradíme člen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8C3D75">
        <w:rPr>
          <w:color w:val="000000"/>
        </w:rPr>
        <w:t xml:space="preserve"> čelom </w:t>
      </w:r>
      <m:oMath>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oMath>
      <w:r w:rsidRPr="008C3D75">
        <w:t>. Vzťah pre zmenu impedancie vyjadruje rovnica (</w:t>
      </w:r>
      <w:r w:rsidRPr="004453DF">
        <w:fldChar w:fldCharType="begin"/>
      </w:r>
      <w:r w:rsidRPr="008C3D75">
        <w:instrText xml:space="preserve"> REF vypocetSV_3 \h </w:instrText>
      </w:r>
      <w:r w:rsidRPr="004453DF">
        <w:rPr>
          <w:rPrChange w:id="1296" w:author="admin" w:date="2018-06-18T11:14:00Z">
            <w:rPr/>
          </w:rPrChange>
        </w:rPr>
        <w:fldChar w:fldCharType="separate"/>
      </w:r>
      <w:r w:rsidR="00A37FEB" w:rsidRPr="004453DF">
        <w:rPr>
          <w:noProof/>
          <w:color w:val="000000"/>
        </w:rPr>
        <w:t>21</w:t>
      </w:r>
      <w:r w:rsidRPr="004453DF">
        <w:fldChar w:fldCharType="end"/>
      </w:r>
      <w:r w:rsidRPr="008C3D75">
        <w:t>).</w:t>
      </w:r>
    </w:p>
    <w:p w14:paraId="0540BE08" w14:textId="77777777" w:rsidR="00BD7167" w:rsidRPr="008C3D75" w:rsidRDefault="00BD7167" w:rsidP="00BD7167"/>
    <w:tbl>
      <w:tblPr>
        <w:tblW w:w="0" w:type="auto"/>
        <w:tblLook w:val="04A0" w:firstRow="1" w:lastRow="0" w:firstColumn="1" w:lastColumn="0" w:noHBand="0" w:noVBand="1"/>
      </w:tblPr>
      <w:tblGrid>
        <w:gridCol w:w="704"/>
        <w:gridCol w:w="7088"/>
        <w:gridCol w:w="702"/>
      </w:tblGrid>
      <w:tr w:rsidR="00BD7167" w:rsidRPr="008C3D75" w14:paraId="4E9A2A4A" w14:textId="77777777" w:rsidTr="00BD7167">
        <w:tc>
          <w:tcPr>
            <w:tcW w:w="704" w:type="dxa"/>
          </w:tcPr>
          <w:p w14:paraId="1FC6E0D8" w14:textId="77777777" w:rsidR="00BD7167" w:rsidRPr="008C3D75" w:rsidRDefault="00BD7167" w:rsidP="00BD7167">
            <w:pPr>
              <w:jc w:val="center"/>
              <w:rPr>
                <w:color w:val="000000"/>
              </w:rPr>
            </w:pPr>
          </w:p>
        </w:tc>
        <w:tc>
          <w:tcPr>
            <w:tcW w:w="7088" w:type="dxa"/>
            <w:vAlign w:val="center"/>
          </w:tcPr>
          <w:p w14:paraId="2BAC9131" w14:textId="77777777" w:rsidR="00BD7167" w:rsidRPr="004453DF" w:rsidRDefault="00BD7167" w:rsidP="00BD7167">
            <w:pPr>
              <w:jc w:val="center"/>
              <w:rPr>
                <w:color w:val="000000"/>
              </w:rPr>
            </w:pPr>
            <m:oMathPara>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r>
                  <w:rPr>
                    <w:rFonts w:ascii="Cambria Math" w:hAnsi="Cambria Math"/>
                  </w:rPr>
                  <m:t xml:space="preserve">= </m:t>
                </m:r>
                <m:f>
                  <m:fPr>
                    <m:ctrlPr>
                      <w:rPr>
                        <w:rFonts w:ascii="Cambria Math" w:hAnsi="Cambria Math"/>
                        <w:i/>
                      </w:rPr>
                    </m:ctrlPr>
                  </m:fPr>
                  <m:num>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 Z</m:t>
                    </m:r>
                    <m:d>
                      <m:dPr>
                        <m:ctrlPr>
                          <w:rPr>
                            <w:rFonts w:ascii="Cambria Math" w:hAnsi="Cambria Math"/>
                            <w:i/>
                            <w:color w:val="000000"/>
                          </w:rPr>
                        </m:ctrlPr>
                      </m:dPr>
                      <m:e>
                        <m:r>
                          <w:rPr>
                            <w:rFonts w:ascii="Cambria Math" w:hAnsi="Cambria Math"/>
                            <w:color w:val="000000"/>
                          </w:rPr>
                          <m:t>t</m:t>
                        </m:r>
                      </m:e>
                    </m:d>
                  </m:den>
                </m:f>
                <m:r>
                  <w:rPr>
                    <w:rFonts w:ascii="Cambria Math" w:hAnsi="Cambria Math"/>
                  </w:rPr>
                  <m:t xml:space="preserve"> ≡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num>
                  <m:den>
                    <m:r>
                      <w:rPr>
                        <w:rFonts w:ascii="Cambria Math" w:hAnsi="Cambria Math"/>
                        <w:color w:val="000000"/>
                      </w:rPr>
                      <m:t>-</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den>
                </m:f>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t</m:t>
                        </m:r>
                      </m:e>
                    </m:d>
                  </m:e>
                </m:d>
                <m:r>
                  <w:rPr>
                    <w:rFonts w:ascii="Cambria Math" w:hAnsi="Cambria Math"/>
                  </w:rPr>
                  <m:t>.</m:t>
                </m:r>
              </m:oMath>
            </m:oMathPara>
          </w:p>
        </w:tc>
        <w:tc>
          <w:tcPr>
            <w:tcW w:w="702" w:type="dxa"/>
            <w:vAlign w:val="center"/>
          </w:tcPr>
          <w:p w14:paraId="164ACCA9" w14:textId="77777777" w:rsidR="00BD7167" w:rsidRPr="008C3D75" w:rsidRDefault="00BD7167" w:rsidP="00BD7167">
            <w:pPr>
              <w:jc w:val="center"/>
              <w:rPr>
                <w:color w:val="000000"/>
              </w:rPr>
            </w:pPr>
            <w:r w:rsidRPr="004453DF">
              <w:rPr>
                <w:color w:val="000000"/>
              </w:rPr>
              <w:t>(</w:t>
            </w:r>
            <w:bookmarkStart w:id="1297" w:name="deltaZ_prva"/>
            <w:bookmarkStart w:id="1298" w:name="vypocetSV_3"/>
            <w:r w:rsidRPr="004453DF">
              <w:rPr>
                <w:color w:val="000000"/>
              </w:rPr>
              <w:fldChar w:fldCharType="begin"/>
            </w:r>
            <w:r w:rsidRPr="008C3D75">
              <w:rPr>
                <w:color w:val="000000"/>
              </w:rPr>
              <w:instrText xml:space="preserve"> SEQ eq \* MERGEFORMAT </w:instrText>
            </w:r>
            <w:r w:rsidRPr="004453DF">
              <w:rPr>
                <w:color w:val="000000"/>
                <w:rPrChange w:id="1299" w:author="admin" w:date="2018-06-18T11:14:00Z">
                  <w:rPr>
                    <w:color w:val="000000"/>
                  </w:rPr>
                </w:rPrChange>
              </w:rPr>
              <w:fldChar w:fldCharType="separate"/>
            </w:r>
            <w:r w:rsidR="00A37FEB" w:rsidRPr="004453DF">
              <w:rPr>
                <w:noProof/>
                <w:color w:val="000000"/>
              </w:rPr>
              <w:t>21</w:t>
            </w:r>
            <w:r w:rsidRPr="004453DF">
              <w:rPr>
                <w:color w:val="000000"/>
              </w:rPr>
              <w:fldChar w:fldCharType="end"/>
            </w:r>
            <w:bookmarkEnd w:id="1297"/>
            <w:bookmarkEnd w:id="1298"/>
            <w:r w:rsidRPr="008C3D75">
              <w:rPr>
                <w:color w:val="000000"/>
              </w:rPr>
              <w:t>)</w:t>
            </w:r>
          </w:p>
        </w:tc>
      </w:tr>
    </w:tbl>
    <w:p w14:paraId="0B5529E2" w14:textId="77777777" w:rsidR="00BD7167" w:rsidRPr="008C3D75" w:rsidRDefault="00BD7167" w:rsidP="00BD7167"/>
    <w:p w14:paraId="5D348423" w14:textId="77777777" w:rsidR="00BD7167" w:rsidRPr="008C3D75" w:rsidRDefault="00BD7167" w:rsidP="00BD7167">
      <w:r w:rsidRPr="008C3D75">
        <w:t>Na výpočet SV z bioimpedancie sa používajú dva typy metód, ktoré vysvetľujú zmeny impedancie v priebehu srdcového cyklu ako dôsledok:</w:t>
      </w:r>
    </w:p>
    <w:p w14:paraId="42BE2608" w14:textId="77777777" w:rsidR="00BD7167" w:rsidRPr="008C3D75" w:rsidRDefault="00BD7167" w:rsidP="00BD7167">
      <w:pPr>
        <w:pStyle w:val="ListParagraph"/>
        <w:numPr>
          <w:ilvl w:val="0"/>
          <w:numId w:val="27"/>
        </w:numPr>
      </w:pPr>
      <w:r w:rsidRPr="008C3D75">
        <w:t>Zmeny objemu krvi</w:t>
      </w:r>
    </w:p>
    <w:p w14:paraId="13C5C94A" w14:textId="77777777" w:rsidR="00BD7167" w:rsidRPr="008C3D75" w:rsidRDefault="00BD7167" w:rsidP="00BD7167">
      <w:pPr>
        <w:pStyle w:val="ListParagraph"/>
        <w:numPr>
          <w:ilvl w:val="0"/>
          <w:numId w:val="27"/>
        </w:numPr>
      </w:pPr>
      <w:r w:rsidRPr="008C3D75">
        <w:t>Zmeny elektrickej vodivosti krvi</w:t>
      </w:r>
    </w:p>
    <w:p w14:paraId="25C7E132" w14:textId="77777777" w:rsidR="00BD7167" w:rsidRPr="008C3D75" w:rsidRDefault="00BD7167" w:rsidP="00BD7167">
      <w:pPr>
        <w:pStyle w:val="Heading3"/>
        <w:spacing w:line="240" w:lineRule="auto"/>
      </w:pPr>
      <w:bookmarkStart w:id="1300" w:name="_Toc386404200"/>
      <w:bookmarkStart w:id="1301" w:name="_Toc516835617"/>
      <w:r w:rsidRPr="008C3D75">
        <w:t xml:space="preserve">Metódy </w:t>
      </w:r>
      <w:bookmarkEnd w:id="1300"/>
      <w:r w:rsidRPr="008C3D75">
        <w:t>výpočtu SV na základe zmeny objemu krvi</w:t>
      </w:r>
      <w:bookmarkEnd w:id="1301"/>
    </w:p>
    <w:p w14:paraId="0016EF52" w14:textId="77777777" w:rsidR="00BD7167" w:rsidRPr="008C3D75" w:rsidRDefault="00BD7167" w:rsidP="00BD7167"/>
    <w:p w14:paraId="0AE7BA17" w14:textId="77777777" w:rsidR="00BD7167" w:rsidRPr="004453DF" w:rsidRDefault="00BD7167" w:rsidP="00BD7167">
      <w:r w:rsidRPr="008C3D75">
        <w:lastRenderedPageBreak/>
        <w:t xml:space="preserve">Predpokladajme, že zmeny v objeme krvi v hrudníku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b</m:t>
            </m:r>
          </m:sub>
        </m:sSub>
      </m:oMath>
      <w:r w:rsidRPr="008C3D75">
        <w:rPr>
          <w:color w:val="000000"/>
        </w:rPr>
        <w:t xml:space="preserve"> počas srdcového cyklu spôsobia zmenu v impedancii hrudníku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8C3D75">
        <w:rPr>
          <w:color w:val="000000"/>
        </w:rPr>
        <w:t xml:space="preserve">. </w:t>
      </w:r>
      <w:r w:rsidRPr="004453DF">
        <w:t>Dosadením pravej časti rovnice (</w:t>
      </w:r>
      <w:r w:rsidRPr="004453DF">
        <w:rPr>
          <w:color w:val="000000"/>
        </w:rPr>
        <w:fldChar w:fldCharType="begin"/>
      </w:r>
      <w:r w:rsidRPr="008C3D75">
        <w:instrText xml:space="preserve"> REF vypocetSV_3 \h </w:instrText>
      </w:r>
      <w:r w:rsidRPr="004453DF">
        <w:rPr>
          <w:color w:val="000000"/>
        </w:rPr>
      </w:r>
      <w:r w:rsidRPr="004453DF">
        <w:rPr>
          <w:color w:val="000000"/>
          <w:rPrChange w:id="1302" w:author="admin" w:date="2018-06-18T11:14:00Z">
            <w:rPr>
              <w:color w:val="000000"/>
            </w:rPr>
          </w:rPrChange>
        </w:rPr>
        <w:fldChar w:fldCharType="separate"/>
      </w:r>
      <w:r w:rsidR="00A37FEB" w:rsidRPr="004453DF">
        <w:rPr>
          <w:noProof/>
          <w:color w:val="000000"/>
        </w:rPr>
        <w:t>21</w:t>
      </w:r>
      <w:r w:rsidRPr="004453DF">
        <w:rPr>
          <w:color w:val="000000"/>
        </w:rPr>
        <w:fldChar w:fldCharType="end"/>
      </w:r>
      <w:r w:rsidRPr="008C3D75">
        <w:t>) do rovnice (</w:t>
      </w:r>
      <w:r w:rsidRPr="004453DF">
        <w:fldChar w:fldCharType="begin"/>
      </w:r>
      <w:r w:rsidRPr="008C3D75">
        <w:instrText xml:space="preserve"> REF vypocetSV_1 \h </w:instrText>
      </w:r>
      <w:r w:rsidRPr="004453DF">
        <w:rPr>
          <w:rPrChange w:id="1303" w:author="admin" w:date="2018-06-18T11:14:00Z">
            <w:rPr/>
          </w:rPrChange>
        </w:rPr>
        <w:fldChar w:fldCharType="separate"/>
      </w:r>
      <w:r w:rsidR="00A37FEB" w:rsidRPr="004453DF">
        <w:rPr>
          <w:noProof/>
          <w:color w:val="000000"/>
        </w:rPr>
        <w:t>19</w:t>
      </w:r>
      <w:r w:rsidRPr="004453DF">
        <w:fldChar w:fldCharType="end"/>
      </w:r>
      <w:r w:rsidRPr="008C3D75">
        <w:t xml:space="preserve">), dostaneme vzťah pre maximálnu objemovú zmenu, kde jedinou premennou je -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oMath>
      <w:r w:rsidRPr="008C3D75">
        <w:rPr>
          <w:color w:val="000000"/>
        </w:rPr>
        <w:t xml:space="preserve">, </w:t>
      </w:r>
      <w:r w:rsidRPr="004453DF">
        <w:t>a síce maximálna hodnota zmeny zápornej impedancie:</w:t>
      </w:r>
    </w:p>
    <w:p w14:paraId="76DAB8A7" w14:textId="77777777" w:rsidR="00BD7167" w:rsidRPr="004453DF" w:rsidRDefault="00BD7167" w:rsidP="00BD7167"/>
    <w:tbl>
      <w:tblPr>
        <w:tblW w:w="0" w:type="auto"/>
        <w:tblLook w:val="04A0" w:firstRow="1" w:lastRow="0" w:firstColumn="1" w:lastColumn="0" w:noHBand="0" w:noVBand="1"/>
      </w:tblPr>
      <w:tblGrid>
        <w:gridCol w:w="704"/>
        <w:gridCol w:w="7088"/>
        <w:gridCol w:w="702"/>
      </w:tblGrid>
      <w:tr w:rsidR="00BD7167" w:rsidRPr="008C3D75" w14:paraId="08F3A9EB" w14:textId="77777777" w:rsidTr="00BD7167">
        <w:tc>
          <w:tcPr>
            <w:tcW w:w="704" w:type="dxa"/>
          </w:tcPr>
          <w:p w14:paraId="3FEAE449" w14:textId="77777777" w:rsidR="00BD7167" w:rsidRPr="008C3D75" w:rsidRDefault="00BD7167" w:rsidP="00BD7167">
            <w:pPr>
              <w:jc w:val="center"/>
              <w:rPr>
                <w:color w:val="000000"/>
              </w:rPr>
            </w:pPr>
          </w:p>
        </w:tc>
        <w:tc>
          <w:tcPr>
            <w:tcW w:w="7088" w:type="dxa"/>
            <w:vAlign w:val="center"/>
          </w:tcPr>
          <w:p w14:paraId="31449179" w14:textId="77777777" w:rsidR="00BD7167" w:rsidRPr="008C3D75" w:rsidRDefault="00BD7167" w:rsidP="00BD7167">
            <w:pPr>
              <w:jc w:val="center"/>
              <w:rPr>
                <w:color w:val="000000"/>
              </w:rPr>
            </w:pPr>
            <m:oMathPara>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b(max)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d>
                  <m:dPr>
                    <m:ctrlPr>
                      <w:rPr>
                        <w:rFonts w:ascii="Cambria Math" w:hAnsi="Cambria Math"/>
                        <w:i/>
                        <w:color w:val="000000"/>
                      </w:rPr>
                    </m:ctrlPr>
                  </m:dPr>
                  <m:e>
                    <m:r>
                      <w:rPr>
                        <w:rFonts w:ascii="Cambria Math" w:hAnsi="Cambria Math"/>
                        <w:color w:val="000000"/>
                      </w:rPr>
                      <m:t>ml</m:t>
                    </m:r>
                  </m:e>
                </m:d>
              </m:oMath>
            </m:oMathPara>
          </w:p>
        </w:tc>
        <w:tc>
          <w:tcPr>
            <w:tcW w:w="702" w:type="dxa"/>
            <w:vAlign w:val="center"/>
          </w:tcPr>
          <w:p w14:paraId="2E8D9757" w14:textId="77777777" w:rsidR="00BD7167" w:rsidRPr="008C3D75" w:rsidRDefault="00BD7167" w:rsidP="00BD7167">
            <w:pPr>
              <w:jc w:val="center"/>
              <w:rPr>
                <w:color w:val="000000"/>
              </w:rPr>
            </w:pPr>
            <w:r w:rsidRPr="004453DF">
              <w:rPr>
                <w:color w:val="000000"/>
              </w:rPr>
              <w:t>(</w:t>
            </w:r>
            <w:bookmarkStart w:id="1304" w:name="vypocetSV_4"/>
            <w:r w:rsidRPr="004453DF">
              <w:rPr>
                <w:color w:val="000000"/>
              </w:rPr>
              <w:fldChar w:fldCharType="begin"/>
            </w:r>
            <w:r w:rsidRPr="008C3D75">
              <w:rPr>
                <w:color w:val="000000"/>
              </w:rPr>
              <w:instrText xml:space="preserve"> SEQ eq \* MERGEFORMAT </w:instrText>
            </w:r>
            <w:r w:rsidRPr="004453DF">
              <w:rPr>
                <w:color w:val="000000"/>
                <w:rPrChange w:id="1305" w:author="admin" w:date="2018-06-18T11:14:00Z">
                  <w:rPr>
                    <w:color w:val="000000"/>
                  </w:rPr>
                </w:rPrChange>
              </w:rPr>
              <w:fldChar w:fldCharType="separate"/>
            </w:r>
            <w:r w:rsidR="00A37FEB" w:rsidRPr="004453DF">
              <w:rPr>
                <w:noProof/>
                <w:color w:val="000000"/>
              </w:rPr>
              <w:t>22</w:t>
            </w:r>
            <w:r w:rsidRPr="004453DF">
              <w:rPr>
                <w:color w:val="000000"/>
              </w:rPr>
              <w:fldChar w:fldCharType="end"/>
            </w:r>
            <w:bookmarkEnd w:id="1304"/>
            <w:r w:rsidRPr="008C3D75">
              <w:rPr>
                <w:color w:val="000000"/>
              </w:rPr>
              <w:t>)</w:t>
            </w:r>
          </w:p>
        </w:tc>
      </w:tr>
    </w:tbl>
    <w:p w14:paraId="06CA5086" w14:textId="77777777" w:rsidR="00BD7167" w:rsidRPr="008C3D75" w:rsidRDefault="00BD7167" w:rsidP="00BD7167"/>
    <w:p w14:paraId="1A7FE858" w14:textId="77777777" w:rsidR="00BD7167" w:rsidRPr="008C3D75" w:rsidRDefault="00BD7167" w:rsidP="00BD7167">
      <w:r w:rsidRPr="008C3D75">
        <w:t xml:space="preserve">Táto rovnica však predpokladá nulový odtok krvi z meraného úseku a preto pre reálne použitie je potrebná jej úprava. </w:t>
      </w:r>
    </w:p>
    <w:p w14:paraId="38012C45" w14:textId="77777777" w:rsidR="00BD7167" w:rsidRPr="008C3D75" w:rsidRDefault="00BD7167" w:rsidP="00BD7167">
      <w:pPr>
        <w:pStyle w:val="Heading4"/>
      </w:pPr>
      <w:r w:rsidRPr="008C3D75">
        <w:t>Neybarov model</w:t>
      </w:r>
    </w:p>
    <w:p w14:paraId="200C24AA" w14:textId="77777777" w:rsidR="00BD7167" w:rsidRPr="008C3D75" w:rsidRDefault="00BD7167" w:rsidP="00BD7167"/>
    <w:p w14:paraId="0CE7602F" w14:textId="7F268635" w:rsidR="00BD7167" w:rsidRPr="004453DF" w:rsidRDefault="00BD7167" w:rsidP="00BD7167">
      <w:r w:rsidRPr="008C3D75">
        <w:t>O to sa pokúsil Nyboer</w:t>
      </w:r>
      <w:r w:rsidRPr="004453DF">
        <w:fldChar w:fldCharType="begin"/>
      </w:r>
      <w:r w:rsidR="00284C6A" w:rsidRPr="008C3D75">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4453DF">
        <w:rPr>
          <w:rPrChange w:id="1306" w:author="admin" w:date="2018-06-18T11:14:00Z">
            <w:rPr/>
          </w:rPrChange>
        </w:rPr>
        <w:fldChar w:fldCharType="separate"/>
      </w:r>
      <w:r w:rsidRPr="004453DF">
        <w:rPr>
          <w:noProof/>
        </w:rPr>
        <w:t>[4]</w:t>
      </w:r>
      <w:r w:rsidRPr="004453DF">
        <w:fldChar w:fldCharType="end"/>
      </w:r>
      <w:r w:rsidRPr="008C3D75">
        <w:t>, ktorý za</w:t>
      </w:r>
      <w:r w:rsidRPr="004453DF">
        <w:t xml:space="preserve">vádza rovnicu: </w:t>
      </w:r>
    </w:p>
    <w:tbl>
      <w:tblPr>
        <w:tblW w:w="0" w:type="auto"/>
        <w:tblLook w:val="04A0" w:firstRow="1" w:lastRow="0" w:firstColumn="1" w:lastColumn="0" w:noHBand="0" w:noVBand="1"/>
      </w:tblPr>
      <w:tblGrid>
        <w:gridCol w:w="704"/>
        <w:gridCol w:w="7088"/>
        <w:gridCol w:w="702"/>
      </w:tblGrid>
      <w:tr w:rsidR="00BD7167" w:rsidRPr="008C3D75" w14:paraId="4B5B2827" w14:textId="77777777" w:rsidTr="00BD7167">
        <w:tc>
          <w:tcPr>
            <w:tcW w:w="704" w:type="dxa"/>
          </w:tcPr>
          <w:p w14:paraId="2361970F" w14:textId="77777777" w:rsidR="00BD7167" w:rsidRPr="008C3D75" w:rsidRDefault="00BD7167" w:rsidP="00BD7167">
            <w:pPr>
              <w:jc w:val="center"/>
              <w:rPr>
                <w:color w:val="000000"/>
              </w:rPr>
            </w:pPr>
          </w:p>
        </w:tc>
        <w:tc>
          <w:tcPr>
            <w:tcW w:w="7088" w:type="dxa"/>
            <w:vAlign w:val="center"/>
          </w:tcPr>
          <w:p w14:paraId="71ECE5D3" w14:textId="77777777" w:rsidR="00BD7167" w:rsidRPr="008C3D75" w:rsidRDefault="00292E5D"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Nyboer</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m:rPr>
                        <m:sty m:val="p"/>
                      </m:rPr>
                      <w:rPr>
                        <w:rFonts w:ascii="Cambria Math" w:hAnsi="Cambria Math"/>
                        <w:color w:val="000000"/>
                      </w:rPr>
                      <m:t>max⁡</m:t>
                    </m:r>
                    <m:r>
                      <w:rPr>
                        <w:rFonts w:ascii="Cambria Math" w:hAnsi="Cambria Math"/>
                        <w:color w:val="000000"/>
                      </w:rPr>
                      <m:t>_mod</m:t>
                    </m:r>
                  </m:sub>
                </m:sSub>
              </m:oMath>
            </m:oMathPara>
          </w:p>
        </w:tc>
        <w:tc>
          <w:tcPr>
            <w:tcW w:w="702" w:type="dxa"/>
            <w:vAlign w:val="center"/>
          </w:tcPr>
          <w:p w14:paraId="2839C584" w14:textId="77777777" w:rsidR="00BD7167" w:rsidRPr="008C3D75" w:rsidRDefault="00BD7167" w:rsidP="00BD7167">
            <w:pPr>
              <w:jc w:val="center"/>
              <w:rPr>
                <w:color w:val="000000"/>
              </w:rPr>
            </w:pPr>
            <w:r w:rsidRPr="004453DF">
              <w:rPr>
                <w:color w:val="000000"/>
              </w:rPr>
              <w:t>(</w:t>
            </w:r>
            <w:r w:rsidRPr="004453DF">
              <w:fldChar w:fldCharType="begin"/>
            </w:r>
            <w:r w:rsidRPr="008C3D75">
              <w:instrText xml:space="preserve"> SEQ eq \* MERGEFORMAT </w:instrText>
            </w:r>
            <w:r w:rsidRPr="004453DF">
              <w:rPr>
                <w:rPrChange w:id="1307" w:author="admin" w:date="2018-06-18T11:14:00Z">
                  <w:rPr>
                    <w:color w:val="000000"/>
                  </w:rPr>
                </w:rPrChange>
              </w:rPr>
              <w:fldChar w:fldCharType="separate"/>
            </w:r>
            <w:r w:rsidR="00A37FEB" w:rsidRPr="004453DF">
              <w:rPr>
                <w:noProof/>
                <w:color w:val="000000"/>
              </w:rPr>
              <w:t>23</w:t>
            </w:r>
            <w:r w:rsidRPr="004453DF">
              <w:rPr>
                <w:color w:val="000000"/>
              </w:rPr>
              <w:fldChar w:fldCharType="end"/>
            </w:r>
            <w:r w:rsidRPr="008C3D75">
              <w:rPr>
                <w:color w:val="000000"/>
              </w:rPr>
              <w:t>)</w:t>
            </w:r>
          </w:p>
        </w:tc>
      </w:tr>
    </w:tbl>
    <w:p w14:paraId="032039C9" w14:textId="77777777" w:rsidR="00BD7167" w:rsidRPr="008C3D75" w:rsidRDefault="00BD7167" w:rsidP="00BD7167"/>
    <w:p w14:paraId="065590CA" w14:textId="77777777" w:rsidR="00BD7167" w:rsidRPr="008C3D75" w:rsidRDefault="00BD7167" w:rsidP="00BD7167">
      <w:r w:rsidRPr="008C3D75">
        <w:t>s tou modifikáciou, že v tejto rovnici bolo potrebné určiť</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m:rPr>
                <m:sty m:val="p"/>
              </m:rPr>
              <w:rPr>
                <w:rFonts w:ascii="Cambria Math" w:hAnsi="Cambria Math"/>
                <w:color w:val="000000"/>
              </w:rPr>
              <m:t>max⁡</m:t>
            </m:r>
            <m:r>
              <w:rPr>
                <w:rFonts w:ascii="Cambria Math" w:hAnsi="Cambria Math"/>
                <w:color w:val="000000"/>
              </w:rPr>
              <m:t>_mod</m:t>
            </m:r>
          </m:sub>
        </m:sSub>
      </m:oMath>
      <w:r w:rsidRPr="008C3D75">
        <w:t xml:space="preserve"> a to spätnou extrapoláciou maxima poklesu impedancie na začiatok srdcového výdaja. Takto chcel vykompenzovať odtok krvi z meraného úseku. Tento prístup nebol široko akceptovaný pre problémy v manuálnom určovaní maximálneho poklesu impedancie. Vznikala tu navyše pomerne veľká chyba vo výpočte SV.</w:t>
      </w:r>
    </w:p>
    <w:p w14:paraId="1BA054C7" w14:textId="77777777" w:rsidR="00BD7167" w:rsidRPr="008C3D75" w:rsidRDefault="00BD7167" w:rsidP="00BD7167"/>
    <w:p w14:paraId="70E11406" w14:textId="77777777" w:rsidR="00BD7167" w:rsidRPr="008C3D75" w:rsidRDefault="00BD7167" w:rsidP="00BD7167">
      <w:pPr>
        <w:keepNext/>
        <w:jc w:val="center"/>
      </w:pPr>
      <w:r w:rsidRPr="008C3D75">
        <w:rPr>
          <w:noProof/>
          <w:lang w:val="en-US" w:eastAsia="en-US"/>
        </w:rPr>
        <w:lastRenderedPageBreak/>
        <w:drawing>
          <wp:inline distT="0" distB="0" distL="0" distR="0" wp14:anchorId="4BD6C7C9" wp14:editId="3CB3D355">
            <wp:extent cx="3753425" cy="2873076"/>
            <wp:effectExtent l="0" t="0" r="0" b="3810"/>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5"/>
                    <a:srcRect/>
                    <a:stretch>
                      <a:fillRect/>
                    </a:stretch>
                  </pic:blipFill>
                  <pic:spPr bwMode="auto">
                    <a:xfrm>
                      <a:off x="0" y="0"/>
                      <a:ext cx="3757680" cy="2876333"/>
                    </a:xfrm>
                    <a:prstGeom prst="rect">
                      <a:avLst/>
                    </a:prstGeom>
                    <a:noFill/>
                    <a:ln w="9525">
                      <a:noFill/>
                      <a:miter lim="800000"/>
                      <a:headEnd/>
                      <a:tailEnd/>
                    </a:ln>
                  </pic:spPr>
                </pic:pic>
              </a:graphicData>
            </a:graphic>
          </wp:inline>
        </w:drawing>
      </w:r>
    </w:p>
    <w:p w14:paraId="05CA0E8D" w14:textId="77777777" w:rsidR="00BD7167" w:rsidRPr="008C3D75" w:rsidRDefault="00BD7167" w:rsidP="00BD7167">
      <w:pPr>
        <w:pStyle w:val="Caption"/>
        <w:rPr>
          <w:vanish/>
          <w:szCs w:val="22"/>
          <w:lang w:val="sk-SK"/>
          <w:specVanish/>
        </w:rPr>
      </w:pPr>
      <w:bookmarkStart w:id="1308" w:name="_Toc516835671"/>
      <w:r w:rsidRPr="004453DF">
        <w:rPr>
          <w:lang w:val="sk-SK"/>
        </w:rPr>
        <w:t xml:space="preserve">Obrázok </w:t>
      </w:r>
      <w:r w:rsidRPr="008C3D75">
        <w:rPr>
          <w:lang w:val="sk-SK"/>
        </w:rPr>
        <w:fldChar w:fldCharType="begin"/>
      </w:r>
      <w:r w:rsidRPr="008C3D75">
        <w:rPr>
          <w:lang w:val="sk-SK"/>
        </w:rPr>
        <w:instrText xml:space="preserve"> STYLEREF 1 \s </w:instrText>
      </w:r>
      <w:r w:rsidRPr="008C3D75">
        <w:rPr>
          <w:lang w:val="sk-SK"/>
          <w:rPrChange w:id="1309" w:author="admin" w:date="2018-06-18T11:14:00Z">
            <w:rPr>
              <w:lang w:val="sk-SK"/>
            </w:rPr>
          </w:rPrChange>
        </w:rPr>
        <w:fldChar w:fldCharType="separate"/>
      </w:r>
      <w:r w:rsidR="00A37FEB" w:rsidRPr="008C3D75">
        <w:rPr>
          <w:noProof/>
          <w:lang w:val="sk-SK"/>
        </w:rPr>
        <w:t>1</w:t>
      </w:r>
      <w:r w:rsidRPr="005C2483">
        <w:rPr>
          <w:lang w:val="sk-SK"/>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310" w:author="admin" w:date="2018-06-18T11:14:00Z">
            <w:rPr>
              <w:lang w:val="sk-SK"/>
            </w:rPr>
          </w:rPrChange>
        </w:rPr>
        <w:fldChar w:fldCharType="separate"/>
      </w:r>
      <w:r w:rsidR="00A37FEB" w:rsidRPr="008C3D75">
        <w:rPr>
          <w:noProof/>
          <w:lang w:val="sk-SK"/>
        </w:rPr>
        <w:t>9</w:t>
      </w:r>
      <w:r w:rsidRPr="008C3D75">
        <w:rPr>
          <w:lang w:val="sk-SK"/>
          <w:rPrChange w:id="1311" w:author="admin" w:date="2018-06-18T11:14:00Z">
            <w:rPr>
              <w:lang w:val="sk-SK"/>
            </w:rPr>
          </w:rPrChange>
        </w:rPr>
        <w:fldChar w:fldCharType="end"/>
      </w:r>
      <w:r w:rsidRPr="008C3D75">
        <w:rPr>
          <w:lang w:val="sk-SK"/>
        </w:rPr>
        <w:t xml:space="preserve">: Spätná extrapolácia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sub>
        </m:sSub>
      </m:oMath>
      <w:r w:rsidRPr="008C3D75">
        <w:rPr>
          <w:lang w:val="sk-SK"/>
        </w:rPr>
        <w:t xml:space="preserve"> a dopredná extrapolácia </w:t>
      </w:r>
      <m:oMath>
        <m:r>
          <w:rPr>
            <w:rFonts w:ascii="Cambria Math" w:hAnsi="Cambria Math"/>
            <w:lang w:val="sk-SK"/>
          </w:rPr>
          <m:t>-</m:t>
        </m:r>
        <m:r>
          <w:rPr>
            <w:rFonts w:ascii="Cambria Math" w:hAnsi="Cambria Math"/>
            <w:lang w:val="sk-SK"/>
            <w:rPrChange w:id="1312" w:author="admin" w:date="2018-06-18T11:14:00Z">
              <w:rPr>
                <w:rFonts w:ascii="Cambria Math" w:hAnsi="Cambria Math"/>
                <w:lang w:val="sk-SK"/>
              </w:rPr>
            </w:rPrChange>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bookmarkEnd w:id="1308"/>
    </w:p>
    <w:p w14:paraId="339CE35B" w14:textId="77777777" w:rsidR="00BD7167" w:rsidRPr="004453DF" w:rsidRDefault="00BD7167" w:rsidP="00BD7167">
      <w:pPr>
        <w:rPr>
          <w:sz w:val="22"/>
          <w:szCs w:val="22"/>
        </w:rPr>
      </w:pPr>
      <w:r w:rsidRPr="008C3D75">
        <w:t>.</w:t>
      </w:r>
      <w:r w:rsidRPr="008C3D75">
        <w:rPr>
          <w:sz w:val="22"/>
          <w:szCs w:val="22"/>
        </w:rPr>
        <w:t xml:space="preserve"> Prevzaté z </w:t>
      </w:r>
      <w:r w:rsidRPr="004453DF">
        <w:rPr>
          <w:sz w:val="22"/>
          <w:szCs w:val="22"/>
        </w:rPr>
        <w:fldChar w:fldCharType="begin"/>
      </w:r>
      <w:r w:rsidRPr="008C3D75">
        <w:rPr>
          <w:sz w:val="22"/>
          <w:szCs w:val="22"/>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453DF">
        <w:rPr>
          <w:sz w:val="22"/>
          <w:szCs w:val="22"/>
          <w:rPrChange w:id="1313" w:author="admin" w:date="2018-06-18T11:14:00Z">
            <w:rPr>
              <w:sz w:val="22"/>
              <w:szCs w:val="22"/>
            </w:rPr>
          </w:rPrChange>
        </w:rPr>
        <w:fldChar w:fldCharType="separate"/>
      </w:r>
      <w:r w:rsidRPr="004453DF">
        <w:rPr>
          <w:noProof/>
          <w:sz w:val="22"/>
          <w:szCs w:val="22"/>
        </w:rPr>
        <w:t>[3]</w:t>
      </w:r>
      <w:r w:rsidRPr="004453DF">
        <w:rPr>
          <w:sz w:val="22"/>
          <w:szCs w:val="22"/>
        </w:rPr>
        <w:fldChar w:fldCharType="end"/>
      </w:r>
      <w:r w:rsidRPr="008C3D75">
        <w:rPr>
          <w:sz w:val="22"/>
          <w:szCs w:val="22"/>
        </w:rPr>
        <w:t>.</w:t>
      </w:r>
      <w:r w:rsidRPr="004453DF">
        <w:rPr>
          <w:sz w:val="22"/>
          <w:szCs w:val="22"/>
        </w:rPr>
        <w:t xml:space="preserve"> V hornej časti obrázku je načrtnutý princíp spätnej extrapolácie podľa Nyboera a v spodnej časti dopredná extrapolácia podľa Kubíčka. </w:t>
      </w:r>
    </w:p>
    <w:p w14:paraId="24CAF360" w14:textId="77777777" w:rsidR="00BD7167" w:rsidRPr="008C3D75" w:rsidRDefault="00BD7167" w:rsidP="00BD7167">
      <w:pPr>
        <w:rPr>
          <w:vanish/>
          <w:szCs w:val="22"/>
        </w:rPr>
      </w:pPr>
    </w:p>
    <w:p w14:paraId="18E77122" w14:textId="77777777" w:rsidR="00BD7167" w:rsidRPr="008C3D75" w:rsidRDefault="00BD7167" w:rsidP="00BD7167">
      <w:pPr>
        <w:pStyle w:val="Heading4"/>
      </w:pPr>
      <w:r w:rsidRPr="008C3D75">
        <w:t>Kubíčkov model</w:t>
      </w:r>
    </w:p>
    <w:p w14:paraId="01EBF53B" w14:textId="415E3260" w:rsidR="00BD7167" w:rsidRPr="008C3D75" w:rsidRDefault="00BD7167" w:rsidP="00BD7167">
      <w:r w:rsidRPr="008C3D75">
        <w:t xml:space="preserve">Problém sa snažil vyriešiť Kubíček a spol. </w:t>
      </w:r>
      <w:r w:rsidRPr="004453DF">
        <w:fldChar w:fldCharType="begin"/>
      </w:r>
      <w:r w:rsidR="00284C6A" w:rsidRPr="008C3D75">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4453DF">
        <w:rPr>
          <w:rPrChange w:id="1314" w:author="admin" w:date="2018-06-18T11:14:00Z">
            <w:rPr/>
          </w:rPrChange>
        </w:rPr>
        <w:fldChar w:fldCharType="separate"/>
      </w:r>
      <w:r w:rsidRPr="004453DF">
        <w:rPr>
          <w:noProof/>
        </w:rPr>
        <w:t>[29]</w:t>
      </w:r>
      <w:r w:rsidRPr="004453DF">
        <w:fldChar w:fldCharType="end"/>
      </w:r>
      <w:r w:rsidRPr="008C3D75">
        <w:t>, ktorý predpokladá, že ak sa maximum derivácie impedancie udrží konštantné počas celej doby systoly, vykompenzuje sa tak výtok krvi do periférií:</w:t>
      </w:r>
    </w:p>
    <w:p w14:paraId="542B7DAC" w14:textId="77777777" w:rsidR="00BD7167" w:rsidRPr="008C3D75" w:rsidRDefault="00BD7167" w:rsidP="00BD7167"/>
    <w:tbl>
      <w:tblPr>
        <w:tblW w:w="0" w:type="auto"/>
        <w:tblLook w:val="04A0" w:firstRow="1" w:lastRow="0" w:firstColumn="1" w:lastColumn="0" w:noHBand="0" w:noVBand="1"/>
      </w:tblPr>
      <w:tblGrid>
        <w:gridCol w:w="704"/>
        <w:gridCol w:w="7088"/>
        <w:gridCol w:w="702"/>
      </w:tblGrid>
      <w:tr w:rsidR="00BD7167" w:rsidRPr="008C3D75" w14:paraId="79DD6B3E" w14:textId="77777777" w:rsidTr="00BD7167">
        <w:tc>
          <w:tcPr>
            <w:tcW w:w="704" w:type="dxa"/>
          </w:tcPr>
          <w:p w14:paraId="238113E5" w14:textId="77777777" w:rsidR="00BD7167" w:rsidRPr="008C3D75" w:rsidRDefault="00BD7167" w:rsidP="00BD7167">
            <w:pPr>
              <w:jc w:val="center"/>
              <w:rPr>
                <w:color w:val="000000"/>
              </w:rPr>
            </w:pPr>
          </w:p>
        </w:tc>
        <w:tc>
          <w:tcPr>
            <w:tcW w:w="7088" w:type="dxa"/>
            <w:vAlign w:val="center"/>
          </w:tcPr>
          <w:p w14:paraId="29E4EB98" w14:textId="77777777" w:rsidR="00BD7167" w:rsidRPr="004453DF" w:rsidRDefault="00BD7167" w:rsidP="00BD7167">
            <w:pPr>
              <w:jc w:val="center"/>
              <w:rPr>
                <w:color w:val="000000"/>
              </w:rPr>
            </w:pPr>
            <m:oMathPara>
              <m:oMath>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r>
                  <w:rPr>
                    <w:rFonts w:ascii="Cambria Math" w:hAnsi="Cambria Math"/>
                  </w:rPr>
                  <m:t xml:space="preserve">= </m:t>
                </m:r>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 xml:space="preserve">LVE </m:t>
                    </m:r>
                  </m:sub>
                </m:sSub>
                <m:r>
                  <w:rPr>
                    <w:rFonts w:ascii="Cambria Math" w:hAnsi="Cambria Math"/>
                  </w:rPr>
                  <m:t>.</m:t>
                </m:r>
              </m:oMath>
            </m:oMathPara>
          </w:p>
        </w:tc>
        <w:tc>
          <w:tcPr>
            <w:tcW w:w="702" w:type="dxa"/>
            <w:vAlign w:val="center"/>
          </w:tcPr>
          <w:p w14:paraId="4E2EF0EC" w14:textId="77777777" w:rsidR="00BD7167" w:rsidRPr="008C3D75" w:rsidRDefault="00BD7167" w:rsidP="00BD7167">
            <w:pPr>
              <w:jc w:val="center"/>
              <w:rPr>
                <w:color w:val="000000"/>
              </w:rPr>
            </w:pPr>
            <w:r w:rsidRPr="004453DF">
              <w:rPr>
                <w:color w:val="000000"/>
              </w:rPr>
              <w:t>(</w:t>
            </w:r>
            <w:r w:rsidRPr="004453DF">
              <w:fldChar w:fldCharType="begin"/>
            </w:r>
            <w:r w:rsidRPr="008C3D75">
              <w:instrText xml:space="preserve"> SEQ eq \* MERGEFORMAT </w:instrText>
            </w:r>
            <w:r w:rsidRPr="004453DF">
              <w:rPr>
                <w:rPrChange w:id="1315" w:author="admin" w:date="2018-06-18T11:14:00Z">
                  <w:rPr>
                    <w:color w:val="000000"/>
                  </w:rPr>
                </w:rPrChange>
              </w:rPr>
              <w:fldChar w:fldCharType="separate"/>
            </w:r>
            <w:r w:rsidR="00A37FEB" w:rsidRPr="004453DF">
              <w:rPr>
                <w:noProof/>
                <w:color w:val="000000"/>
              </w:rPr>
              <w:t>24</w:t>
            </w:r>
            <w:r w:rsidRPr="004453DF">
              <w:rPr>
                <w:color w:val="000000"/>
              </w:rPr>
              <w:fldChar w:fldCharType="end"/>
            </w:r>
            <w:r w:rsidRPr="008C3D75">
              <w:rPr>
                <w:color w:val="000000"/>
              </w:rPr>
              <w:t>)</w:t>
            </w:r>
          </w:p>
        </w:tc>
      </w:tr>
    </w:tbl>
    <w:p w14:paraId="3E681DBD" w14:textId="77777777" w:rsidR="00BD7167" w:rsidRPr="008C3D75" w:rsidRDefault="00BD7167" w:rsidP="00BD7167"/>
    <w:p w14:paraId="3B49AB03" w14:textId="447AF69A" w:rsidR="00BD7167" w:rsidRPr="008C3D75" w:rsidRDefault="00BD7167" w:rsidP="00BD7167">
      <w:r w:rsidRPr="008C3D75">
        <w:t xml:space="preserve">Po dosadení rovnice </w:t>
      </w:r>
      <w:r w:rsidRPr="008C3D75">
        <w:rPr>
          <w:color w:val="000000"/>
        </w:rPr>
        <w:t>(</w:t>
      </w:r>
      <w:r w:rsidRPr="004453DF">
        <w:rPr>
          <w:color w:val="000000"/>
        </w:rPr>
        <w:fldChar w:fldCharType="begin"/>
      </w:r>
      <w:r w:rsidRPr="008C3D75">
        <w:rPr>
          <w:color w:val="000000"/>
        </w:rPr>
        <w:instrText xml:space="preserve"> REF kubicek \h </w:instrText>
      </w:r>
      <w:r w:rsidRPr="004453DF">
        <w:rPr>
          <w:color w:val="000000"/>
        </w:rPr>
      </w:r>
      <w:r w:rsidRPr="004453DF">
        <w:rPr>
          <w:color w:val="000000"/>
          <w:rPrChange w:id="1316" w:author="admin" w:date="2018-06-18T11:14:00Z">
            <w:rPr>
              <w:color w:val="000000"/>
            </w:rPr>
          </w:rPrChange>
        </w:rPr>
        <w:fldChar w:fldCharType="separate"/>
      </w:r>
      <w:r w:rsidR="00A37FEB" w:rsidRPr="004453DF">
        <w:rPr>
          <w:noProof/>
          <w:color w:val="000000"/>
        </w:rPr>
        <w:t>25</w:t>
      </w:r>
      <w:r w:rsidRPr="004453DF">
        <w:rPr>
          <w:color w:val="000000"/>
        </w:rPr>
        <w:fldChar w:fldCharType="end"/>
      </w:r>
      <w:r w:rsidRPr="008C3D75">
        <w:rPr>
          <w:color w:val="000000"/>
        </w:rPr>
        <w:t>)</w:t>
      </w:r>
      <w:r w:rsidRPr="004453DF">
        <w:t xml:space="preserve"> do rovnice </w:t>
      </w:r>
      <w:r w:rsidRPr="004453DF">
        <w:rPr>
          <w:color w:val="000000"/>
        </w:rPr>
        <w:t>(</w:t>
      </w:r>
      <w:r w:rsidRPr="004453DF">
        <w:rPr>
          <w:color w:val="000000"/>
        </w:rPr>
        <w:fldChar w:fldCharType="begin"/>
      </w:r>
      <w:r w:rsidRPr="008C3D75">
        <w:rPr>
          <w:color w:val="000000"/>
        </w:rPr>
        <w:instrText xml:space="preserve"> REF vypocetSV_4 \h </w:instrText>
      </w:r>
      <w:r w:rsidRPr="004453DF">
        <w:rPr>
          <w:color w:val="000000"/>
        </w:rPr>
      </w:r>
      <w:r w:rsidRPr="004453DF">
        <w:rPr>
          <w:color w:val="000000"/>
          <w:rPrChange w:id="1317" w:author="admin" w:date="2018-06-18T11:14:00Z">
            <w:rPr>
              <w:color w:val="000000"/>
            </w:rPr>
          </w:rPrChange>
        </w:rPr>
        <w:fldChar w:fldCharType="separate"/>
      </w:r>
      <w:r w:rsidR="00A37FEB" w:rsidRPr="004453DF">
        <w:rPr>
          <w:noProof/>
          <w:color w:val="000000"/>
        </w:rPr>
        <w:t>22</w:t>
      </w:r>
      <w:r w:rsidRPr="004453DF">
        <w:rPr>
          <w:color w:val="000000"/>
        </w:rPr>
        <w:fldChar w:fldCharType="end"/>
      </w:r>
      <w:r w:rsidRPr="008C3D75">
        <w:rPr>
          <w:color w:val="000000"/>
        </w:rPr>
        <w:t>)</w:t>
      </w:r>
      <w:r w:rsidRPr="004453DF">
        <w:t xml:space="preserve"> dostávame rovnicu pre výpočet SV z maxima impedancie podľa Kubíčka </w:t>
      </w:r>
      <w:r w:rsidRPr="004453DF">
        <w:fldChar w:fldCharType="begin"/>
      </w:r>
      <w:r w:rsidR="00284C6A" w:rsidRPr="008C3D75">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4453DF">
        <w:rPr>
          <w:rPrChange w:id="1318" w:author="admin" w:date="2018-06-18T11:14:00Z">
            <w:rPr/>
          </w:rPrChange>
        </w:rPr>
        <w:fldChar w:fldCharType="separate"/>
      </w:r>
      <w:r w:rsidRPr="004453DF">
        <w:rPr>
          <w:noProof/>
        </w:rPr>
        <w:t>[29]</w:t>
      </w:r>
      <w:r w:rsidRPr="004453DF">
        <w:fldChar w:fldCharType="end"/>
      </w:r>
      <w:r w:rsidRPr="008C3D75">
        <w:t>:</w:t>
      </w:r>
    </w:p>
    <w:p w14:paraId="14325348" w14:textId="77777777" w:rsidR="00BD7167" w:rsidRPr="008C3D75" w:rsidRDefault="00BD7167" w:rsidP="00BD7167"/>
    <w:tbl>
      <w:tblPr>
        <w:tblW w:w="0" w:type="auto"/>
        <w:tblLook w:val="04A0" w:firstRow="1" w:lastRow="0" w:firstColumn="1" w:lastColumn="0" w:noHBand="0" w:noVBand="1"/>
      </w:tblPr>
      <w:tblGrid>
        <w:gridCol w:w="704"/>
        <w:gridCol w:w="7088"/>
        <w:gridCol w:w="702"/>
      </w:tblGrid>
      <w:tr w:rsidR="00BD7167" w:rsidRPr="008C3D75" w14:paraId="26F6659B" w14:textId="77777777" w:rsidTr="00BD7167">
        <w:tc>
          <w:tcPr>
            <w:tcW w:w="704" w:type="dxa"/>
          </w:tcPr>
          <w:p w14:paraId="69B1A5AE" w14:textId="77777777" w:rsidR="00BD7167" w:rsidRPr="008C3D75" w:rsidRDefault="00BD7167" w:rsidP="00BD7167">
            <w:pPr>
              <w:jc w:val="center"/>
              <w:rPr>
                <w:color w:val="000000"/>
              </w:rPr>
            </w:pPr>
          </w:p>
        </w:tc>
        <w:tc>
          <w:tcPr>
            <w:tcW w:w="7088" w:type="dxa"/>
            <w:vAlign w:val="center"/>
          </w:tcPr>
          <w:p w14:paraId="5F2DEAB6" w14:textId="77777777" w:rsidR="00BD7167" w:rsidRPr="004453DF" w:rsidRDefault="00292E5D"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Kubicek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sSub>
                  <m:sSubPr>
                    <m:ctrlPr>
                      <w:rPr>
                        <w:rFonts w:ascii="Cambria Math" w:hAnsi="Cambria Math"/>
                        <w:i/>
                      </w:rPr>
                    </m:ctrlPr>
                  </m:sSubPr>
                  <m:e>
                    <m:r>
                      <w:rPr>
                        <w:rFonts w:ascii="Cambria Math" w:hAnsi="Cambria Math"/>
                      </w:rPr>
                      <m:t>T</m:t>
                    </m:r>
                  </m:e>
                  <m:sub>
                    <m:r>
                      <w:rPr>
                        <w:rFonts w:ascii="Cambria Math" w:hAnsi="Cambria Math"/>
                      </w:rPr>
                      <m:t xml:space="preserve">LVE </m:t>
                    </m:r>
                  </m:sub>
                </m:sSub>
                <m:d>
                  <m:dPr>
                    <m:ctrlPr>
                      <w:rPr>
                        <w:rFonts w:ascii="Cambria Math" w:hAnsi="Cambria Math"/>
                        <w:i/>
                        <w:color w:val="000000"/>
                      </w:rPr>
                    </m:ctrlPr>
                  </m:dPr>
                  <m:e>
                    <m:r>
                      <w:rPr>
                        <w:rFonts w:ascii="Cambria Math" w:hAnsi="Cambria Math"/>
                        <w:color w:val="000000"/>
                      </w:rPr>
                      <m:t>mL</m:t>
                    </m:r>
                  </m:e>
                </m:d>
                <m:r>
                  <m:rPr>
                    <m:sty m:val="p"/>
                  </m:rPr>
                  <w:rPr>
                    <w:rFonts w:ascii="Cambria Math" w:hAnsi="Cambria Math"/>
                    <w:color w:val="000000"/>
                  </w:rPr>
                  <m:t>.</m:t>
                </m:r>
              </m:oMath>
            </m:oMathPara>
          </w:p>
        </w:tc>
        <w:tc>
          <w:tcPr>
            <w:tcW w:w="702" w:type="dxa"/>
            <w:vAlign w:val="center"/>
          </w:tcPr>
          <w:p w14:paraId="7F923489" w14:textId="77777777" w:rsidR="00BD7167" w:rsidRPr="008C3D75" w:rsidRDefault="00BD7167" w:rsidP="00BD7167">
            <w:pPr>
              <w:jc w:val="center"/>
              <w:rPr>
                <w:color w:val="000000"/>
              </w:rPr>
            </w:pPr>
            <w:r w:rsidRPr="004453DF">
              <w:rPr>
                <w:color w:val="000000"/>
              </w:rPr>
              <w:t>(</w:t>
            </w:r>
            <w:bookmarkStart w:id="1319" w:name="kubicek"/>
            <w:r w:rsidRPr="004453DF">
              <w:rPr>
                <w:color w:val="000000"/>
              </w:rPr>
              <w:fldChar w:fldCharType="begin"/>
            </w:r>
            <w:r w:rsidRPr="008C3D75">
              <w:rPr>
                <w:color w:val="000000"/>
              </w:rPr>
              <w:instrText xml:space="preserve"> SEQ eq \* MERGEFORMAT </w:instrText>
            </w:r>
            <w:r w:rsidRPr="004453DF">
              <w:rPr>
                <w:color w:val="000000"/>
                <w:rPrChange w:id="1320" w:author="admin" w:date="2018-06-18T11:14:00Z">
                  <w:rPr>
                    <w:color w:val="000000"/>
                  </w:rPr>
                </w:rPrChange>
              </w:rPr>
              <w:fldChar w:fldCharType="separate"/>
            </w:r>
            <w:r w:rsidR="00A37FEB" w:rsidRPr="004453DF">
              <w:rPr>
                <w:noProof/>
                <w:color w:val="000000"/>
              </w:rPr>
              <w:t>25</w:t>
            </w:r>
            <w:r w:rsidRPr="004453DF">
              <w:rPr>
                <w:color w:val="000000"/>
              </w:rPr>
              <w:fldChar w:fldCharType="end"/>
            </w:r>
            <w:bookmarkEnd w:id="1319"/>
            <w:r w:rsidRPr="008C3D75">
              <w:rPr>
                <w:color w:val="000000"/>
              </w:rPr>
              <w:t>)</w:t>
            </w:r>
          </w:p>
        </w:tc>
      </w:tr>
    </w:tbl>
    <w:p w14:paraId="55A4AC45" w14:textId="77777777" w:rsidR="00BD7167" w:rsidRPr="008C3D75" w:rsidRDefault="00BD7167" w:rsidP="00BD7167"/>
    <w:p w14:paraId="2971BF6A" w14:textId="7FABBE3D" w:rsidR="00BD7167" w:rsidRPr="008C3D75" w:rsidRDefault="00BD7167" w:rsidP="00BD7167">
      <w:r w:rsidRPr="008C3D75">
        <w:t>Kde L (m) je dĺžka meraného úseku hrudníka. Je to dĺžka medzi elektródami zaznamenávajúcimi zmeny napätia. Hodnota</w:t>
      </w:r>
      <m:oMath>
        <m:sSub>
          <m:sSubPr>
            <m:ctrlPr>
              <w:rPr>
                <w:rFonts w:ascii="Cambria Math" w:hAnsi="Cambria Math"/>
                <w:i/>
              </w:rPr>
            </m:ctrlPr>
          </m:sSubPr>
          <m:e>
            <m:r>
              <w:rPr>
                <w:rFonts w:ascii="Cambria Math" w:hAnsi="Cambria Math"/>
              </w:rPr>
              <m:t>ρ</m:t>
            </m:r>
          </m:e>
          <m:sub>
            <m:r>
              <w:rPr>
                <w:rFonts w:ascii="Cambria Math" w:hAnsi="Cambria Math"/>
              </w:rPr>
              <m:t>b</m:t>
            </m:r>
          </m:sub>
        </m:sSub>
      </m:oMath>
      <w:r w:rsidRPr="008C3D75">
        <w:t xml:space="preserve"> udáva elek</w:t>
      </w:r>
      <w:r w:rsidRPr="004453DF">
        <w:t xml:space="preserve">trický odpor krvi, z pozorovaní bol určený na hodnotu 150 Ω cm = 15 kΩm </w:t>
      </w:r>
      <w:r w:rsidRPr="004453DF">
        <w:fldChar w:fldCharType="begin"/>
      </w:r>
      <w:r w:rsidRPr="008C3D75">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4453DF">
        <w:rPr>
          <w:rPrChange w:id="1321" w:author="admin" w:date="2018-06-18T11:14:00Z">
            <w:rPr/>
          </w:rPrChange>
        </w:rPr>
        <w:fldChar w:fldCharType="separate"/>
      </w:r>
      <w:r w:rsidRPr="004453DF">
        <w:rPr>
          <w:noProof/>
        </w:rPr>
        <w:t>[29]</w:t>
      </w:r>
      <w:r w:rsidRPr="004453DF">
        <w:fldChar w:fldCharType="end"/>
      </w:r>
      <w:r w:rsidRPr="008C3D75">
        <w:t xml:space="preserve">. Ukazuje sa, že hodnota </w:t>
      </w:r>
      <w:r w:rsidRPr="008C3D75">
        <w:lastRenderedPageBreak/>
        <w:t>elektrického odporu krvi ostáva rovnaká aj pri zmene hemotokritu</w:t>
      </w:r>
      <w:ins w:id="1322" w:author="admin" w:date="2018-06-18T12:48:00Z">
        <w:r w:rsidR="004453DF">
          <w:t xml:space="preserve"> hematokritu</w:t>
        </w:r>
      </w:ins>
      <w:r w:rsidRPr="008C3D75">
        <w:t>. Dokonca aj veľké výchylky hematokritu a to od 26% do 66% sa neodrazili na zmene vodivosti krvi</w:t>
      </w:r>
      <w:r w:rsidRPr="004453DF">
        <w:fldChar w:fldCharType="begin"/>
      </w:r>
      <w:r w:rsidRPr="008C3D75">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453DF">
        <w:rPr>
          <w:rPrChange w:id="1323" w:author="admin" w:date="2018-06-18T11:14:00Z">
            <w:rPr/>
          </w:rPrChange>
        </w:rPr>
        <w:fldChar w:fldCharType="separate"/>
      </w:r>
      <w:r w:rsidRPr="004453DF">
        <w:rPr>
          <w:noProof/>
        </w:rPr>
        <w:t>[3]</w:t>
      </w:r>
      <w:r w:rsidRPr="004453DF">
        <w:fldChar w:fldCharType="end"/>
      </w:r>
      <w:r w:rsidRPr="008C3D75">
        <w:t xml:space="preserve">. Hodnote </w:t>
      </w:r>
      <m:oMath>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8C3D75">
        <w:t xml:space="preserve"> sa tiež hovorí objemová konštanta </w:t>
      </w:r>
      <m:oMath>
        <m:sSub>
          <m:sSubPr>
            <m:ctrlPr>
              <w:rPr>
                <w:rFonts w:ascii="Cambria Math" w:hAnsi="Cambria Math"/>
                <w:i/>
              </w:rPr>
            </m:ctrlPr>
          </m:sSubPr>
          <m:e>
            <m:r>
              <w:rPr>
                <w:rFonts w:ascii="Cambria Math" w:hAnsi="Cambria Math"/>
              </w:rPr>
              <m:t>- V</m:t>
            </m:r>
          </m:e>
          <m:sub>
            <m:r>
              <w:rPr>
                <w:rFonts w:ascii="Cambria Math" w:hAnsi="Cambria Math"/>
              </w:rPr>
              <m:t>c</m:t>
            </m:r>
          </m:sub>
        </m:sSub>
      </m:oMath>
      <w:r w:rsidRPr="008C3D75">
        <w:t xml:space="preserve"> . </w:t>
      </w:r>
    </w:p>
    <w:p w14:paraId="0BC91203" w14:textId="77777777" w:rsidR="00BD7167" w:rsidRPr="008C3D75" w:rsidRDefault="00BD7167" w:rsidP="00BD7167"/>
    <w:tbl>
      <w:tblPr>
        <w:tblW w:w="0" w:type="auto"/>
        <w:tblLook w:val="04A0" w:firstRow="1" w:lastRow="0" w:firstColumn="1" w:lastColumn="0" w:noHBand="0" w:noVBand="1"/>
      </w:tblPr>
      <w:tblGrid>
        <w:gridCol w:w="704"/>
        <w:gridCol w:w="7088"/>
        <w:gridCol w:w="702"/>
      </w:tblGrid>
      <w:tr w:rsidR="00BD7167" w:rsidRPr="008C3D75" w14:paraId="7EEDF5AC" w14:textId="77777777" w:rsidTr="00BD7167">
        <w:tc>
          <w:tcPr>
            <w:tcW w:w="704" w:type="dxa"/>
          </w:tcPr>
          <w:p w14:paraId="3BC4C206" w14:textId="77777777" w:rsidR="00BD7167" w:rsidRPr="008C3D75" w:rsidRDefault="00BD7167" w:rsidP="00BD7167">
            <w:pPr>
              <w:jc w:val="center"/>
              <w:rPr>
                <w:color w:val="000000"/>
              </w:rPr>
            </w:pPr>
          </w:p>
        </w:tc>
        <w:tc>
          <w:tcPr>
            <w:tcW w:w="7088" w:type="dxa"/>
            <w:vAlign w:val="center"/>
          </w:tcPr>
          <w:p w14:paraId="06543E38" w14:textId="77777777" w:rsidR="00BD7167" w:rsidRPr="004453DF" w:rsidRDefault="00292E5D"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color w:val="000000"/>
                  </w:rPr>
                  <m:t xml:space="preserve"> .</m:t>
                </m:r>
              </m:oMath>
            </m:oMathPara>
          </w:p>
        </w:tc>
        <w:tc>
          <w:tcPr>
            <w:tcW w:w="702" w:type="dxa"/>
            <w:vAlign w:val="center"/>
          </w:tcPr>
          <w:p w14:paraId="68E39C3E" w14:textId="77777777" w:rsidR="00BD7167" w:rsidRPr="008C3D75" w:rsidRDefault="00BD7167" w:rsidP="00BD7167">
            <w:pPr>
              <w:jc w:val="center"/>
              <w:rPr>
                <w:color w:val="000000"/>
              </w:rPr>
            </w:pPr>
            <w:r w:rsidRPr="004453DF">
              <w:rPr>
                <w:color w:val="000000"/>
              </w:rPr>
              <w:t>(</w:t>
            </w:r>
            <w:bookmarkStart w:id="1324" w:name="Vc"/>
            <w:r w:rsidRPr="004453DF">
              <w:rPr>
                <w:color w:val="000000"/>
              </w:rPr>
              <w:fldChar w:fldCharType="begin"/>
            </w:r>
            <w:r w:rsidRPr="008C3D75">
              <w:rPr>
                <w:color w:val="000000"/>
              </w:rPr>
              <w:instrText xml:space="preserve"> SEQ eq \* MERGEFORMAT </w:instrText>
            </w:r>
            <w:r w:rsidRPr="004453DF">
              <w:rPr>
                <w:color w:val="000000"/>
                <w:rPrChange w:id="1325" w:author="admin" w:date="2018-06-18T11:14:00Z">
                  <w:rPr>
                    <w:color w:val="000000"/>
                  </w:rPr>
                </w:rPrChange>
              </w:rPr>
              <w:fldChar w:fldCharType="separate"/>
            </w:r>
            <w:r w:rsidR="00A37FEB" w:rsidRPr="004453DF">
              <w:rPr>
                <w:noProof/>
                <w:color w:val="000000"/>
              </w:rPr>
              <w:t>26</w:t>
            </w:r>
            <w:r w:rsidRPr="004453DF">
              <w:rPr>
                <w:color w:val="000000"/>
              </w:rPr>
              <w:fldChar w:fldCharType="end"/>
            </w:r>
            <w:bookmarkEnd w:id="1324"/>
            <w:r w:rsidRPr="008C3D75">
              <w:rPr>
                <w:color w:val="000000"/>
              </w:rPr>
              <w:t>)</w:t>
            </w:r>
          </w:p>
        </w:tc>
      </w:tr>
    </w:tbl>
    <w:p w14:paraId="09F6D10E" w14:textId="77777777" w:rsidR="00BD7167" w:rsidRPr="008C3D75" w:rsidRDefault="00BD7167" w:rsidP="00BD7167"/>
    <w:p w14:paraId="5CBECC71" w14:textId="77777777" w:rsidR="00BD7167" w:rsidRPr="004453DF" w:rsidRDefault="00BD7167" w:rsidP="00BD7167">
      <w:r w:rsidRPr="008C3D75">
        <w:t>Hodnota</w:t>
      </w:r>
      <m:oMath>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oMath>
      <w:r w:rsidRPr="008C3D75">
        <w:t xml:space="preserve"> udáva maximu derivovanej impedancie počas srdcového cyklu a </w:t>
      </w:r>
      <m:oMath>
        <m:sSub>
          <m:sSubPr>
            <m:ctrlPr>
              <w:rPr>
                <w:rFonts w:ascii="Cambria Math" w:hAnsi="Cambria Math"/>
                <w:i/>
              </w:rPr>
            </m:ctrlPr>
          </m:sSubPr>
          <m:e>
            <m:r>
              <w:rPr>
                <w:rFonts w:ascii="Cambria Math" w:hAnsi="Cambria Math"/>
              </w:rPr>
              <m:t>T</m:t>
            </m:r>
          </m:e>
          <m:sub>
            <m:r>
              <w:rPr>
                <w:rFonts w:ascii="Cambria Math" w:hAnsi="Cambria Math"/>
              </w:rPr>
              <m:t xml:space="preserve">LVE </m:t>
            </m:r>
          </m:sub>
        </m:sSub>
      </m:oMath>
      <w:r w:rsidRPr="008C3D75">
        <w:t>udáva časovú dĺ</w:t>
      </w:r>
      <w:r w:rsidRPr="004453DF">
        <w:t xml:space="preserve">žku toku krvi z ľavej komory. Tomuto spôsobu kompenzácie odtoku krvi z meranej oblasti sa hovorí maximálna dopredná extrapolácia a je základom pre všetky dnešné rovnice počítajúce SV z ICG. </w:t>
      </w:r>
    </w:p>
    <w:p w14:paraId="1EB5FA66" w14:textId="77777777" w:rsidR="00BD7167" w:rsidRPr="008C3D75" w:rsidRDefault="00BD7167" w:rsidP="00BD7167"/>
    <w:p w14:paraId="0B26C0A0" w14:textId="77777777" w:rsidR="002C512A" w:rsidRPr="008C3D75" w:rsidRDefault="002C512A" w:rsidP="00BD7167"/>
    <w:p w14:paraId="4653CB62" w14:textId="77777777" w:rsidR="00BD7167" w:rsidRPr="008C3D75" w:rsidRDefault="00BD7167" w:rsidP="00BD7167">
      <w:pPr>
        <w:pStyle w:val="Heading4"/>
      </w:pPr>
      <w:r w:rsidRPr="008C3D75">
        <w:t>Šramek-Bernsteinov model</w:t>
      </w:r>
    </w:p>
    <w:p w14:paraId="17AE4E83" w14:textId="77777777" w:rsidR="00BD7167" w:rsidRPr="008C3D75" w:rsidRDefault="00BD7167" w:rsidP="00BD7167"/>
    <w:p w14:paraId="1506BE40" w14:textId="1DE5B311" w:rsidR="00BD7167" w:rsidRPr="008C3D75" w:rsidRDefault="00BD7167" w:rsidP="00BD7167">
      <w:r w:rsidRPr="008C3D75">
        <w:t>Ďalšou metódou pre výpočet SV je Šramek-Bernstein</w:t>
      </w:r>
      <w:del w:id="1326" w:author="admin" w:date="2018-06-18T12:52:00Z">
        <w:r w:rsidRPr="008C3D75" w:rsidDel="00AD07CF">
          <w:delText>a</w:delText>
        </w:r>
      </w:del>
      <w:r w:rsidRPr="008C3D75">
        <w:t xml:space="preserve"> metóda</w:t>
      </w:r>
      <w:r w:rsidRPr="004453DF">
        <w:fldChar w:fldCharType="begin"/>
      </w:r>
      <w:r w:rsidRPr="008C3D75">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453DF">
        <w:rPr>
          <w:rPrChange w:id="1327" w:author="admin" w:date="2018-06-18T11:14:00Z">
            <w:rPr/>
          </w:rPrChange>
        </w:rPr>
        <w:fldChar w:fldCharType="separate"/>
      </w:r>
      <w:r w:rsidRPr="004453DF">
        <w:rPr>
          <w:noProof/>
        </w:rPr>
        <w:t>[3]</w:t>
      </w:r>
      <w:r w:rsidRPr="004453DF">
        <w:fldChar w:fldCharType="end"/>
      </w:r>
      <w:r w:rsidRPr="008C3D75">
        <w:t>. Výcho</w:t>
      </w:r>
      <w:r w:rsidRPr="004453DF">
        <w:t>diská pre túto metódu sú rovnaké ako pri Kub</w:t>
      </w:r>
      <w:del w:id="1328" w:author="admin" w:date="2018-06-18T12:53:00Z">
        <w:r w:rsidRPr="004453DF" w:rsidDel="00AD07CF">
          <w:delText>i</w:delText>
        </w:r>
      </w:del>
      <w:ins w:id="1329" w:author="admin" w:date="2018-06-18T12:53:00Z">
        <w:r w:rsidR="00AD07CF">
          <w:t>í</w:t>
        </w:r>
      </w:ins>
      <w:r w:rsidRPr="004453DF">
        <w:t>čkovej metóde. Zmena nastáva pri fyzickej definícií hrudníka a veľkosti objemu hrudníka, ktorý je však pre daného pacienta počas merania konštantný. Tento model zavádza nový pojem: objem elektricky aktívneho hrudníka</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AD07CF">
        <w:fldChar w:fldCharType="begin"/>
      </w:r>
      <w:r w:rsidR="00284C6A" w:rsidRPr="008C3D75">
        <w:instrText xml:space="preserve"> ADDIN EN.CITE &lt;EndNote&gt;&lt;Cite&gt;&lt;Author&gt;Quail&lt;/Author&gt;&lt;Year&gt;1981&lt;/Year&gt;&lt;RecNum&gt;0&lt;/RecNum&gt;&lt;IDText&gt;THORACIC RESISTIVITY FOR STROKE VOLUME CALCULATION IN IMPEDANCE CARDIOGRAPHY&lt;/IDText&gt;&lt;DisplayText&gt;[33]&lt;/DisplayText&gt;&lt;record&gt;&lt;keywords&gt;&lt;keyword&gt;Physiology&lt;/keyword&gt;&lt;keyword&gt;Sport Sciences&lt;/keyword&gt;&lt;/keywords&gt;&lt;urls&gt;&lt;related-urls&gt;&lt;url&gt;&amp;lt;Go to ISI&amp;gt;://WOS:A1981KY77000029&lt;/url&gt;&lt;/related-urls&gt;&lt;/urls&gt;&lt;isbn&gt;8750-7587&lt;/isbn&gt;&lt;work-type&gt;Article&lt;/work-type&gt;&lt;titles&gt;&lt;title&gt;THORACIC RESISTIVITY FOR STROKE VOLUME CALCULATION IN IMPEDANCE CARDIOGRAPHY&lt;/title&gt;&lt;secondary-title&gt;Journal of Applied Physiology&lt;/secondary-title&gt;&lt;alt-title&gt;J. Appl. Physiol.&lt;/alt-title&gt;&lt;/titles&gt;&lt;pages&gt;191-195&lt;/pages&gt;&lt;number&gt;1&lt;/number&gt;&lt;contributors&gt;&lt;authors&gt;&lt;author&gt;Quail, A. W.&lt;/author&gt;&lt;author&gt;Traugott, F. M.&lt;/author&gt;&lt;author&gt;Porges, W. L.&lt;/author&gt;&lt;author&gt;White, S. W.&lt;/author&gt;&lt;/authors&gt;&lt;/contributors&gt;&lt;language&gt;English&lt;/language&gt;&lt;added-date format="utc"&gt;1522262428&lt;/added-date&gt;&lt;ref-type name="Journal Article"&gt;17&lt;/ref-type&gt;&lt;auth-address&gt;ROYAL NEWCASTLE HOSP,DEPT ANAESTHET,NEWCASTLE,NSW 2300,AUSTRALIA. UNIV SYDNEY,DEPT VET CLIN STUDIES,SYDNEY,NSW 2006,AUSTRALIA.&amp;#xD;QUAIL, AW (reprint author), UNIV NEWCASTLE,FAC MED,NEWCASTLE,NSW 2308,AUSTRALIA.&lt;/auth-address&gt;&lt;dates&gt;&lt;year&gt;1981&lt;/year&gt;&lt;/dates&gt;&lt;rec-number&gt;76&lt;/rec-number&gt;&lt;last-updated-date format="utc"&gt;1522262428&lt;/last-updated-date&gt;&lt;accession-num&gt;WOS:A1981KY77000029&lt;/accession-num&gt;&lt;volume&gt;50&lt;/volume&gt;&lt;/record&gt;&lt;/Cite&gt;&lt;/EndNote&gt;</w:instrText>
      </w:r>
      <w:r w:rsidRPr="00AD07CF">
        <w:rPr>
          <w:rPrChange w:id="1330" w:author="admin" w:date="2018-06-18T11:14:00Z">
            <w:rPr/>
          </w:rPrChange>
        </w:rPr>
        <w:fldChar w:fldCharType="separate"/>
      </w:r>
      <w:r w:rsidRPr="00AD07CF">
        <w:rPr>
          <w:noProof/>
        </w:rPr>
        <w:t>[33]</w:t>
      </w:r>
      <w:r w:rsidRPr="00AD07CF">
        <w:fldChar w:fldCharType="end"/>
      </w:r>
      <w:r w:rsidRPr="008C3D75">
        <w:t xml:space="preserve">, ktorý nahrádza objemovú konštantu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8C3D75">
        <w:t>. Základom pre definovanie</w:t>
      </w:r>
      <w:r w:rsidRPr="004453DF">
        <w:t xml:space="preserve"> konštanty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8C3D75">
        <w:t xml:space="preserve"> je rovnica </w:t>
      </w:r>
      <w:r w:rsidRPr="004453DF">
        <w:fldChar w:fldCharType="begin"/>
      </w:r>
      <w:r w:rsidRPr="008C3D75">
        <w:instrText xml:space="preserve"> REF elektricky_aktivny_hrudnik \h </w:instrText>
      </w:r>
      <w:r w:rsidRPr="004453DF">
        <w:rPr>
          <w:rPrChange w:id="1331" w:author="admin" w:date="2018-06-18T11:14:00Z">
            <w:rPr/>
          </w:rPrChange>
        </w:rPr>
        <w:fldChar w:fldCharType="separate"/>
      </w:r>
      <w:r w:rsidR="00A37FEB" w:rsidRPr="004453DF">
        <w:rPr>
          <w:noProof/>
          <w:color w:val="000000"/>
        </w:rPr>
        <w:t>27</w:t>
      </w:r>
      <w:r w:rsidRPr="004453DF">
        <w:fldChar w:fldCharType="end"/>
      </w:r>
      <w:r w:rsidRPr="008C3D75">
        <w:t>.</w:t>
      </w:r>
    </w:p>
    <w:p w14:paraId="3EBD5BBE" w14:textId="77777777" w:rsidR="00BD7167" w:rsidRPr="00AD07CF" w:rsidRDefault="00BD7167" w:rsidP="00BD7167"/>
    <w:tbl>
      <w:tblPr>
        <w:tblW w:w="0" w:type="auto"/>
        <w:tblLook w:val="04A0" w:firstRow="1" w:lastRow="0" w:firstColumn="1" w:lastColumn="0" w:noHBand="0" w:noVBand="1"/>
      </w:tblPr>
      <w:tblGrid>
        <w:gridCol w:w="704"/>
        <w:gridCol w:w="7088"/>
        <w:gridCol w:w="702"/>
      </w:tblGrid>
      <w:tr w:rsidR="00BD7167" w:rsidRPr="008C3D75" w14:paraId="36F9C34B" w14:textId="77777777" w:rsidTr="00BD7167">
        <w:tc>
          <w:tcPr>
            <w:tcW w:w="704" w:type="dxa"/>
          </w:tcPr>
          <w:p w14:paraId="01754E3C" w14:textId="77777777" w:rsidR="00BD7167" w:rsidRPr="008C3D75" w:rsidRDefault="00BD7167" w:rsidP="00BD7167">
            <w:pPr>
              <w:jc w:val="center"/>
              <w:rPr>
                <w:color w:val="000000"/>
              </w:rPr>
            </w:pPr>
          </w:p>
        </w:tc>
        <w:tc>
          <w:tcPr>
            <w:tcW w:w="7088" w:type="dxa"/>
            <w:vAlign w:val="center"/>
          </w:tcPr>
          <w:p w14:paraId="0C470ED8" w14:textId="77777777" w:rsidR="00BD7167" w:rsidRPr="004453DF" w:rsidRDefault="00292E5D" w:rsidP="00BD7167">
            <w:pPr>
              <w:jc w:val="cente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A</m:t>
                    </m:r>
                  </m:num>
                  <m:den>
                    <m:r>
                      <w:rPr>
                        <w:rFonts w:ascii="Cambria Math" w:hAnsi="Cambria Math"/>
                      </w:rPr>
                      <m:t>L</m:t>
                    </m:r>
                  </m:den>
                </m:f>
                <m:r>
                  <w:rPr>
                    <w:rFonts w:ascii="Cambria Math" w:hAnsi="Cambria Math"/>
                    <w:color w:val="000000"/>
                  </w:rPr>
                  <m:t xml:space="preserve"> .</m:t>
                </m:r>
              </m:oMath>
            </m:oMathPara>
          </w:p>
        </w:tc>
        <w:tc>
          <w:tcPr>
            <w:tcW w:w="702" w:type="dxa"/>
            <w:vAlign w:val="center"/>
          </w:tcPr>
          <w:p w14:paraId="1D112D0B" w14:textId="77777777" w:rsidR="00BD7167" w:rsidRPr="008C3D75" w:rsidRDefault="00BD7167" w:rsidP="00BD7167">
            <w:pPr>
              <w:jc w:val="center"/>
              <w:rPr>
                <w:color w:val="000000"/>
              </w:rPr>
            </w:pPr>
            <w:r w:rsidRPr="004453DF">
              <w:rPr>
                <w:color w:val="000000"/>
              </w:rPr>
              <w:t>(</w:t>
            </w:r>
            <w:bookmarkStart w:id="1332" w:name="elektricky_aktivny_hrudnik"/>
            <w:r w:rsidRPr="004453DF">
              <w:rPr>
                <w:color w:val="000000"/>
              </w:rPr>
              <w:fldChar w:fldCharType="begin"/>
            </w:r>
            <w:r w:rsidRPr="008C3D75">
              <w:rPr>
                <w:color w:val="000000"/>
              </w:rPr>
              <w:instrText xml:space="preserve"> SEQ eq \* MERGEFORMAT </w:instrText>
            </w:r>
            <w:r w:rsidRPr="004453DF">
              <w:rPr>
                <w:color w:val="000000"/>
                <w:rPrChange w:id="1333" w:author="admin" w:date="2018-06-18T11:14:00Z">
                  <w:rPr>
                    <w:color w:val="000000"/>
                  </w:rPr>
                </w:rPrChange>
              </w:rPr>
              <w:fldChar w:fldCharType="separate"/>
            </w:r>
            <w:r w:rsidR="00A37FEB" w:rsidRPr="004453DF">
              <w:rPr>
                <w:noProof/>
                <w:color w:val="000000"/>
              </w:rPr>
              <w:t>27</w:t>
            </w:r>
            <w:r w:rsidRPr="004453DF">
              <w:rPr>
                <w:color w:val="000000"/>
              </w:rPr>
              <w:fldChar w:fldCharType="end"/>
            </w:r>
            <w:bookmarkEnd w:id="1332"/>
            <w:r w:rsidRPr="008C3D75">
              <w:rPr>
                <w:color w:val="000000"/>
              </w:rPr>
              <w:t>)</w:t>
            </w:r>
          </w:p>
        </w:tc>
      </w:tr>
    </w:tbl>
    <w:p w14:paraId="26C5F099" w14:textId="77777777" w:rsidR="00BD7167" w:rsidRPr="008C3D75" w:rsidRDefault="00BD7167" w:rsidP="00BD7167"/>
    <w:p w14:paraId="12ABDF5F" w14:textId="77777777" w:rsidR="00BD7167" w:rsidRPr="008C3D75" w:rsidRDefault="00BD7167" w:rsidP="00BD7167">
      <w:r w:rsidRPr="008C3D75">
        <w:t xml:space="preserve">, kde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8C3D75">
        <w:t xml:space="preserve"> je základná impedancia, </w:t>
      </w:r>
      <m:oMath>
        <m:r>
          <w:rPr>
            <w:rFonts w:ascii="Cambria Math" w:hAnsi="Cambria Math"/>
          </w:rPr>
          <m:t>A</m:t>
        </m:r>
      </m:oMath>
      <w:r w:rsidRPr="004453DF">
        <w:t xml:space="preserve"> plocha prierezu hrudníka a L je dĺžka hrudníka. Po dosadení rovnice </w:t>
      </w:r>
      <w:r w:rsidRPr="004453DF">
        <w:fldChar w:fldCharType="begin"/>
      </w:r>
      <w:r w:rsidRPr="008C3D75">
        <w:instrText xml:space="preserve"> REF elektricky_aktivny_hrudnik \h </w:instrText>
      </w:r>
      <w:r w:rsidRPr="004453DF">
        <w:rPr>
          <w:rPrChange w:id="1334" w:author="admin" w:date="2018-06-18T11:14:00Z">
            <w:rPr/>
          </w:rPrChange>
        </w:rPr>
        <w:fldChar w:fldCharType="separate"/>
      </w:r>
      <w:r w:rsidR="00A37FEB" w:rsidRPr="004453DF">
        <w:rPr>
          <w:noProof/>
          <w:color w:val="000000"/>
        </w:rPr>
        <w:t>27</w:t>
      </w:r>
      <w:r w:rsidRPr="004453DF">
        <w:fldChar w:fldCharType="end"/>
      </w:r>
      <w:r w:rsidRPr="008C3D75">
        <w:t xml:space="preserve"> do rovnice </w:t>
      </w:r>
      <w:r w:rsidRPr="004453DF">
        <w:fldChar w:fldCharType="begin"/>
      </w:r>
      <w:r w:rsidRPr="008C3D75">
        <w:instrText xml:space="preserve"> REF Vc \h </w:instrText>
      </w:r>
      <w:r w:rsidRPr="004453DF">
        <w:rPr>
          <w:rPrChange w:id="1335" w:author="admin" w:date="2018-06-18T11:14:00Z">
            <w:rPr/>
          </w:rPrChange>
        </w:rPr>
        <w:fldChar w:fldCharType="separate"/>
      </w:r>
      <w:r w:rsidR="00A37FEB" w:rsidRPr="004453DF">
        <w:rPr>
          <w:noProof/>
          <w:color w:val="000000"/>
        </w:rPr>
        <w:t>26</w:t>
      </w:r>
      <w:r w:rsidRPr="004453DF">
        <w:fldChar w:fldCharType="end"/>
      </w:r>
      <w:r w:rsidRPr="008C3D75">
        <w:t xml:space="preserve"> vypadne člen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8C3D75">
        <w:t xml:space="preserve">.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8C3D75">
        <w:t xml:space="preserve"> je stanovený rovnicou:</w:t>
      </w:r>
    </w:p>
    <w:p w14:paraId="66A5056B" w14:textId="77777777" w:rsidR="00BD7167" w:rsidRPr="00AD07CF" w:rsidRDefault="00BD7167" w:rsidP="00BD7167"/>
    <w:tbl>
      <w:tblPr>
        <w:tblW w:w="0" w:type="auto"/>
        <w:tblLook w:val="04A0" w:firstRow="1" w:lastRow="0" w:firstColumn="1" w:lastColumn="0" w:noHBand="0" w:noVBand="1"/>
      </w:tblPr>
      <w:tblGrid>
        <w:gridCol w:w="704"/>
        <w:gridCol w:w="7088"/>
        <w:gridCol w:w="702"/>
      </w:tblGrid>
      <w:tr w:rsidR="00BD7167" w:rsidRPr="008C3D75" w14:paraId="3F716F06" w14:textId="77777777" w:rsidTr="00BD7167">
        <w:tc>
          <w:tcPr>
            <w:tcW w:w="704" w:type="dxa"/>
          </w:tcPr>
          <w:p w14:paraId="63CDC5C4" w14:textId="77777777" w:rsidR="00BD7167" w:rsidRPr="008C3D75" w:rsidRDefault="00BD7167" w:rsidP="00BD7167">
            <w:pPr>
              <w:jc w:val="center"/>
              <w:rPr>
                <w:color w:val="000000"/>
              </w:rPr>
            </w:pPr>
          </w:p>
        </w:tc>
        <w:tc>
          <w:tcPr>
            <w:tcW w:w="7088" w:type="dxa"/>
            <w:vAlign w:val="center"/>
          </w:tcPr>
          <w:p w14:paraId="6828DF9F" w14:textId="77777777" w:rsidR="00BD7167" w:rsidRPr="004453DF" w:rsidRDefault="00292E5D"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EPT</m:t>
                    </m:r>
                  </m:sub>
                </m:sSub>
                <m:r>
                  <w:rPr>
                    <w:rFonts w:ascii="Cambria Math" w:hAnsi="Cambria Math"/>
                  </w:rPr>
                  <m:t>= δ</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4.25</m:t>
                    </m:r>
                  </m:den>
                </m:f>
                <m:r>
                  <w:rPr>
                    <w:rFonts w:ascii="Cambria Math" w:hAnsi="Cambria Math"/>
                    <w:color w:val="000000"/>
                  </w:rPr>
                  <m:t xml:space="preserve"> .</m:t>
                </m:r>
              </m:oMath>
            </m:oMathPara>
          </w:p>
        </w:tc>
        <w:tc>
          <w:tcPr>
            <w:tcW w:w="702" w:type="dxa"/>
            <w:vAlign w:val="center"/>
          </w:tcPr>
          <w:p w14:paraId="0317B46D" w14:textId="77777777" w:rsidR="00BD7167" w:rsidRPr="008C3D75" w:rsidRDefault="00BD7167" w:rsidP="00BD7167">
            <w:pPr>
              <w:jc w:val="center"/>
              <w:rPr>
                <w:color w:val="000000"/>
              </w:rPr>
            </w:pPr>
            <w:r w:rsidRPr="004453DF">
              <w:rPr>
                <w:color w:val="000000"/>
              </w:rPr>
              <w:t>(</w:t>
            </w:r>
            <w:r w:rsidRPr="004453DF">
              <w:fldChar w:fldCharType="begin"/>
            </w:r>
            <w:r w:rsidRPr="008C3D75">
              <w:instrText xml:space="preserve"> SEQ eq \* MERGEFORMAT </w:instrText>
            </w:r>
            <w:r w:rsidRPr="004453DF">
              <w:rPr>
                <w:rPrChange w:id="1336" w:author="admin" w:date="2018-06-18T11:14:00Z">
                  <w:rPr>
                    <w:color w:val="000000"/>
                  </w:rPr>
                </w:rPrChange>
              </w:rPr>
              <w:fldChar w:fldCharType="separate"/>
            </w:r>
            <w:r w:rsidR="00A37FEB" w:rsidRPr="004453DF">
              <w:rPr>
                <w:noProof/>
                <w:color w:val="000000"/>
              </w:rPr>
              <w:t>28</w:t>
            </w:r>
            <w:r w:rsidRPr="004453DF">
              <w:rPr>
                <w:color w:val="000000"/>
              </w:rPr>
              <w:fldChar w:fldCharType="end"/>
            </w:r>
            <w:r w:rsidRPr="008C3D75">
              <w:rPr>
                <w:color w:val="000000"/>
              </w:rPr>
              <w:t>)</w:t>
            </w:r>
          </w:p>
        </w:tc>
      </w:tr>
    </w:tbl>
    <w:p w14:paraId="7DBD0036" w14:textId="77777777" w:rsidR="00BD7167" w:rsidRPr="008C3D75" w:rsidRDefault="00BD7167" w:rsidP="00BD7167"/>
    <w:p w14:paraId="56BE0FF3" w14:textId="21D33E35" w:rsidR="00BD7167" w:rsidRPr="008C3D75" w:rsidRDefault="00BD7167" w:rsidP="00BD7167">
      <w:r w:rsidRPr="008C3D75">
        <w:lastRenderedPageBreak/>
        <w:t xml:space="preserve">, kde L je dĺžka hrudníka, konštanta 4.25 bola získaná experimentálne a hodnota </w:t>
      </w:r>
      <m:oMath>
        <m:r>
          <w:rPr>
            <w:rFonts w:ascii="Cambria Math" w:hAnsi="Cambria Math"/>
          </w:rPr>
          <m:t>δ</m:t>
        </m:r>
      </m:oMath>
      <w:r w:rsidRPr="008C3D75">
        <w:t xml:space="preserve"> je bezrozmerný parameter, ktorý koriguje odchýlku od ideálnej telesnej váhy, čo ovplyvňuje prúdenie krvi v krvnom riečisku</w:t>
      </w:r>
      <w:r w:rsidRPr="004453DF">
        <w:fldChar w:fldCharType="begin"/>
      </w:r>
      <w:r w:rsidR="00284C6A" w:rsidRPr="008C3D75">
        <w:instrText xml:space="preserve"> ADDIN EN.CITE &lt;EndNote&gt;&lt;Cite&gt;&lt;Author&gt;Hicks&lt;/Author&gt;&lt;Year&gt;1956&lt;/Year&gt;&lt;RecNum&gt;0&lt;/RecNum&gt;&lt;IDText&gt;THE ESTIMATION AND PREDICTION OF NORMAL BLOOD VOLUME&lt;/IDText&gt;&lt;DisplayText&gt;[34]&lt;/DisplayText&gt;&lt;record&gt;&lt;keywords&gt;&lt;keyword&gt;Research &amp;amp; Experimental Medicine&lt;/keyword&gt;&lt;/keywords&gt;&lt;urls&gt;&lt;related-urls&gt;&lt;url&gt;&amp;lt;Go to ISI&amp;gt;://WOS:A1956WK15800010&lt;/url&gt;&lt;/related-urls&gt;&lt;/urls&gt;&lt;isbn&gt;0143-5221&lt;/isbn&gt;&lt;work-type&gt;Article&lt;/work-type&gt;&lt;titles&gt;&lt;title&gt;THE ESTIMATION AND PREDICTION OF NORMAL BLOOD VOLUME&lt;/title&gt;&lt;secondary-title&gt;Clinical Science&lt;/secondary-title&gt;&lt;alt-title&gt;Clin. Sci.&lt;/alt-title&gt;&lt;/titles&gt;&lt;pages&gt;557-565&lt;/pages&gt;&lt;number&gt;4&lt;/number&gt;&lt;contributors&gt;&lt;authors&gt;&lt;author&gt;Hicks, D. A.&lt;/author&gt;&lt;author&gt;Hope, A.&lt;/author&gt;&lt;author&gt;Turnbull, A. L.&lt;/author&gt;&lt;author&gt;Verel, D.&lt;/author&gt;&lt;/authors&gt;&lt;/contributors&gt;&lt;language&gt;English&lt;/language&gt;&lt;added-date format="utc"&gt;1522265655&lt;/added-date&gt;&lt;ref-type name="Journal Article"&gt;17&lt;/ref-type&gt;&lt;dates&gt;&lt;year&gt;1956&lt;/year&gt;&lt;/dates&gt;&lt;rec-number&gt;77&lt;/rec-number&gt;&lt;last-updated-date format="utc"&gt;1522265655&lt;/last-updated-date&gt;&lt;accession-num&gt;WOS:A1956WK15800010&lt;/accession-num&gt;&lt;volume&gt;15&lt;/volume&gt;&lt;/record&gt;&lt;/Cite&gt;&lt;/EndNote&gt;</w:instrText>
      </w:r>
      <w:r w:rsidRPr="004453DF">
        <w:rPr>
          <w:rPrChange w:id="1337" w:author="admin" w:date="2018-06-18T11:14:00Z">
            <w:rPr/>
          </w:rPrChange>
        </w:rPr>
        <w:fldChar w:fldCharType="separate"/>
      </w:r>
      <w:r w:rsidRPr="004453DF">
        <w:rPr>
          <w:noProof/>
        </w:rPr>
        <w:t>[34]</w:t>
      </w:r>
      <w:r w:rsidRPr="004453DF">
        <w:fldChar w:fldCharType="end"/>
      </w:r>
      <w:r w:rsidRPr="008C3D75">
        <w:t xml:space="preserve">. </w:t>
      </w:r>
    </w:p>
    <w:p w14:paraId="5476D2B0" w14:textId="77777777" w:rsidR="00BD7167" w:rsidRPr="00AD07CF" w:rsidRDefault="00BD7167" w:rsidP="00BD7167"/>
    <w:tbl>
      <w:tblPr>
        <w:tblW w:w="0" w:type="auto"/>
        <w:tblLook w:val="04A0" w:firstRow="1" w:lastRow="0" w:firstColumn="1" w:lastColumn="0" w:noHBand="0" w:noVBand="1"/>
      </w:tblPr>
      <w:tblGrid>
        <w:gridCol w:w="704"/>
        <w:gridCol w:w="7088"/>
        <w:gridCol w:w="702"/>
      </w:tblGrid>
      <w:tr w:rsidR="00BD7167" w:rsidRPr="008C3D75" w14:paraId="22E557DA" w14:textId="77777777" w:rsidTr="00BD7167">
        <w:tc>
          <w:tcPr>
            <w:tcW w:w="704" w:type="dxa"/>
          </w:tcPr>
          <w:p w14:paraId="6D7D9BFA" w14:textId="77777777" w:rsidR="00BD7167" w:rsidRPr="008C3D75" w:rsidRDefault="00BD7167" w:rsidP="00BD7167">
            <w:pPr>
              <w:jc w:val="center"/>
              <w:rPr>
                <w:color w:val="000000"/>
              </w:rPr>
            </w:pPr>
          </w:p>
        </w:tc>
        <w:tc>
          <w:tcPr>
            <w:tcW w:w="7088" w:type="dxa"/>
            <w:vAlign w:val="center"/>
          </w:tcPr>
          <w:p w14:paraId="06D5B132" w14:textId="77777777" w:rsidR="00BD7167" w:rsidRPr="004453DF" w:rsidRDefault="00BD7167" w:rsidP="00BD7167">
            <w:pPr>
              <w:jc w:val="center"/>
              <w:rPr>
                <w:color w:val="000000"/>
              </w:rPr>
            </w:pPr>
            <m:oMathPara>
              <m:oMath>
                <m:r>
                  <w:rPr>
                    <w:rFonts w:ascii="Cambria Math" w:hAnsi="Cambria Math"/>
                  </w:rPr>
                  <m:t>δ</m:t>
                </m:r>
                <m:r>
                  <w:rPr>
                    <w:rFonts w:ascii="Cambria Math" w:hAnsi="Cambria Math"/>
                    <w:rPrChange w:id="1338" w:author="admin" w:date="2018-06-18T11:14:00Z">
                      <w:rPr>
                        <w:rFonts w:ascii="Cambria Math" w:hAnsi="Cambria Math"/>
                      </w:rPr>
                    </w:rPrChange>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 xml:space="preserve">24* </m:t>
                            </m:r>
                            <m:r>
                              <w:rPr>
                                <w:rFonts w:ascii="Cambria Math" w:hAnsi="Cambria Math"/>
                              </w:rPr>
                              <m:t>h</m:t>
                            </m:r>
                          </m:e>
                          <m:sup>
                            <m:r>
                              <w:rPr>
                                <w:rFonts w:ascii="Cambria Math" w:hAnsi="Cambria Math"/>
                              </w:rPr>
                              <m:t>2</m:t>
                            </m:r>
                          </m:sup>
                        </m:sSup>
                      </m:den>
                    </m:f>
                  </m:e>
                </m:rad>
                <m:r>
                  <w:rPr>
                    <w:rFonts w:ascii="Cambria Math" w:hAnsi="Cambria Math"/>
                    <w:color w:val="000000"/>
                  </w:rPr>
                  <m:t xml:space="preserve"> .</m:t>
                </m:r>
              </m:oMath>
            </m:oMathPara>
          </w:p>
        </w:tc>
        <w:tc>
          <w:tcPr>
            <w:tcW w:w="702" w:type="dxa"/>
            <w:vAlign w:val="center"/>
          </w:tcPr>
          <w:p w14:paraId="4EFB89E1" w14:textId="77777777" w:rsidR="00BD7167" w:rsidRPr="008C3D75" w:rsidRDefault="00BD7167" w:rsidP="00BD7167">
            <w:pPr>
              <w:jc w:val="center"/>
              <w:rPr>
                <w:color w:val="000000"/>
              </w:rPr>
            </w:pPr>
            <w:r w:rsidRPr="004453DF">
              <w:rPr>
                <w:color w:val="000000"/>
              </w:rPr>
              <w:t>(</w:t>
            </w:r>
            <w:r w:rsidRPr="004453DF">
              <w:fldChar w:fldCharType="begin"/>
            </w:r>
            <w:r w:rsidRPr="008C3D75">
              <w:instrText xml:space="preserve"> SEQ eq \* MERGEFORMAT </w:instrText>
            </w:r>
            <w:r w:rsidRPr="004453DF">
              <w:rPr>
                <w:rPrChange w:id="1339" w:author="admin" w:date="2018-06-18T11:14:00Z">
                  <w:rPr>
                    <w:color w:val="000000"/>
                  </w:rPr>
                </w:rPrChange>
              </w:rPr>
              <w:fldChar w:fldCharType="separate"/>
            </w:r>
            <w:r w:rsidR="00A37FEB" w:rsidRPr="004453DF">
              <w:rPr>
                <w:noProof/>
                <w:color w:val="000000"/>
              </w:rPr>
              <w:t>29</w:t>
            </w:r>
            <w:r w:rsidRPr="004453DF">
              <w:rPr>
                <w:color w:val="000000"/>
              </w:rPr>
              <w:fldChar w:fldCharType="end"/>
            </w:r>
            <w:r w:rsidRPr="008C3D75">
              <w:rPr>
                <w:color w:val="000000"/>
              </w:rPr>
              <w:t>)</w:t>
            </w:r>
          </w:p>
        </w:tc>
      </w:tr>
    </w:tbl>
    <w:p w14:paraId="53681B3D" w14:textId="77777777" w:rsidR="00BD7167" w:rsidRPr="008C3D75" w:rsidRDefault="00BD7167" w:rsidP="00BD7167"/>
    <w:p w14:paraId="5BE9D338" w14:textId="77777777" w:rsidR="00BD7167" w:rsidRPr="008C3D75" w:rsidRDefault="00BD7167" w:rsidP="00BD7167">
      <w:r w:rsidRPr="008C3D75">
        <w:t xml:space="preserve">Takto definovaný objem predstavuje objem tkaniva, ktorý sa elektricky podieľa na meraní srdcového výdaja. Po nahradení objemovej konštanty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8C3D75">
        <w:t xml:space="preserve"> v rovnici (</w:t>
      </w:r>
      <w:r w:rsidRPr="004453DF">
        <w:fldChar w:fldCharType="begin"/>
      </w:r>
      <w:r w:rsidRPr="008C3D75">
        <w:instrText xml:space="preserve"> REF kubicek \h </w:instrText>
      </w:r>
      <w:r w:rsidRPr="004453DF">
        <w:rPr>
          <w:rPrChange w:id="1340" w:author="admin" w:date="2018-06-18T11:14:00Z">
            <w:rPr/>
          </w:rPrChange>
        </w:rPr>
        <w:fldChar w:fldCharType="separate"/>
      </w:r>
      <w:r w:rsidR="00A37FEB" w:rsidRPr="004453DF">
        <w:rPr>
          <w:noProof/>
          <w:color w:val="000000"/>
        </w:rPr>
        <w:t>25</w:t>
      </w:r>
      <w:r w:rsidRPr="004453DF">
        <w:fldChar w:fldCharType="end"/>
      </w:r>
      <w:r w:rsidRPr="008C3D75">
        <w:t>) objemovou konštan</w:t>
      </w:r>
      <w:r w:rsidRPr="004453DF">
        <w:t xml:space="preserve">tou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8C3D75">
        <w:t xml:space="preserve"> dostávame Šrámek Bernštainovu rovnicu pre výpočet SV:</w:t>
      </w:r>
    </w:p>
    <w:p w14:paraId="3458DFF0" w14:textId="77777777" w:rsidR="00BD7167" w:rsidRPr="00AD07CF" w:rsidRDefault="00BD7167" w:rsidP="00BD7167"/>
    <w:tbl>
      <w:tblPr>
        <w:tblW w:w="0" w:type="auto"/>
        <w:tblLook w:val="04A0" w:firstRow="1" w:lastRow="0" w:firstColumn="1" w:lastColumn="0" w:noHBand="0" w:noVBand="1"/>
      </w:tblPr>
      <w:tblGrid>
        <w:gridCol w:w="704"/>
        <w:gridCol w:w="7088"/>
        <w:gridCol w:w="702"/>
      </w:tblGrid>
      <w:tr w:rsidR="00BD7167" w:rsidRPr="008C3D75" w14:paraId="76826F3C" w14:textId="77777777" w:rsidTr="00BD7167">
        <w:tc>
          <w:tcPr>
            <w:tcW w:w="704" w:type="dxa"/>
          </w:tcPr>
          <w:p w14:paraId="5093D6CC" w14:textId="77777777" w:rsidR="00BD7167" w:rsidRPr="008C3D75" w:rsidRDefault="00BD7167" w:rsidP="00BD7167">
            <w:pPr>
              <w:jc w:val="center"/>
              <w:rPr>
                <w:color w:val="000000"/>
              </w:rPr>
            </w:pPr>
          </w:p>
        </w:tc>
        <w:tc>
          <w:tcPr>
            <w:tcW w:w="7088" w:type="dxa"/>
            <w:vAlign w:val="center"/>
          </w:tcPr>
          <w:p w14:paraId="52A43D6E" w14:textId="77777777" w:rsidR="00BD7167" w:rsidRPr="004453DF" w:rsidRDefault="00292E5D"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S-B</m:t>
                    </m:r>
                  </m:sub>
                </m:sSub>
                <m:r>
                  <w:rPr>
                    <w:rFonts w:ascii="Cambria Math" w:hAnsi="Cambria Math"/>
                  </w:rPr>
                  <m:t xml:space="preserve">= δ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4.25</m:t>
                    </m:r>
                  </m:den>
                </m:f>
                <m:f>
                  <m:fPr>
                    <m:ctrlPr>
                      <w:rPr>
                        <w:rFonts w:ascii="Cambria Math" w:hAnsi="Cambria Math"/>
                        <w:i/>
                      </w:rPr>
                    </m:ctrlPr>
                  </m:fPr>
                  <m:num>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num>
                  <m:den>
                    <m:sSub>
                      <m:sSubPr>
                        <m:ctrlPr>
                          <w:rPr>
                            <w:rFonts w:ascii="Cambria Math" w:hAnsi="Cambria Math"/>
                            <w:i/>
                          </w:rPr>
                        </m:ctrlPr>
                      </m:sSubPr>
                      <m:e>
                        <m:r>
                          <w:rPr>
                            <w:rFonts w:ascii="Cambria Math" w:hAnsi="Cambria Math"/>
                          </w:rPr>
                          <m:t>Z</m:t>
                        </m:r>
                      </m:e>
                      <m:sub>
                        <m:r>
                          <w:rPr>
                            <w:rFonts w:ascii="Cambria Math" w:hAnsi="Cambria Math"/>
                          </w:rPr>
                          <m:t>0</m:t>
                        </m:r>
                      </m:sub>
                    </m:sSub>
                  </m:den>
                </m:f>
                <m:sSub>
                  <m:sSubPr>
                    <m:ctrlPr>
                      <w:rPr>
                        <w:rFonts w:ascii="Cambria Math" w:hAnsi="Cambria Math"/>
                        <w:i/>
                      </w:rPr>
                    </m:ctrlPr>
                  </m:sSubPr>
                  <m:e>
                    <m:r>
                      <w:rPr>
                        <w:rFonts w:ascii="Cambria Math" w:hAnsi="Cambria Math"/>
                      </w:rPr>
                      <m:t>T</m:t>
                    </m:r>
                  </m:e>
                  <m:sub>
                    <m:r>
                      <w:rPr>
                        <w:rFonts w:ascii="Cambria Math" w:hAnsi="Cambria Math"/>
                      </w:rPr>
                      <m:t xml:space="preserve">LVE </m:t>
                    </m:r>
                  </m:sub>
                </m:sSub>
                <m:d>
                  <m:dPr>
                    <m:ctrlPr>
                      <w:rPr>
                        <w:rFonts w:ascii="Cambria Math" w:hAnsi="Cambria Math"/>
                        <w:i/>
                        <w:color w:val="000000"/>
                      </w:rPr>
                    </m:ctrlPr>
                  </m:dPr>
                  <m:e>
                    <m:r>
                      <w:rPr>
                        <w:rFonts w:ascii="Cambria Math" w:hAnsi="Cambria Math"/>
                        <w:color w:val="000000"/>
                      </w:rPr>
                      <m:t>ml</m:t>
                    </m:r>
                  </m:e>
                </m:d>
                <m:r>
                  <m:rPr>
                    <m:sty m:val="p"/>
                  </m:rPr>
                  <w:rPr>
                    <w:rFonts w:ascii="Cambria Math" w:hAnsi="Cambria Math"/>
                    <w:color w:val="000000"/>
                  </w:rPr>
                  <m:t>.</m:t>
                </m:r>
              </m:oMath>
            </m:oMathPara>
          </w:p>
        </w:tc>
        <w:tc>
          <w:tcPr>
            <w:tcW w:w="702" w:type="dxa"/>
            <w:vAlign w:val="center"/>
          </w:tcPr>
          <w:p w14:paraId="01D57F54" w14:textId="77777777" w:rsidR="00BD7167" w:rsidRPr="008C3D75" w:rsidRDefault="00BD7167" w:rsidP="00BD7167">
            <w:pPr>
              <w:jc w:val="center"/>
              <w:rPr>
                <w:color w:val="000000"/>
              </w:rPr>
            </w:pPr>
            <w:r w:rsidRPr="004453DF">
              <w:rPr>
                <w:color w:val="000000"/>
              </w:rPr>
              <w:t>(</w:t>
            </w:r>
            <w:bookmarkStart w:id="1341" w:name="sramek"/>
            <w:r w:rsidRPr="004453DF">
              <w:rPr>
                <w:color w:val="000000"/>
              </w:rPr>
              <w:fldChar w:fldCharType="begin"/>
            </w:r>
            <w:r w:rsidRPr="008C3D75">
              <w:rPr>
                <w:color w:val="000000"/>
              </w:rPr>
              <w:instrText xml:space="preserve"> SEQ eq \* MERGEFORMAT </w:instrText>
            </w:r>
            <w:r w:rsidRPr="004453DF">
              <w:rPr>
                <w:color w:val="000000"/>
                <w:rPrChange w:id="1342" w:author="admin" w:date="2018-06-18T11:14:00Z">
                  <w:rPr>
                    <w:color w:val="000000"/>
                  </w:rPr>
                </w:rPrChange>
              </w:rPr>
              <w:fldChar w:fldCharType="separate"/>
            </w:r>
            <w:r w:rsidR="00A37FEB" w:rsidRPr="004453DF">
              <w:rPr>
                <w:noProof/>
                <w:color w:val="000000"/>
              </w:rPr>
              <w:t>30</w:t>
            </w:r>
            <w:r w:rsidRPr="004453DF">
              <w:rPr>
                <w:color w:val="000000"/>
              </w:rPr>
              <w:fldChar w:fldCharType="end"/>
            </w:r>
            <w:bookmarkEnd w:id="1341"/>
            <w:r w:rsidRPr="008C3D75">
              <w:rPr>
                <w:color w:val="000000"/>
              </w:rPr>
              <w:t>)</w:t>
            </w:r>
          </w:p>
        </w:tc>
      </w:tr>
      <w:tr w:rsidR="00BD7167" w:rsidRPr="008C3D75" w14:paraId="3CFA1F76" w14:textId="77777777" w:rsidTr="00BD7167">
        <w:tc>
          <w:tcPr>
            <w:tcW w:w="704" w:type="dxa"/>
          </w:tcPr>
          <w:p w14:paraId="04F25A12" w14:textId="77777777" w:rsidR="00BD7167" w:rsidRPr="008C3D75" w:rsidRDefault="00BD7167" w:rsidP="00BD7167">
            <w:pPr>
              <w:jc w:val="center"/>
              <w:rPr>
                <w:color w:val="000000"/>
              </w:rPr>
            </w:pPr>
          </w:p>
        </w:tc>
        <w:tc>
          <w:tcPr>
            <w:tcW w:w="7088" w:type="dxa"/>
            <w:vAlign w:val="center"/>
          </w:tcPr>
          <w:p w14:paraId="6076261A" w14:textId="77777777" w:rsidR="00BD7167" w:rsidRPr="008C3D75" w:rsidRDefault="00BD7167" w:rsidP="00BD7167">
            <w:pPr>
              <w:jc w:val="center"/>
              <w:rPr>
                <w:color w:val="000000"/>
              </w:rPr>
            </w:pPr>
          </w:p>
        </w:tc>
        <w:tc>
          <w:tcPr>
            <w:tcW w:w="702" w:type="dxa"/>
            <w:vAlign w:val="center"/>
          </w:tcPr>
          <w:p w14:paraId="2FA08AD0" w14:textId="77777777" w:rsidR="00BD7167" w:rsidRPr="008C3D75" w:rsidRDefault="00BD7167" w:rsidP="00BD7167">
            <w:pPr>
              <w:jc w:val="center"/>
              <w:rPr>
                <w:color w:val="000000"/>
              </w:rPr>
            </w:pPr>
          </w:p>
        </w:tc>
      </w:tr>
    </w:tbl>
    <w:p w14:paraId="6295B9CC" w14:textId="77777777" w:rsidR="00BD7167" w:rsidRPr="008C3D75" w:rsidRDefault="00BD7167" w:rsidP="00BD7167">
      <w:r w:rsidRPr="008C3D75">
        <w:t>Tento prístup má zohľadniť nielen len dĺžku hrudníka, ale aj telesnú váhu a objem krvi v hrudníku.</w:t>
      </w:r>
    </w:p>
    <w:p w14:paraId="2505AF56" w14:textId="77777777" w:rsidR="00BD7167" w:rsidRPr="008C3D75" w:rsidRDefault="00BD7167" w:rsidP="00BD7167">
      <w:pPr>
        <w:pStyle w:val="Heading3"/>
        <w:spacing w:line="240" w:lineRule="auto"/>
      </w:pPr>
      <w:bookmarkStart w:id="1343" w:name="_Toc386404201"/>
      <w:bookmarkStart w:id="1344" w:name="_Toc516835618"/>
      <w:r w:rsidRPr="008C3D75">
        <w:t>Metódy výpočtu SV na základe zmeny vodivosti krvi</w:t>
      </w:r>
      <w:bookmarkEnd w:id="1343"/>
      <w:bookmarkEnd w:id="1344"/>
    </w:p>
    <w:p w14:paraId="6624431E" w14:textId="77777777" w:rsidR="00BD7167" w:rsidRPr="008C3D75" w:rsidRDefault="00BD7167" w:rsidP="00BD7167"/>
    <w:p w14:paraId="182FBDAD" w14:textId="77777777" w:rsidR="00BD7167" w:rsidRPr="008C3D75" w:rsidRDefault="00BD7167" w:rsidP="00BD7167">
      <w:r w:rsidRPr="008C3D75">
        <w:t>Tieto metódy sa nazývajú aj bioimpedančná flowmetria. Predošlé metódy predpokladajú konštantný odpor krvi, čo bolo spomenuté vyššie ako veličina, ktorá sa mení v závislosti na rýchlosti prúdení krvi a teda prináša do metódy nepresnosti. Derivovaním rovnice (</w:t>
      </w:r>
      <w:r w:rsidRPr="004453DF">
        <w:fldChar w:fldCharType="begin"/>
      </w:r>
      <w:r w:rsidRPr="008C3D75">
        <w:instrText xml:space="preserve"> REF vypocetSV_1 \h </w:instrText>
      </w:r>
      <w:r w:rsidRPr="004453DF">
        <w:rPr>
          <w:rPrChange w:id="1345" w:author="admin" w:date="2018-06-18T11:14:00Z">
            <w:rPr/>
          </w:rPrChange>
        </w:rPr>
        <w:fldChar w:fldCharType="separate"/>
      </w:r>
      <w:r w:rsidR="00A37FEB" w:rsidRPr="004453DF">
        <w:rPr>
          <w:noProof/>
          <w:color w:val="000000"/>
        </w:rPr>
        <w:t>19</w:t>
      </w:r>
      <w:r w:rsidRPr="004453DF">
        <w:fldChar w:fldCharType="end"/>
      </w:r>
      <w:r w:rsidRPr="008C3D75">
        <w:t>) po častiach, dostaneme rovnicu:</w:t>
      </w:r>
    </w:p>
    <w:p w14:paraId="7A8C5F46" w14:textId="77777777" w:rsidR="00BD7167" w:rsidRPr="008C3D75" w:rsidRDefault="00BD7167" w:rsidP="00BD7167"/>
    <w:tbl>
      <w:tblPr>
        <w:tblW w:w="0" w:type="auto"/>
        <w:tblLook w:val="04A0" w:firstRow="1" w:lastRow="0" w:firstColumn="1" w:lastColumn="0" w:noHBand="0" w:noVBand="1"/>
      </w:tblPr>
      <w:tblGrid>
        <w:gridCol w:w="704"/>
        <w:gridCol w:w="7088"/>
        <w:gridCol w:w="702"/>
      </w:tblGrid>
      <w:tr w:rsidR="00BD7167" w:rsidRPr="008C3D75" w14:paraId="3E9C5956" w14:textId="77777777" w:rsidTr="00BD7167">
        <w:tc>
          <w:tcPr>
            <w:tcW w:w="704" w:type="dxa"/>
          </w:tcPr>
          <w:p w14:paraId="763000EE" w14:textId="77777777" w:rsidR="00BD7167" w:rsidRPr="008C3D75" w:rsidRDefault="00BD7167" w:rsidP="00BD7167">
            <w:pPr>
              <w:jc w:val="center"/>
              <w:rPr>
                <w:color w:val="000000"/>
              </w:rPr>
            </w:pPr>
          </w:p>
        </w:tc>
        <w:tc>
          <w:tcPr>
            <w:tcW w:w="7088" w:type="dxa"/>
            <w:vAlign w:val="center"/>
          </w:tcPr>
          <w:p w14:paraId="2AA09815" w14:textId="77777777" w:rsidR="00BD7167" w:rsidRPr="004453DF" w:rsidRDefault="00292E5D" w:rsidP="00BD7167">
            <w:pPr>
              <w:jc w:val="center"/>
              <w:rPr>
                <w:color w:val="000000"/>
              </w:rPr>
            </w:pPr>
            <m:oMathPara>
              <m:oMath>
                <m:f>
                  <m:fPr>
                    <m:ctrlPr>
                      <w:rPr>
                        <w:rFonts w:ascii="Cambria Math" w:hAnsi="Cambria Math"/>
                        <w:i/>
                      </w:rPr>
                    </m:ctrlPr>
                  </m:fPr>
                  <m:num>
                    <m:r>
                      <w:rPr>
                        <w:rFonts w:ascii="Cambria Math" w:hAnsi="Cambria Math"/>
                      </w:rPr>
                      <m:t>dZ(t</m:t>
                    </m:r>
                    <m:r>
                      <w:rPr>
                        <w:rFonts w:ascii="Cambria Math" w:hAnsi="Cambria Math"/>
                      </w:rPr>
                      <m: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length</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vel</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vol</m:t>
                        </m:r>
                      </m:sub>
                    </m:sSub>
                    <m:r>
                      <w:rPr>
                        <w:rFonts w:ascii="Cambria Math" w:hAnsi="Cambria Math"/>
                      </w:rPr>
                      <m:t>(t)</m:t>
                    </m:r>
                  </m:num>
                  <m:den>
                    <m:r>
                      <w:rPr>
                        <w:rFonts w:ascii="Cambria Math" w:hAnsi="Cambria Math"/>
                      </w:rPr>
                      <m:t>dt</m:t>
                    </m:r>
                  </m:den>
                </m:f>
                <m:r>
                  <m:rPr>
                    <m:sty m:val="p"/>
                  </m:rPr>
                  <w:rPr>
                    <w:rFonts w:ascii="Cambria Math" w:hAnsi="Cambria Math"/>
                    <w:color w:val="000000"/>
                  </w:rPr>
                  <m:t xml:space="preserve"> .</m:t>
                </m:r>
              </m:oMath>
            </m:oMathPara>
          </w:p>
        </w:tc>
        <w:tc>
          <w:tcPr>
            <w:tcW w:w="702" w:type="dxa"/>
            <w:vAlign w:val="center"/>
          </w:tcPr>
          <w:p w14:paraId="6DF72D93" w14:textId="77777777" w:rsidR="00BD7167" w:rsidRPr="008C3D75" w:rsidRDefault="00BD7167" w:rsidP="00BD7167">
            <w:pPr>
              <w:jc w:val="center"/>
              <w:rPr>
                <w:color w:val="000000"/>
              </w:rPr>
            </w:pPr>
            <w:r w:rsidRPr="00AD07CF">
              <w:rPr>
                <w:color w:val="000000"/>
              </w:rPr>
              <w:t>(</w:t>
            </w:r>
            <w:r w:rsidRPr="004453DF">
              <w:fldChar w:fldCharType="begin"/>
            </w:r>
            <w:r w:rsidRPr="008C3D75">
              <w:instrText xml:space="preserve"> SEQ eq \* MERGEFORMAT </w:instrText>
            </w:r>
            <w:r w:rsidRPr="004453DF">
              <w:rPr>
                <w:rPrChange w:id="1346" w:author="admin" w:date="2018-06-18T11:14:00Z">
                  <w:rPr>
                    <w:color w:val="000000"/>
                  </w:rPr>
                </w:rPrChange>
              </w:rPr>
              <w:fldChar w:fldCharType="separate"/>
            </w:r>
            <w:r w:rsidR="00A37FEB" w:rsidRPr="004453DF">
              <w:rPr>
                <w:noProof/>
                <w:color w:val="000000"/>
              </w:rPr>
              <w:t>31</w:t>
            </w:r>
            <w:r w:rsidRPr="004453DF">
              <w:rPr>
                <w:color w:val="000000"/>
              </w:rPr>
              <w:fldChar w:fldCharType="end"/>
            </w:r>
            <w:r w:rsidRPr="008C3D75">
              <w:rPr>
                <w:color w:val="000000"/>
              </w:rPr>
              <w:t>)</w:t>
            </w:r>
          </w:p>
        </w:tc>
      </w:tr>
    </w:tbl>
    <w:p w14:paraId="0F1C18AE" w14:textId="77777777" w:rsidR="00BD7167" w:rsidRPr="008C3D75" w:rsidRDefault="00BD7167" w:rsidP="00BD7167"/>
    <w:p w14:paraId="43EB75EC" w14:textId="77777777" w:rsidR="00BD7167" w:rsidRPr="008C3D75" w:rsidRDefault="00BD7167" w:rsidP="00BD7167">
      <w:r w:rsidRPr="008C3D75">
        <w:t>A po dosadení dostaneme rovnicu:</w:t>
      </w:r>
    </w:p>
    <w:p w14:paraId="3B17A6BE" w14:textId="77777777" w:rsidR="00BD7167" w:rsidRPr="008C3D75" w:rsidRDefault="00BD7167" w:rsidP="00BD7167"/>
    <w:tbl>
      <w:tblPr>
        <w:tblW w:w="0" w:type="auto"/>
        <w:tblLook w:val="04A0" w:firstRow="1" w:lastRow="0" w:firstColumn="1" w:lastColumn="0" w:noHBand="0" w:noVBand="1"/>
      </w:tblPr>
      <w:tblGrid>
        <w:gridCol w:w="704"/>
        <w:gridCol w:w="7088"/>
        <w:gridCol w:w="702"/>
      </w:tblGrid>
      <w:tr w:rsidR="00BD7167" w:rsidRPr="008C3D75" w14:paraId="644CE9E3" w14:textId="77777777" w:rsidTr="00BD7167">
        <w:tc>
          <w:tcPr>
            <w:tcW w:w="704" w:type="dxa"/>
          </w:tcPr>
          <w:p w14:paraId="15648FDB" w14:textId="77777777" w:rsidR="00BD7167" w:rsidRPr="008C3D75" w:rsidRDefault="00BD7167" w:rsidP="00BD7167">
            <w:pPr>
              <w:jc w:val="center"/>
              <w:rPr>
                <w:color w:val="000000"/>
              </w:rPr>
            </w:pPr>
          </w:p>
        </w:tc>
        <w:tc>
          <w:tcPr>
            <w:tcW w:w="7088" w:type="dxa"/>
            <w:vAlign w:val="center"/>
          </w:tcPr>
          <w:p w14:paraId="4DEF8D50" w14:textId="77777777" w:rsidR="00BD7167" w:rsidRPr="004453DF" w:rsidRDefault="00292E5D" w:rsidP="00BD7167">
            <w:pPr>
              <w:rPr>
                <w:color w:val="000000"/>
              </w:rPr>
            </w:pPr>
            <m:oMathPara>
              <m:oMath>
                <m:f>
                  <m:fPr>
                    <m:ctrlPr>
                      <w:rPr>
                        <w:rFonts w:ascii="Cambria Math" w:hAnsi="Cambria Math"/>
                        <w:i/>
                      </w:rPr>
                    </m:ctrlPr>
                  </m:fPr>
                  <m:num>
                    <m:r>
                      <w:rPr>
                        <w:rFonts w:ascii="Cambria Math" w:hAnsi="Cambria Math"/>
                      </w:rPr>
                      <m:t>dZ(t</m:t>
                    </m:r>
                    <m:r>
                      <w:rPr>
                        <w:rFonts w:ascii="Cambria Math" w:hAnsi="Cambria Math"/>
                      </w:rPr>
                      <m:t>)</m:t>
                    </m:r>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2</m:t>
                    </m:r>
                    <m:r>
                      <w:rPr>
                        <w:rFonts w:ascii="Cambria Math" w:hAnsi="Cambria Math"/>
                        <w:rPrChange w:id="1347" w:author="admin" w:date="2018-06-18T11:14:00Z">
                          <w:rPr>
                            <w:rFonts w:ascii="Cambria Math" w:hAnsi="Cambria Math"/>
                          </w:rPr>
                        </w:rPrChange>
                      </w:rPr>
                      <m:t>L</m:t>
                    </m:r>
                  </m:num>
                  <m:den>
                    <m:r>
                      <w:rPr>
                        <w:rFonts w:ascii="Cambria Math" w:hAnsi="Cambria Math"/>
                      </w:rPr>
                      <m:t>1</m:t>
                    </m:r>
                  </m:den>
                </m:f>
                <m:f>
                  <m:fPr>
                    <m:ctrlPr>
                      <w:rPr>
                        <w:rFonts w:ascii="Cambria Math" w:hAnsi="Cambria Math"/>
                        <w:i/>
                      </w:rPr>
                    </m:ctrlPr>
                  </m:fPr>
                  <m:num>
                    <m:r>
                      <w:rPr>
                        <w:rFonts w:ascii="Cambria Math" w:hAnsi="Cambria Math"/>
                      </w:rPr>
                      <m:t>dL</m:t>
                    </m:r>
                    <m:r>
                      <w:rPr>
                        <w:rFonts w:ascii="Cambria Math" w:hAnsi="Cambria Math"/>
                        <w:rPrChange w:id="1348" w:author="admin" w:date="2018-06-18T11:14:00Z">
                          <w:rPr>
                            <w:rFonts w:ascii="Cambria Math" w:hAnsi="Cambria Math"/>
                          </w:rPr>
                        </w:rPrChange>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m:t>
                    </m:r>
                    <m:r>
                      <w:rPr>
                        <w:rFonts w:ascii="Cambria Math" w:hAnsi="Cambria Math"/>
                        <w:rPrChange w:id="1349" w:author="admin" w:date="2018-06-18T11:14:00Z">
                          <w:rPr>
                            <w:rFonts w:ascii="Cambria Math" w:hAnsi="Cambria Math"/>
                          </w:rPr>
                        </w:rPrChange>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2</m:t>
                        </m:r>
                      </m:sup>
                    </m:sSubSup>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r>
                      <w:rPr>
                        <w:rFonts w:ascii="Cambria Math" w:hAnsi="Cambria Math"/>
                        <w:rPrChange w:id="1350" w:author="admin" w:date="2018-06-18T11:14:00Z">
                          <w:rPr>
                            <w:rFonts w:ascii="Cambria Math" w:hAnsi="Cambria Math"/>
                          </w:rPr>
                        </w:rPrChange>
                      </w:rPr>
                      <m:t>t)</m:t>
                    </m:r>
                  </m:num>
                  <m:den>
                    <m:r>
                      <w:rPr>
                        <w:rFonts w:ascii="Cambria Math" w:hAnsi="Cambria Math"/>
                      </w:rPr>
                      <m:t>dt</m:t>
                    </m:r>
                  </m:den>
                </m:f>
                <m:r>
                  <m:rPr>
                    <m:sty m:val="p"/>
                  </m:rPr>
                  <w:rPr>
                    <w:rFonts w:ascii="Cambria Math" w:hAnsi="Cambria Math"/>
                    <w:color w:val="000000"/>
                  </w:rPr>
                  <m:t xml:space="preserve"> .</m:t>
                </m:r>
              </m:oMath>
            </m:oMathPara>
          </w:p>
        </w:tc>
        <w:tc>
          <w:tcPr>
            <w:tcW w:w="702" w:type="dxa"/>
            <w:vAlign w:val="center"/>
          </w:tcPr>
          <w:p w14:paraId="7A0D1E36" w14:textId="77777777" w:rsidR="00BD7167" w:rsidRPr="008C3D75" w:rsidRDefault="00BD7167" w:rsidP="00BD7167">
            <w:pPr>
              <w:jc w:val="center"/>
              <w:rPr>
                <w:color w:val="000000"/>
              </w:rPr>
            </w:pPr>
            <w:r w:rsidRPr="00AD07CF">
              <w:rPr>
                <w:color w:val="000000"/>
              </w:rPr>
              <w:t>(</w:t>
            </w:r>
            <w:bookmarkStart w:id="1351" w:name="premenliva_impedancia_2"/>
            <w:r w:rsidRPr="004453DF">
              <w:rPr>
                <w:color w:val="000000"/>
              </w:rPr>
              <w:fldChar w:fldCharType="begin"/>
            </w:r>
            <w:r w:rsidRPr="008C3D75">
              <w:rPr>
                <w:color w:val="000000"/>
              </w:rPr>
              <w:instrText xml:space="preserve"> SEQ eq \* MERGEFORMAT </w:instrText>
            </w:r>
            <w:r w:rsidRPr="004453DF">
              <w:rPr>
                <w:color w:val="000000"/>
                <w:rPrChange w:id="1352" w:author="admin" w:date="2018-06-18T11:14:00Z">
                  <w:rPr>
                    <w:color w:val="000000"/>
                  </w:rPr>
                </w:rPrChange>
              </w:rPr>
              <w:fldChar w:fldCharType="separate"/>
            </w:r>
            <w:r w:rsidR="00A37FEB" w:rsidRPr="004453DF">
              <w:rPr>
                <w:noProof/>
                <w:color w:val="000000"/>
              </w:rPr>
              <w:t>32</w:t>
            </w:r>
            <w:r w:rsidRPr="004453DF">
              <w:rPr>
                <w:color w:val="000000"/>
              </w:rPr>
              <w:fldChar w:fldCharType="end"/>
            </w:r>
            <w:bookmarkEnd w:id="1351"/>
            <w:r w:rsidRPr="008C3D75">
              <w:rPr>
                <w:color w:val="000000"/>
              </w:rPr>
              <w:t>)</w:t>
            </w:r>
          </w:p>
        </w:tc>
      </w:tr>
    </w:tbl>
    <w:p w14:paraId="75B5956F" w14:textId="77777777" w:rsidR="00BD7167" w:rsidRPr="008C3D75" w:rsidRDefault="00BD7167" w:rsidP="00BD7167"/>
    <w:p w14:paraId="5232B9B6" w14:textId="77777777" w:rsidR="00BD7167" w:rsidRPr="008C3D75" w:rsidRDefault="00BD7167" w:rsidP="00BD7167">
      <w:r w:rsidRPr="008C3D75">
        <w:lastRenderedPageBreak/>
        <w:t xml:space="preserve">Presný pôvod maxima hodnoty zápornej impedančnej krivky </w:t>
      </w:r>
      <m:oMath>
        <m:r>
          <w:rPr>
            <w:rFonts w:ascii="Cambria Math" w:hAnsi="Cambria Math"/>
          </w:rPr>
          <m:t>-</m:t>
        </m:r>
        <m:r>
          <w:rPr>
            <w:rFonts w:ascii="Cambria Math" w:hAnsi="Cambria Math"/>
            <w:rPrChange w:id="1353" w:author="admin" w:date="2018-06-18T11:14:00Z">
              <w:rPr>
                <w:rFonts w:ascii="Cambria Math" w:hAnsi="Cambria Math"/>
              </w:rPr>
            </w:rPrChange>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ostáva zatiaľ nejasný. Predchádzajúce úvahy predpokladali, že </w:t>
      </w:r>
      <m:oMath>
        <m:r>
          <w:rPr>
            <w:rFonts w:ascii="Cambria Math" w:hAnsi="Cambria Math"/>
          </w:rPr>
          <m:t>-dZ/</m:t>
        </m:r>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zodpovedá maximu priemeru aorty. Pred dosiahnutím maxima hodnoty priemeru aorty sa predpokladá len malý výtok krvi z aorty do periférií. Maximum hodnoty derivácie impedancie by teda mal určovať tretí derivant vyjadrujúci zmenu objemu v aorte – kapacitnú časť Windkesselovho modelu. Viac informácií k pôvodu zápornej impedančnej krivky: </w:t>
      </w:r>
      <m:oMath>
        <m:r>
          <w:rPr>
            <w:rFonts w:ascii="Cambria Math" w:hAnsi="Cambria Math"/>
          </w:rPr>
          <m:t>-</m:t>
        </m:r>
        <m:r>
          <w:rPr>
            <w:rFonts w:ascii="Cambria Math" w:hAnsi="Cambria Math"/>
            <w:rPrChange w:id="1354" w:author="admin" w:date="2018-06-18T11:14:00Z">
              <w:rPr>
                <w:rFonts w:ascii="Cambria Math" w:hAnsi="Cambria Math"/>
              </w:rPr>
            </w:rPrChange>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poskytujú simultánne </w:t>
      </w:r>
      <w:r w:rsidRPr="004453DF">
        <w:t xml:space="preserve">merania viacerých parametrov obehovej sústavy, ktoré znázorňuje </w:t>
      </w:r>
      <w:r w:rsidRPr="004453DF">
        <w:fldChar w:fldCharType="begin"/>
      </w:r>
      <w:r w:rsidRPr="008C3D75">
        <w:instrText xml:space="preserve"> REF _Ref510082113 \h </w:instrText>
      </w:r>
      <w:r w:rsidRPr="004453DF">
        <w:rPr>
          <w:rPrChange w:id="1355" w:author="admin" w:date="2018-06-18T11:14:00Z">
            <w:rPr/>
          </w:rPrChange>
        </w:rPr>
        <w:fldChar w:fldCharType="separate"/>
      </w:r>
      <w:r w:rsidR="00A37FEB" w:rsidRPr="004453DF">
        <w:t xml:space="preserve">Obrázok </w:t>
      </w:r>
      <w:r w:rsidR="00A37FEB" w:rsidRPr="00AD07CF">
        <w:rPr>
          <w:noProof/>
        </w:rPr>
        <w:t>1</w:t>
      </w:r>
      <w:r w:rsidR="00A37FEB" w:rsidRPr="00AD07CF">
        <w:t>.</w:t>
      </w:r>
      <w:r w:rsidR="00A37FEB" w:rsidRPr="008C3D75">
        <w:rPr>
          <w:noProof/>
        </w:rPr>
        <w:t>10</w:t>
      </w:r>
      <w:r w:rsidRPr="004453DF">
        <w:fldChar w:fldCharType="end"/>
      </w:r>
      <w:r w:rsidRPr="008C3D75">
        <w:t xml:space="preserve"> .</w:t>
      </w:r>
    </w:p>
    <w:p w14:paraId="7F0B54A7" w14:textId="77777777" w:rsidR="00BD7167" w:rsidRPr="008C3D75" w:rsidRDefault="00BD7167" w:rsidP="00BD7167">
      <w:pPr>
        <w:jc w:val="center"/>
      </w:pPr>
      <w:r w:rsidRPr="008C3D75">
        <w:rPr>
          <w:noProof/>
          <w:lang w:val="en-US" w:eastAsia="en-US"/>
        </w:rPr>
        <w:drawing>
          <wp:inline distT="0" distB="0" distL="0" distR="0" wp14:anchorId="6F063DA0" wp14:editId="5D771E88">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6"/>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14:paraId="70BB8D31" w14:textId="77777777" w:rsidR="00BD7167" w:rsidRPr="008C3D75" w:rsidRDefault="00BD7167" w:rsidP="00BD7167">
      <w:pPr>
        <w:pStyle w:val="Caption"/>
        <w:rPr>
          <w:vanish/>
          <w:lang w:val="sk-SK"/>
          <w:specVanish/>
        </w:rPr>
      </w:pPr>
      <w:bookmarkStart w:id="1356" w:name="_Ref510082113"/>
      <w:bookmarkStart w:id="1357" w:name="_Ref510038423"/>
      <w:bookmarkStart w:id="1358" w:name="_Toc516835672"/>
      <w:r w:rsidRPr="00AD07CF">
        <w:rPr>
          <w:lang w:val="sk-SK"/>
        </w:rPr>
        <w:t xml:space="preserve">Obrázok </w:t>
      </w:r>
      <w:r w:rsidRPr="008C3D75">
        <w:rPr>
          <w:lang w:val="sk-SK"/>
        </w:rPr>
        <w:fldChar w:fldCharType="begin"/>
      </w:r>
      <w:r w:rsidRPr="008C3D75">
        <w:rPr>
          <w:lang w:val="sk-SK"/>
        </w:rPr>
        <w:instrText xml:space="preserve"> STYLEREF 1 \s </w:instrText>
      </w:r>
      <w:r w:rsidRPr="008C3D75">
        <w:rPr>
          <w:lang w:val="sk-SK"/>
          <w:rPrChange w:id="1359" w:author="admin" w:date="2018-06-18T11:14:00Z">
            <w:rPr>
              <w:lang w:val="sk-SK"/>
            </w:rPr>
          </w:rPrChange>
        </w:rPr>
        <w:fldChar w:fldCharType="separate"/>
      </w:r>
      <w:r w:rsidR="00A37FEB" w:rsidRPr="008C3D75">
        <w:rPr>
          <w:noProof/>
          <w:lang w:val="sk-SK"/>
        </w:rPr>
        <w:t>1</w:t>
      </w:r>
      <w:r w:rsidRPr="005C2483">
        <w:rPr>
          <w:lang w:val="sk-SK"/>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360" w:author="admin" w:date="2018-06-18T11:14:00Z">
            <w:rPr>
              <w:lang w:val="sk-SK"/>
            </w:rPr>
          </w:rPrChange>
        </w:rPr>
        <w:fldChar w:fldCharType="separate"/>
      </w:r>
      <w:r w:rsidR="00A37FEB" w:rsidRPr="008C3D75">
        <w:rPr>
          <w:noProof/>
          <w:lang w:val="sk-SK"/>
        </w:rPr>
        <w:t>10</w:t>
      </w:r>
      <w:r w:rsidRPr="008C3D75">
        <w:rPr>
          <w:lang w:val="sk-SK"/>
          <w:rPrChange w:id="1361" w:author="admin" w:date="2018-06-18T11:14:00Z">
            <w:rPr>
              <w:lang w:val="sk-SK"/>
            </w:rPr>
          </w:rPrChange>
        </w:rPr>
        <w:fldChar w:fldCharType="end"/>
      </w:r>
      <w:bookmarkEnd w:id="1356"/>
      <w:r w:rsidRPr="008C3D75">
        <w:rPr>
          <w:lang w:val="sk-SK"/>
        </w:rPr>
        <w:t>:</w:t>
      </w:r>
      <w:r w:rsidRPr="008C3D75">
        <w:rPr>
          <w:szCs w:val="22"/>
          <w:lang w:val="sk-SK"/>
        </w:rPr>
        <w:t xml:space="preserve"> Vzťah maximálneho toku krvi a parametra </w:t>
      </w:r>
      <m:oMath>
        <m:r>
          <w:rPr>
            <w:rFonts w:ascii="Cambria Math" w:hAnsi="Cambria Math"/>
            <w:lang w:val="sk-SK"/>
          </w:rPr>
          <m:t>-</m:t>
        </m:r>
        <m:r>
          <w:rPr>
            <w:rFonts w:ascii="Cambria Math" w:hAnsi="Cambria Math"/>
            <w:lang w:val="sk-SK"/>
            <w:rPrChange w:id="1362" w:author="admin" w:date="2018-06-18T11:14:00Z">
              <w:rPr>
                <w:rFonts w:ascii="Cambria Math" w:hAnsi="Cambria Math"/>
                <w:lang w:val="sk-SK"/>
              </w:rPr>
            </w:rPrChange>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bookmarkEnd w:id="1357"/>
      <w:bookmarkEnd w:id="1358"/>
    </w:p>
    <w:p w14:paraId="66247AD3" w14:textId="77777777" w:rsidR="00BD7167" w:rsidRPr="008C3D75" w:rsidRDefault="00BD7167" w:rsidP="00BD7167">
      <w:pPr>
        <w:pStyle w:val="Caption"/>
        <w:rPr>
          <w:vanish/>
          <w:lang w:val="sk-SK"/>
        </w:rPr>
      </w:pPr>
      <w:r w:rsidRPr="008C3D75">
        <w:rPr>
          <w:szCs w:val="22"/>
          <w:lang w:val="sk-SK"/>
        </w:rPr>
        <w:t xml:space="preserve">. Prevzaté z </w:t>
      </w:r>
      <w:r w:rsidRPr="005C2483">
        <w:rPr>
          <w:szCs w:val="22"/>
          <w:lang w:val="sk-SK"/>
        </w:rPr>
        <w:fldChar w:fldCharType="begin"/>
      </w:r>
      <w:r w:rsidRPr="008C3D75">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C3D75">
        <w:rPr>
          <w:szCs w:val="22"/>
          <w:lang w:val="sk-SK"/>
          <w:rPrChange w:id="1363" w:author="admin" w:date="2018-06-18T11:14:00Z">
            <w:rPr>
              <w:szCs w:val="22"/>
              <w:lang w:val="sk-SK"/>
            </w:rPr>
          </w:rPrChange>
        </w:rPr>
        <w:fldChar w:fldCharType="separate"/>
      </w:r>
      <w:r w:rsidRPr="008C3D75">
        <w:rPr>
          <w:noProof/>
          <w:szCs w:val="22"/>
          <w:lang w:val="sk-SK"/>
        </w:rPr>
        <w:t>[3]</w:t>
      </w:r>
      <w:r w:rsidRPr="008C3D75">
        <w:rPr>
          <w:szCs w:val="22"/>
          <w:lang w:val="sk-SK"/>
          <w:rPrChange w:id="1364" w:author="admin" w:date="2018-06-18T11:14:00Z">
            <w:rPr>
              <w:szCs w:val="22"/>
              <w:lang w:val="sk-SK"/>
            </w:rPr>
          </w:rPrChange>
        </w:rPr>
        <w:fldChar w:fldCharType="end"/>
      </w:r>
      <w:r w:rsidRPr="008C3D75">
        <w:rPr>
          <w:szCs w:val="22"/>
          <w:lang w:val="sk-SK"/>
        </w:rPr>
        <w:t>. Zhora  EKG (A), tlak v aorte (B), rozpínanie aorty (C), tok v aorte (D),  rozpínanie pľúcnej tepny (E),</w:t>
      </w:r>
      <m:oMath>
        <m:r>
          <w:rPr>
            <w:rFonts w:ascii="Cambria Math" w:hAnsi="Cambria Math"/>
            <w:color w:val="000000" w:themeColor="text1"/>
            <w:lang w:val="sk-SK"/>
          </w:rPr>
          <m:t>∆</m:t>
        </m:r>
        <m:r>
          <w:rPr>
            <w:rFonts w:ascii="Cambria Math" w:hAnsi="Cambria Math"/>
            <w:color w:val="000000" w:themeColor="text1"/>
            <w:lang w:val="sk-SK"/>
            <w:rPrChange w:id="1365" w:author="admin" w:date="2018-06-18T11:14:00Z">
              <w:rPr>
                <w:rFonts w:ascii="Cambria Math" w:hAnsi="Cambria Math"/>
                <w:color w:val="000000" w:themeColor="text1"/>
                <w:lang w:val="sk-SK"/>
              </w:rPr>
            </w:rPrChange>
          </w:rPr>
          <m:t>Z</m:t>
        </m:r>
      </m:oMath>
      <w:r w:rsidRPr="008C3D75">
        <w:rPr>
          <w:szCs w:val="22"/>
          <w:lang w:val="sk-SK"/>
        </w:rPr>
        <w:t xml:space="preserve"> (F) a </w:t>
      </w:r>
      <m:oMath>
        <m:r>
          <w:rPr>
            <w:rFonts w:ascii="Cambria Math" w:hAnsi="Cambria Math"/>
            <w:lang w:val="sk-SK"/>
          </w:rPr>
          <m:t>-</m:t>
        </m:r>
        <m:r>
          <w:rPr>
            <w:rFonts w:ascii="Cambria Math" w:hAnsi="Cambria Math"/>
            <w:lang w:val="sk-SK"/>
            <w:rPrChange w:id="1366" w:author="admin" w:date="2018-06-18T11:14:00Z">
              <w:rPr>
                <w:rFonts w:ascii="Cambria Math" w:hAnsi="Cambria Math"/>
                <w:lang w:val="sk-SK"/>
              </w:rPr>
            </w:rPrChange>
          </w:rPr>
          <m:t>dZ/dt</m:t>
        </m:r>
      </m:oMath>
      <w:r w:rsidRPr="008C3D75">
        <w:rPr>
          <w:szCs w:val="22"/>
          <w:lang w:val="sk-SK"/>
        </w:rPr>
        <w:t xml:space="preserve"> (G). </w:t>
      </w:r>
    </w:p>
    <w:p w14:paraId="2088CB65" w14:textId="77777777" w:rsidR="00BD7167" w:rsidRPr="008C3D75" w:rsidRDefault="00BD7167" w:rsidP="00BD7167">
      <w:pPr>
        <w:jc w:val="center"/>
      </w:pPr>
    </w:p>
    <w:p w14:paraId="3AEF93E5" w14:textId="10134A1A" w:rsidR="00BD7167" w:rsidRPr="008C3D75" w:rsidRDefault="00BD7167" w:rsidP="00BD7167">
      <w:r w:rsidRPr="008C3D75">
        <w:t xml:space="preserve"> Krivka D (</w:t>
      </w:r>
      <w:r w:rsidRPr="004453DF">
        <w:fldChar w:fldCharType="begin"/>
      </w:r>
      <w:r w:rsidRPr="008C3D75">
        <w:instrText xml:space="preserve"> REF _Ref510082113 \h </w:instrText>
      </w:r>
      <w:r w:rsidRPr="004453DF">
        <w:rPr>
          <w:rPrChange w:id="1367" w:author="admin" w:date="2018-06-18T11:14:00Z">
            <w:rPr/>
          </w:rPrChange>
        </w:rPr>
        <w:fldChar w:fldCharType="separate"/>
      </w:r>
      <w:r w:rsidR="00A37FEB" w:rsidRPr="004453DF">
        <w:t xml:space="preserve">Obrázok </w:t>
      </w:r>
      <w:r w:rsidR="00A37FEB" w:rsidRPr="00AD07CF">
        <w:rPr>
          <w:noProof/>
        </w:rPr>
        <w:t>1</w:t>
      </w:r>
      <w:r w:rsidR="00A37FEB" w:rsidRPr="00AD07CF">
        <w:t>.</w:t>
      </w:r>
      <w:r w:rsidR="00A37FEB" w:rsidRPr="00AD07CF">
        <w:rPr>
          <w:noProof/>
        </w:rPr>
        <w:t>10</w:t>
      </w:r>
      <w:r w:rsidRPr="004453DF">
        <w:fldChar w:fldCharType="end"/>
      </w:r>
      <w:r w:rsidRPr="008C3D75">
        <w:t xml:space="preserve">) predstavuje tok krvi – Q, a krivka G predstavuje derivovanú impedanciu </w:t>
      </w:r>
      <m:oMath>
        <m:r>
          <w:rPr>
            <w:rFonts w:ascii="Cambria Math" w:hAnsi="Cambria Math"/>
          </w:rPr>
          <m:t>-dZ/dt</m:t>
        </m:r>
      </m:oMath>
      <w:r w:rsidRPr="008C3D75">
        <w:t xml:space="preserve">. Maximálna hodnota toku krvi </w:t>
      </w:r>
      <m:oMath>
        <m:sSub>
          <m:sSubPr>
            <m:ctrlPr>
              <w:rPr>
                <w:rFonts w:ascii="Cambria Math" w:hAnsi="Cambria Math"/>
                <w:i/>
              </w:rPr>
            </m:ctrlPr>
          </m:sSubPr>
          <m:e>
            <m:r>
              <w:rPr>
                <w:rFonts w:ascii="Cambria Math" w:hAnsi="Cambria Math"/>
              </w:rPr>
              <m:t>Q</m:t>
            </m:r>
          </m:e>
          <m:sub>
            <m:r>
              <w:rPr>
                <w:rFonts w:ascii="Cambria Math" w:hAnsi="Cambria Math"/>
              </w:rPr>
              <m:t>max</m:t>
            </m:r>
          </m:sub>
        </m:sSub>
      </m:oMath>
      <w:r w:rsidRPr="008C3D75">
        <w:t xml:space="preserve"> nastáva v bode nulovej derivácie impedancie a maximálna zmena toku krvi </w:t>
      </w:r>
      <m:oMath>
        <m:r>
          <w:rPr>
            <w:rFonts w:ascii="Cambria Math" w:hAnsi="Cambria Math"/>
          </w:rPr>
          <m:t>dQ/d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nastáva v rovnakom momente, ako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x. Je preto na mieste sa domnievať,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je v skutočnosti elektrickou analógiou maximáln</w:t>
      </w:r>
      <w:r w:rsidRPr="004453DF">
        <w:t>eho zrýchlenia krvi v dobe systoly a nie maximálneho objemu tak, ako to predpokladajú Kub</w:t>
      </w:r>
      <w:ins w:id="1368" w:author="admin" w:date="2018-06-18T12:53:00Z">
        <w:r w:rsidR="00AD07CF">
          <w:t>í</w:t>
        </w:r>
      </w:ins>
      <w:del w:id="1369" w:author="admin" w:date="2018-06-18T12:53:00Z">
        <w:r w:rsidRPr="004453DF" w:rsidDel="00AD07CF">
          <w:delText>i</w:delText>
        </w:r>
      </w:del>
      <w:r w:rsidRPr="004453DF">
        <w:t xml:space="preserve">ček alebo Šrámek. Ďalšie simultánne meranie znázorňuje </w:t>
      </w:r>
      <w:r w:rsidRPr="004453DF">
        <w:fldChar w:fldCharType="begin"/>
      </w:r>
      <w:r w:rsidRPr="008C3D75">
        <w:instrText xml:space="preserve"> REF _Ref510259483 \h </w:instrText>
      </w:r>
      <w:r w:rsidRPr="004453DF">
        <w:rPr>
          <w:rPrChange w:id="1370" w:author="admin" w:date="2018-06-18T11:14:00Z">
            <w:rPr/>
          </w:rPrChange>
        </w:rPr>
        <w:fldChar w:fldCharType="separate"/>
      </w:r>
      <w:r w:rsidR="00A37FEB" w:rsidRPr="004453DF">
        <w:t xml:space="preserve">Obrázok </w:t>
      </w:r>
      <w:r w:rsidR="00A37FEB" w:rsidRPr="00AD07CF">
        <w:rPr>
          <w:noProof/>
        </w:rPr>
        <w:t>1</w:t>
      </w:r>
      <w:r w:rsidR="00A37FEB" w:rsidRPr="00AD07CF">
        <w:t>.</w:t>
      </w:r>
      <w:r w:rsidR="00A37FEB" w:rsidRPr="00AD07CF">
        <w:rPr>
          <w:noProof/>
        </w:rPr>
        <w:t>11</w:t>
      </w:r>
      <w:r w:rsidRPr="004453DF">
        <w:fldChar w:fldCharType="end"/>
      </w:r>
      <w:r w:rsidRPr="008C3D75">
        <w:t xml:space="preserve">. Na obrázku vidíme,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a</w:t>
      </w:r>
      <m:oMath>
        <m:r>
          <w:rPr>
            <w:rFonts w:ascii="Cambria Math" w:hAnsi="Cambria Math"/>
          </w:rPr>
          <m:t xml:space="preserve"> dP/d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sa vysky</w:t>
      </w:r>
      <w:r w:rsidRPr="004453DF">
        <w:t xml:space="preserve">tujú v jednom okamihu. Predpokladáme, že </w:t>
      </w:r>
      <m:oMath>
        <m:r>
          <w:rPr>
            <w:rFonts w:ascii="Cambria Math" w:hAnsi="Cambria Math"/>
          </w:rPr>
          <m:t>dP/d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je </w:t>
      </w:r>
      <w:r w:rsidRPr="008C3D75">
        <w:lastRenderedPageBreak/>
        <w:t xml:space="preserve">analógiou </w:t>
      </w:r>
      <m:oMath>
        <m:r>
          <w:rPr>
            <w:rFonts w:ascii="Cambria Math" w:hAnsi="Cambria Math"/>
          </w:rPr>
          <m:t>dF/d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preto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v impedančnej kardiografii vyjadruje maximálnu zmenu sily, ktorou srdce tlačí krv do obehu.</w:t>
      </w:r>
    </w:p>
    <w:p w14:paraId="1409867F" w14:textId="721C04DF" w:rsidR="00BD7167" w:rsidRPr="008C3D75" w:rsidRDefault="00BD7167" w:rsidP="00BD7167">
      <w:pPr>
        <w:pStyle w:val="Caption"/>
        <w:rPr>
          <w:vanish/>
          <w:lang w:val="sk-SK"/>
          <w:specVanish/>
        </w:rPr>
      </w:pPr>
      <w:bookmarkStart w:id="1371" w:name="_Ref510259483"/>
      <w:bookmarkStart w:id="1372" w:name="_Toc516835673"/>
      <w:r w:rsidRPr="00AD07CF">
        <w:rPr>
          <w:noProof/>
          <w:lang w:bidi="ar-SA"/>
        </w:rPr>
        <w:drawing>
          <wp:anchor distT="71755" distB="0" distL="114300" distR="114300" simplePos="0" relativeHeight="251732992" behindDoc="0" locked="0" layoutInCell="1" allowOverlap="0" wp14:anchorId="3DDB278A" wp14:editId="1B88B4B3">
            <wp:simplePos x="0" y="0"/>
            <wp:positionH relativeFrom="margin">
              <wp:align>center</wp:align>
            </wp:positionH>
            <wp:positionV relativeFrom="paragraph">
              <wp:posOffset>126365</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7"/>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AD07CF">
        <w:rPr>
          <w:lang w:val="sk-SK"/>
        </w:rPr>
        <w:t xml:space="preserve">Obrázok </w:t>
      </w:r>
      <w:r w:rsidRPr="008C3D75">
        <w:rPr>
          <w:lang w:val="sk-SK"/>
        </w:rPr>
        <w:fldChar w:fldCharType="begin"/>
      </w:r>
      <w:r w:rsidRPr="008C3D75">
        <w:rPr>
          <w:lang w:val="sk-SK"/>
        </w:rPr>
        <w:instrText xml:space="preserve"> STYLEREF 1 \s </w:instrText>
      </w:r>
      <w:r w:rsidRPr="008C3D75">
        <w:rPr>
          <w:lang w:val="sk-SK"/>
          <w:rPrChange w:id="1373" w:author="admin" w:date="2018-06-18T11:14:00Z">
            <w:rPr>
              <w:lang w:val="sk-SK"/>
            </w:rPr>
          </w:rPrChange>
        </w:rPr>
        <w:fldChar w:fldCharType="separate"/>
      </w:r>
      <w:r w:rsidR="00A37FEB" w:rsidRPr="008C3D75">
        <w:rPr>
          <w:noProof/>
          <w:lang w:val="sk-SK"/>
        </w:rPr>
        <w:t>1</w:t>
      </w:r>
      <w:r w:rsidRPr="005C2483">
        <w:rPr>
          <w:lang w:val="sk-SK"/>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374" w:author="admin" w:date="2018-06-18T11:14:00Z">
            <w:rPr>
              <w:lang w:val="sk-SK"/>
            </w:rPr>
          </w:rPrChange>
        </w:rPr>
        <w:fldChar w:fldCharType="separate"/>
      </w:r>
      <w:r w:rsidR="00A37FEB" w:rsidRPr="008C3D75">
        <w:rPr>
          <w:noProof/>
          <w:lang w:val="sk-SK"/>
        </w:rPr>
        <w:t>11</w:t>
      </w:r>
      <w:r w:rsidRPr="008C3D75">
        <w:rPr>
          <w:lang w:val="sk-SK"/>
          <w:rPrChange w:id="1375" w:author="admin" w:date="2018-06-18T11:14:00Z">
            <w:rPr>
              <w:lang w:val="sk-SK"/>
            </w:rPr>
          </w:rPrChange>
        </w:rPr>
        <w:fldChar w:fldCharType="end"/>
      </w:r>
      <w:bookmarkEnd w:id="1371"/>
      <w:r w:rsidRPr="008C3D75">
        <w:rPr>
          <w:lang w:val="sk-SK"/>
        </w:rPr>
        <w:t xml:space="preserve">: Identifikovanie </w:t>
      </w:r>
      <w:del w:id="1376" w:author="admin" w:date="2018-06-18T11:02:00Z">
        <w:r w:rsidRPr="008C3D75" w:rsidDel="00655477">
          <w:rPr>
            <w:lang w:val="sk-SK"/>
          </w:rPr>
          <w:delText>povodu</w:delText>
        </w:r>
      </w:del>
      <w:ins w:id="1377" w:author="admin" w:date="2018-06-18T11:02:00Z">
        <w:r w:rsidR="00655477" w:rsidRPr="008C3D75">
          <w:rPr>
            <w:lang w:val="sk-SK"/>
          </w:rPr>
          <w:t>pôvodu</w:t>
        </w:r>
      </w:ins>
      <w:r w:rsidRPr="008C3D75">
        <w:rPr>
          <w:lang w:val="sk-SK"/>
        </w:rPr>
        <w:t xml:space="preserve"> </w:t>
      </w:r>
      <m:oMath>
        <m:r>
          <w:rPr>
            <w:rFonts w:ascii="Cambria Math" w:hAnsi="Cambria Math"/>
            <w:lang w:val="sk-SK"/>
          </w:rPr>
          <m:t>-</m:t>
        </m:r>
        <m:r>
          <w:rPr>
            <w:rFonts w:ascii="Cambria Math" w:hAnsi="Cambria Math"/>
            <w:lang w:val="sk-SK"/>
            <w:rPrChange w:id="1378" w:author="admin" w:date="2018-06-18T11:14:00Z">
              <w:rPr>
                <w:rFonts w:ascii="Cambria Math" w:hAnsi="Cambria Math"/>
                <w:lang w:val="sk-SK"/>
              </w:rPr>
            </w:rPrChange>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8C3D75">
        <w:rPr>
          <w:lang w:val="sk-SK"/>
        </w:rPr>
        <w:t xml:space="preserve"> z krivky dP/dt</w:t>
      </w:r>
      <w:bookmarkEnd w:id="1372"/>
    </w:p>
    <w:p w14:paraId="4C79627E" w14:textId="77777777" w:rsidR="00BD7167" w:rsidRPr="008C3D75" w:rsidRDefault="00BD7167" w:rsidP="00BD7167">
      <w:pPr>
        <w:pStyle w:val="Caption"/>
        <w:rPr>
          <w:lang w:val="sk-SK"/>
        </w:rPr>
      </w:pPr>
      <w:r w:rsidRPr="008C3D75">
        <w:rPr>
          <w:lang w:val="sk-SK"/>
        </w:rPr>
        <w:t>.</w:t>
      </w:r>
      <w:r w:rsidRPr="008C3D75">
        <w:rPr>
          <w:szCs w:val="22"/>
          <w:lang w:val="sk-SK"/>
        </w:rPr>
        <w:t xml:space="preserve"> Prevzaté z </w:t>
      </w:r>
      <w:r w:rsidRPr="005C2483">
        <w:rPr>
          <w:szCs w:val="22"/>
          <w:lang w:val="sk-SK"/>
        </w:rPr>
        <w:fldChar w:fldCharType="begin"/>
      </w:r>
      <w:r w:rsidRPr="008C3D75">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C3D75">
        <w:rPr>
          <w:szCs w:val="22"/>
          <w:lang w:val="sk-SK"/>
          <w:rPrChange w:id="1379" w:author="admin" w:date="2018-06-18T11:14:00Z">
            <w:rPr>
              <w:szCs w:val="22"/>
              <w:lang w:val="sk-SK"/>
            </w:rPr>
          </w:rPrChange>
        </w:rPr>
        <w:fldChar w:fldCharType="separate"/>
      </w:r>
      <w:r w:rsidRPr="008C3D75">
        <w:rPr>
          <w:noProof/>
          <w:szCs w:val="22"/>
          <w:lang w:val="sk-SK"/>
        </w:rPr>
        <w:t>[3]</w:t>
      </w:r>
      <w:r w:rsidRPr="008C3D75">
        <w:rPr>
          <w:szCs w:val="22"/>
          <w:lang w:val="sk-SK"/>
          <w:rPrChange w:id="1380" w:author="admin" w:date="2018-06-18T11:14:00Z">
            <w:rPr>
              <w:szCs w:val="22"/>
              <w:lang w:val="sk-SK"/>
            </w:rPr>
          </w:rPrChange>
        </w:rPr>
        <w:fldChar w:fldCharType="end"/>
      </w:r>
      <w:r w:rsidRPr="008C3D75">
        <w:rPr>
          <w:szCs w:val="22"/>
          <w:lang w:val="sk-SK"/>
        </w:rPr>
        <w:t xml:space="preserve">. Krivky v poradí zhora reprezentujú EKG, dP/dt, P(t), </w:t>
      </w:r>
      <m:oMath>
        <m:r>
          <w:rPr>
            <w:rFonts w:ascii="Cambria Math" w:hAnsi="Cambria Math"/>
            <w:lang w:val="sk-SK"/>
          </w:rPr>
          <m:t>-</m:t>
        </m:r>
        <m:r>
          <w:rPr>
            <w:rFonts w:ascii="Cambria Math" w:hAnsi="Cambria Math"/>
            <w:lang w:val="sk-SK"/>
            <w:rPrChange w:id="1381" w:author="admin" w:date="2018-06-18T11:14:00Z">
              <w:rPr>
                <w:rFonts w:ascii="Cambria Math" w:hAnsi="Cambria Math"/>
                <w:lang w:val="sk-SK"/>
              </w:rPr>
            </w:rPrChange>
          </w:rPr>
          <m:t>dZ/dt</m:t>
        </m:r>
      </m:oMath>
      <w:r w:rsidRPr="008C3D75">
        <w:rPr>
          <w:szCs w:val="22"/>
          <w:lang w:val="sk-SK"/>
        </w:rPr>
        <w:t xml:space="preserve">. Maximum </w:t>
      </w:r>
      <m:oMath>
        <m:r>
          <w:rPr>
            <w:rFonts w:ascii="Cambria Math" w:hAnsi="Cambria Math"/>
            <w:lang w:val="sk-SK"/>
          </w:rPr>
          <m:t>-</m:t>
        </m:r>
        <m:r>
          <w:rPr>
            <w:rFonts w:ascii="Cambria Math" w:hAnsi="Cambria Math"/>
            <w:lang w:val="sk-SK"/>
            <w:rPrChange w:id="1382" w:author="admin" w:date="2018-06-18T11:14:00Z">
              <w:rPr>
                <w:rFonts w:ascii="Cambria Math" w:hAnsi="Cambria Math"/>
                <w:lang w:val="sk-SK"/>
              </w:rPr>
            </w:rPrChange>
          </w:rPr>
          <m:t>dZ/d</m:t>
        </m:r>
      </m:oMath>
      <w:r w:rsidRPr="008C3D75">
        <w:rPr>
          <w:szCs w:val="22"/>
          <w:lang w:val="sk-SK"/>
        </w:rPr>
        <w:t xml:space="preserve"> nastáva v rovnakom momente ako dP/dt. </w:t>
      </w:r>
    </w:p>
    <w:p w14:paraId="67C469FE" w14:textId="3B13F26A" w:rsidR="00BD7167" w:rsidRPr="008C3D75" w:rsidRDefault="00BD7167" w:rsidP="00BD7167">
      <w:r w:rsidRPr="008C3D75">
        <w:t xml:space="preserve">Ďalšou informáciou, ktorá odkrýva fyziologický pôvod </w:t>
      </w:r>
      <m:oMath>
        <m:r>
          <w:rPr>
            <w:rFonts w:ascii="Cambria Math" w:hAnsi="Cambria Math"/>
          </w:rPr>
          <m:t>-</m:t>
        </m:r>
        <m:r>
          <w:rPr>
            <w:rFonts w:ascii="Cambria Math" w:hAnsi="Cambria Math"/>
            <w:rPrChange w:id="1383" w:author="admin" w:date="2018-06-18T11:14:00Z">
              <w:rPr>
                <w:rFonts w:ascii="Cambria Math" w:hAnsi="Cambria Math"/>
              </w:rPr>
            </w:rPrChange>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je analýza časovej oblasti srdcovocievnych parametrov. Bolo zistené, že maximálna rýchlosť toku krvi sa vyskytuje 100±20ms po otvorení aortálnej chlopne a maximálne zrýchlenie toku krvi v aorte sa vyskytuje 60±20ms po otvorení aortálnej chlopne </w:t>
      </w:r>
      <w:r w:rsidRPr="004453DF">
        <w:fldChar w:fldCharType="begin">
          <w:fldData xml:space="preserve">PEVuZE5vdGU+PENpdGU+PEF1dGhvcj5HYXJkaW48L0F1dGhvcj48WWVhcj4xOTg0PC9ZZWFyPjxS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=
</w:fldData>
        </w:fldChar>
      </w:r>
      <w:r w:rsidR="00284C6A" w:rsidRPr="008C3D75">
        <w:instrText xml:space="preserve"> ADDIN EN.CITE </w:instrText>
      </w:r>
      <w:r w:rsidR="00284C6A" w:rsidRPr="008C3D75">
        <w:rPr>
          <w:rPrChange w:id="1384" w:author="admin" w:date="2018-06-18T11:14:00Z">
            <w:rPr/>
          </w:rPrChange>
        </w:rPr>
        <w:fldChar w:fldCharType="begin">
          <w:fldData xml:space="preserve">PEVuZE5vdGU+PENpdGU+PEF1dGhvcj5HYXJkaW48L0F1dGhvcj48WWVhcj4xOTg0PC9ZZWFyPjxS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=
</w:fldData>
        </w:fldChar>
      </w:r>
      <w:r w:rsidR="00284C6A" w:rsidRPr="008C3D75">
        <w:instrText xml:space="preserve"> ADDIN EN.CITE.DATA </w:instrText>
      </w:r>
      <w:r w:rsidR="00284C6A" w:rsidRPr="008C3D75">
        <w:rPr>
          <w:rPrChange w:id="1385" w:author="admin" w:date="2018-06-18T11:14:00Z">
            <w:rPr/>
          </w:rPrChange>
        </w:rPr>
      </w:r>
      <w:r w:rsidR="00284C6A" w:rsidRPr="008C3D75">
        <w:rPr>
          <w:rPrChange w:id="1386" w:author="admin" w:date="2018-06-18T11:14:00Z">
            <w:rPr/>
          </w:rPrChange>
        </w:rPr>
        <w:fldChar w:fldCharType="end"/>
      </w:r>
      <w:r w:rsidRPr="004453DF">
        <w:rPr>
          <w:rPrChange w:id="1387" w:author="admin" w:date="2018-06-18T11:14:00Z">
            <w:rPr/>
          </w:rPrChange>
        </w:rPr>
      </w:r>
      <w:r w:rsidRPr="004453DF">
        <w:rPr>
          <w:rPrChange w:id="1388" w:author="admin" w:date="2018-06-18T11:14:00Z">
            <w:rPr/>
          </w:rPrChange>
        </w:rPr>
        <w:fldChar w:fldCharType="separate"/>
      </w:r>
      <w:r w:rsidRPr="004453DF">
        <w:rPr>
          <w:noProof/>
        </w:rPr>
        <w:t>[35-37]</w:t>
      </w:r>
      <w:r w:rsidRPr="004453DF">
        <w:fldChar w:fldCharType="end"/>
      </w:r>
      <w:r w:rsidRPr="008C3D75">
        <w:t xml:space="preserv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sa vyskytuje rovnako 60±20ms po otvorení aortál</w:t>
      </w:r>
      <w:r w:rsidRPr="004453DF">
        <w:t xml:space="preserve">nej chlopne </w:t>
      </w:r>
      <w:r w:rsidRPr="004453DF">
        <w:fldChar w:fldCharType="begin"/>
      </w:r>
      <w:r w:rsidR="00284C6A" w:rsidRPr="008C3D75">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453DF">
        <w:rPr>
          <w:rPrChange w:id="1389" w:author="admin" w:date="2018-06-18T11:14:00Z">
            <w:rPr/>
          </w:rPrChange>
        </w:rPr>
        <w:fldChar w:fldCharType="separate"/>
      </w:r>
      <w:r w:rsidRPr="004453DF">
        <w:rPr>
          <w:noProof/>
        </w:rPr>
        <w:t>[3]</w:t>
      </w:r>
      <w:r w:rsidRPr="004453DF">
        <w:fldChar w:fldCharType="end"/>
      </w:r>
    </w:p>
    <w:p w14:paraId="75231687" w14:textId="20E6DCD1" w:rsidR="00BD7167" w:rsidRPr="008C3D75" w:rsidRDefault="00BD7167" w:rsidP="00BD7167">
      <w:pPr>
        <w:pStyle w:val="Heading4"/>
      </w:pPr>
      <w:del w:id="1390" w:author="admin" w:date="2018-06-18T11:03:00Z">
        <w:r w:rsidRPr="008C3D75" w:rsidDel="00655477">
          <w:delText>Bernstainov</w:delText>
        </w:r>
      </w:del>
      <w:ins w:id="1391" w:author="admin" w:date="2018-06-18T11:03:00Z">
        <w:r w:rsidR="00655477" w:rsidRPr="008C3D75">
          <w:t>Bernsteinov</w:t>
        </w:r>
      </w:ins>
      <w:r w:rsidRPr="008C3D75">
        <w:t xml:space="preserve"> model</w:t>
      </w:r>
    </w:p>
    <w:p w14:paraId="5E243067" w14:textId="77777777" w:rsidR="00BD7167" w:rsidRPr="008C3D75" w:rsidRDefault="00BD7167" w:rsidP="00BD7167">
      <w:r w:rsidRPr="008C3D75">
        <w:t xml:space="preserve">Na základe simultánnych meraní hemodynamických veličín tlaku, toku a derivovanej impedancie, bolo zistené, že hodnota </w:t>
      </w:r>
      <m:oMath>
        <m:r>
          <w:rPr>
            <w:rFonts w:ascii="Cambria Math" w:hAnsi="Cambria Math"/>
          </w:rPr>
          <m:t>-</m:t>
        </m:r>
        <m:r>
          <w:rPr>
            <w:rFonts w:ascii="Cambria Math" w:hAnsi="Cambria Math"/>
            <w:rPrChange w:id="1392" w:author="admin" w:date="2018-06-18T11:14:00Z">
              <w:rPr>
                <w:rFonts w:ascii="Cambria Math" w:hAnsi="Cambria Math"/>
              </w:rPr>
            </w:rPrChange>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sa na časovej osi vyskytuje v rovnakom čase ako maximálna zmena arteriálneho krvného tlaku a maximálne zrýchlenie krvi.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sa preto bude riadiť hlavne druhým derivantom parciálnej derivácie odporu v rovnici (</w:t>
      </w:r>
      <w:r w:rsidRPr="004453DF">
        <w:fldChar w:fldCharType="begin"/>
      </w:r>
      <w:r w:rsidRPr="008C3D75">
        <w:instrText xml:space="preserve"> REF premenliva_impedancia_2 \h </w:instrText>
      </w:r>
      <w:r w:rsidRPr="004453DF">
        <w:rPr>
          <w:rPrChange w:id="1393" w:author="admin" w:date="2018-06-18T11:14:00Z">
            <w:rPr/>
          </w:rPrChange>
        </w:rPr>
        <w:fldChar w:fldCharType="separate"/>
      </w:r>
      <w:r w:rsidR="00A37FEB" w:rsidRPr="004453DF">
        <w:rPr>
          <w:noProof/>
          <w:color w:val="000000"/>
        </w:rPr>
        <w:t>32</w:t>
      </w:r>
      <w:r w:rsidRPr="004453DF">
        <w:fldChar w:fldCharType="end"/>
      </w:r>
      <w:r w:rsidRPr="008C3D75">
        <w:t>) :</w:t>
      </w:r>
    </w:p>
    <w:p w14:paraId="2D61C6E5" w14:textId="77777777" w:rsidR="00BD7167" w:rsidRPr="008C3D75" w:rsidRDefault="00BD7167" w:rsidP="00BD7167"/>
    <w:tbl>
      <w:tblPr>
        <w:tblW w:w="0" w:type="auto"/>
        <w:tblLook w:val="04A0" w:firstRow="1" w:lastRow="0" w:firstColumn="1" w:lastColumn="0" w:noHBand="0" w:noVBand="1"/>
      </w:tblPr>
      <w:tblGrid>
        <w:gridCol w:w="704"/>
        <w:gridCol w:w="7088"/>
        <w:gridCol w:w="702"/>
      </w:tblGrid>
      <w:tr w:rsidR="00BD7167" w:rsidRPr="008C3D75" w14:paraId="2E3F38BD" w14:textId="77777777" w:rsidTr="00BD7167">
        <w:tc>
          <w:tcPr>
            <w:tcW w:w="704" w:type="dxa"/>
          </w:tcPr>
          <w:p w14:paraId="1B18131D" w14:textId="77777777" w:rsidR="00BD7167" w:rsidRPr="008C3D75" w:rsidRDefault="00BD7167" w:rsidP="00BD7167">
            <w:pPr>
              <w:jc w:val="center"/>
              <w:rPr>
                <w:color w:val="000000"/>
              </w:rPr>
            </w:pPr>
          </w:p>
        </w:tc>
        <w:tc>
          <w:tcPr>
            <w:tcW w:w="7088" w:type="dxa"/>
            <w:vAlign w:val="center"/>
          </w:tcPr>
          <w:p w14:paraId="05A203CC" w14:textId="77777777" w:rsidR="00BD7167" w:rsidRPr="004453DF" w:rsidRDefault="00292E5D" w:rsidP="00BD7167">
            <w:pPr>
              <w:rPr>
                <w:color w:val="000000"/>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vel</m:t>
                        </m:r>
                      </m:sub>
                    </m:sSub>
                    <m:r>
                      <w:rPr>
                        <w:rFonts w:ascii="Cambria Math" w:hAnsi="Cambria Math"/>
                      </w:rPr>
                      <m:t>(t)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b</m:t>
                        </m:r>
                      </m:sub>
                    </m:sSub>
                    <m:d>
                      <m:dPr>
                        <m:ctrlPr>
                          <w:rPr>
                            <w:rFonts w:ascii="Cambria Math" w:hAnsi="Cambria Math"/>
                            <w:i/>
                          </w:rPr>
                        </m:ctrlPr>
                      </m:dPr>
                      <m:e>
                        <m:r>
                          <w:rPr>
                            <w:rFonts w:ascii="Cambria Math" w:hAnsi="Cambria Math"/>
                          </w:rPr>
                          <m:t>t</m:t>
                        </m:r>
                      </m:e>
                    </m:d>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d>
                  <m:dPr>
                    <m:ctrlPr>
                      <w:rPr>
                        <w:rFonts w:ascii="Cambria Math" w:hAnsi="Cambria Math"/>
                        <w:i/>
                      </w:rPr>
                    </m:ctrlPr>
                  </m:dPr>
                  <m:e>
                    <m:r>
                      <w:rPr>
                        <w:rFonts w:ascii="Cambria Math" w:hAnsi="Cambria Math"/>
                      </w:rPr>
                      <m:t>Ω</m:t>
                    </m:r>
                    <m:r>
                      <w:rPr>
                        <w:rFonts w:ascii="Cambria Math" w:hAnsi="Cambria Math"/>
                        <w:rPrChange w:id="1394" w:author="admin" w:date="2018-06-18T11:14:00Z">
                          <w:rPr>
                            <w:rFonts w:ascii="Cambria Math" w:hAnsi="Cambria Math"/>
                          </w:rPr>
                        </w:rPrChange>
                      </w:rPr>
                      <m:t>.</m:t>
                    </m:r>
                    <m:sSup>
                      <m:sSupPr>
                        <m:ctrlPr>
                          <w:rPr>
                            <w:rFonts w:ascii="Cambria Math" w:hAnsi="Cambria Math"/>
                            <w:i/>
                          </w:rPr>
                        </m:ctrlPr>
                      </m:sSupPr>
                      <m:e>
                        <m:r>
                          <w:rPr>
                            <w:rFonts w:ascii="Cambria Math" w:hAnsi="Cambria Math"/>
                          </w:rPr>
                          <m:t>s</m:t>
                        </m:r>
                      </m:e>
                      <m:sup>
                        <m:r>
                          <w:rPr>
                            <w:rFonts w:ascii="Cambria Math" w:hAnsi="Cambria Math"/>
                          </w:rPr>
                          <m:t>-1</m:t>
                        </m:r>
                      </m:sup>
                    </m:sSup>
                  </m:e>
                </m:d>
                <m:r>
                  <m:rPr>
                    <m:sty m:val="p"/>
                  </m:rPr>
                  <w:rPr>
                    <w:rFonts w:ascii="Cambria Math" w:hAnsi="Cambria Math"/>
                    <w:color w:val="000000"/>
                  </w:rPr>
                  <m:t xml:space="preserve"> .</m:t>
                </m:r>
              </m:oMath>
            </m:oMathPara>
          </w:p>
        </w:tc>
        <w:tc>
          <w:tcPr>
            <w:tcW w:w="702" w:type="dxa"/>
            <w:vAlign w:val="center"/>
          </w:tcPr>
          <w:p w14:paraId="33786ECB" w14:textId="77777777" w:rsidR="00BD7167" w:rsidRPr="008C3D75" w:rsidRDefault="00BD7167" w:rsidP="00BD7167">
            <w:pPr>
              <w:jc w:val="center"/>
              <w:rPr>
                <w:color w:val="000000"/>
              </w:rPr>
            </w:pPr>
            <w:r w:rsidRPr="00AD07CF">
              <w:rPr>
                <w:color w:val="000000"/>
              </w:rPr>
              <w:t>(</w:t>
            </w:r>
            <w:r w:rsidRPr="004453DF">
              <w:fldChar w:fldCharType="begin"/>
            </w:r>
            <w:r w:rsidRPr="008C3D75">
              <w:instrText xml:space="preserve"> SEQ eq \* MERGEFORMAT </w:instrText>
            </w:r>
            <w:r w:rsidRPr="004453DF">
              <w:rPr>
                <w:rPrChange w:id="1395" w:author="admin" w:date="2018-06-18T11:14:00Z">
                  <w:rPr>
                    <w:color w:val="000000"/>
                  </w:rPr>
                </w:rPrChange>
              </w:rPr>
              <w:fldChar w:fldCharType="separate"/>
            </w:r>
            <w:r w:rsidR="00A37FEB" w:rsidRPr="004453DF">
              <w:rPr>
                <w:noProof/>
                <w:color w:val="000000"/>
              </w:rPr>
              <w:t>33</w:t>
            </w:r>
            <w:r w:rsidRPr="004453DF">
              <w:rPr>
                <w:color w:val="000000"/>
              </w:rPr>
              <w:fldChar w:fldCharType="end"/>
            </w:r>
            <w:r w:rsidRPr="008C3D75">
              <w:rPr>
                <w:color w:val="000000"/>
              </w:rPr>
              <w:t>)</w:t>
            </w:r>
          </w:p>
        </w:tc>
      </w:tr>
    </w:tbl>
    <w:p w14:paraId="4A708014" w14:textId="77777777" w:rsidR="00BD7167" w:rsidRPr="008C3D75" w:rsidRDefault="00BD7167" w:rsidP="00BD7167"/>
    <w:p w14:paraId="58EE5BCD" w14:textId="5D1B7E30" w:rsidR="00BD7167" w:rsidRPr="008C3D75" w:rsidRDefault="00BD7167" w:rsidP="00BD7167">
      <w:r w:rsidRPr="008C3D75">
        <w:lastRenderedPageBreak/>
        <w:t>Keďže Ber</w:t>
      </w:r>
      <w:ins w:id="1396" w:author="admin" w:date="2018-06-18T12:53:00Z">
        <w:r w:rsidR="00AD07CF">
          <w:t>n</w:t>
        </w:r>
      </w:ins>
      <w:r w:rsidRPr="00AD07CF">
        <w:t>st</w:t>
      </w:r>
      <w:del w:id="1397" w:author="admin" w:date="2018-06-18T12:53:00Z">
        <w:r w:rsidRPr="00AD07CF" w:rsidDel="00AD07CF">
          <w:delText>a</w:delText>
        </w:r>
      </w:del>
      <w:ins w:id="1398" w:author="admin" w:date="2018-06-18T12:53:00Z">
        <w:r w:rsidR="00AD07CF">
          <w:t>e</w:t>
        </w:r>
      </w:ins>
      <w:r w:rsidRPr="00AD07CF">
        <w:t xml:space="preserve">in predpokladá, že hodnota </w:t>
      </w:r>
      <m:oMath>
        <m:r>
          <w:rPr>
            <w:rFonts w:ascii="Cambria Math" w:hAnsi="Cambria Math"/>
          </w:rPr>
          <m:t>-dZ</m:t>
        </m:r>
        <m:r>
          <w:rPr>
            <w:rFonts w:ascii="Cambria Math" w:hAnsi="Cambria Math"/>
          </w:rPr>
          <m:t>/</m:t>
        </m:r>
        <m:r>
          <w:rPr>
            <w:rFonts w:ascii="Cambria Math" w:hAnsi="Cambria Math"/>
            <w:rPrChange w:id="1399" w:author="admin" w:date="2018-06-18T11:14:00Z">
              <w:rPr>
                <w:rFonts w:ascii="Cambria Math" w:hAnsi="Cambria Math"/>
              </w:rPr>
            </w:rPrChange>
          </w:rPr>
          <m:t>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je analógiou maximálneho zrýchlenia krvi, ktoré má rozmer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8C3D75">
        <w:t xml:space="preserve">) označuje hodnoty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rozmerom </w:t>
      </w:r>
      <m:oMath>
        <m:r>
          <w:rPr>
            <w:rFonts w:ascii="Cambria Math" w:hAnsi="Cambria Math"/>
          </w:rPr>
          <m:t>Ω.</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8C3D75">
        <w:t>. Rovnica (</w:t>
      </w:r>
      <w:r w:rsidRPr="004453DF">
        <w:fldChar w:fldCharType="begin"/>
      </w:r>
      <w:r w:rsidRPr="008C3D75">
        <w:instrText xml:space="preserve"> REF paraba \h </w:instrText>
      </w:r>
      <w:r w:rsidRPr="004453DF">
        <w:rPr>
          <w:rPrChange w:id="1400" w:author="admin" w:date="2018-06-18T11:14:00Z">
            <w:rPr/>
          </w:rPrChange>
        </w:rPr>
        <w:fldChar w:fldCharType="separate"/>
      </w:r>
      <w:r w:rsidR="00A37FEB" w:rsidRPr="004453DF">
        <w:rPr>
          <w:noProof/>
          <w:color w:val="000000"/>
        </w:rPr>
        <w:t>18</w:t>
      </w:r>
      <w:r w:rsidRPr="004453DF">
        <w:fldChar w:fldCharType="end"/>
      </w:r>
      <w:r w:rsidRPr="008C3D75">
        <w:t xml:space="preserve">) ukazuje výpočet maximálneho zrýchlenia krvi v aorte - PARABA. Priemernú rýchlosť krvi v aorte dostaneme odmocnením hodnoty PARABA. </w:t>
      </w:r>
    </w:p>
    <w:p w14:paraId="4B44ADD3" w14:textId="77777777" w:rsidR="00BD7167" w:rsidRPr="008C3D75" w:rsidRDefault="00BD7167" w:rsidP="00BD7167"/>
    <w:tbl>
      <w:tblPr>
        <w:tblW w:w="0" w:type="auto"/>
        <w:tblLook w:val="04A0" w:firstRow="1" w:lastRow="0" w:firstColumn="1" w:lastColumn="0" w:noHBand="0" w:noVBand="1"/>
      </w:tblPr>
      <w:tblGrid>
        <w:gridCol w:w="704"/>
        <w:gridCol w:w="7088"/>
        <w:gridCol w:w="702"/>
      </w:tblGrid>
      <w:tr w:rsidR="00BD7167" w:rsidRPr="008C3D75" w14:paraId="21749151" w14:textId="77777777" w:rsidTr="00BD7167">
        <w:tc>
          <w:tcPr>
            <w:tcW w:w="704" w:type="dxa"/>
          </w:tcPr>
          <w:p w14:paraId="24CD5624" w14:textId="77777777" w:rsidR="00BD7167" w:rsidRPr="008C3D75" w:rsidRDefault="00BD7167" w:rsidP="00BD7167">
            <w:pPr>
              <w:jc w:val="center"/>
              <w:rPr>
                <w:color w:val="000000"/>
              </w:rPr>
            </w:pPr>
          </w:p>
        </w:tc>
        <w:tc>
          <w:tcPr>
            <w:tcW w:w="7088" w:type="dxa"/>
            <w:vAlign w:val="center"/>
          </w:tcPr>
          <w:p w14:paraId="746E586D" w14:textId="77777777" w:rsidR="00BD7167" w:rsidRPr="008C3D75" w:rsidRDefault="00292E5D"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r>
                      <w:rPr>
                        <w:rFonts w:ascii="Cambria Math" w:hAnsi="Cambria Math"/>
                      </w:rPr>
                      <m:t>PARABA</m:t>
                    </m:r>
                  </m:e>
                </m:rad>
              </m:oMath>
            </m:oMathPara>
          </w:p>
          <w:p w14:paraId="48433406" w14:textId="77777777" w:rsidR="00BD7167" w:rsidRPr="00AD07CF"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552FAFB5" w14:textId="77777777" w:rsidR="00BD7167" w:rsidRPr="008C3D75" w:rsidRDefault="00BD7167" w:rsidP="00BD7167">
            <w:pPr>
              <w:jc w:val="center"/>
              <w:rPr>
                <w:color w:val="000000"/>
              </w:rPr>
            </w:pPr>
            <w:r w:rsidRPr="00AD07CF">
              <w:rPr>
                <w:color w:val="000000"/>
              </w:rPr>
              <w:t>(</w:t>
            </w:r>
            <w:r w:rsidRPr="004453DF">
              <w:fldChar w:fldCharType="begin"/>
            </w:r>
            <w:r w:rsidRPr="008C3D75">
              <w:instrText xml:space="preserve"> SEQ eq \* MERGEFORMAT </w:instrText>
            </w:r>
            <w:r w:rsidRPr="004453DF">
              <w:rPr>
                <w:rPrChange w:id="1401" w:author="admin" w:date="2018-06-18T11:14:00Z">
                  <w:rPr>
                    <w:color w:val="000000"/>
                  </w:rPr>
                </w:rPrChange>
              </w:rPr>
              <w:fldChar w:fldCharType="separate"/>
            </w:r>
            <w:r w:rsidR="00A37FEB" w:rsidRPr="004453DF">
              <w:rPr>
                <w:noProof/>
                <w:color w:val="000000"/>
              </w:rPr>
              <w:t>34</w:t>
            </w:r>
            <w:r w:rsidRPr="004453DF">
              <w:rPr>
                <w:color w:val="000000"/>
              </w:rPr>
              <w:fldChar w:fldCharType="end"/>
            </w:r>
            <w:r w:rsidRPr="008C3D75">
              <w:rPr>
                <w:color w:val="000000"/>
              </w:rPr>
              <w:t>)</w:t>
            </w:r>
          </w:p>
        </w:tc>
      </w:tr>
    </w:tbl>
    <w:p w14:paraId="0FF78CBF" w14:textId="0FBE6EAE" w:rsidR="00BD7167" w:rsidRPr="008C3D75" w:rsidRDefault="00BD7167" w:rsidP="00BD7167">
      <w:r w:rsidRPr="008C3D75">
        <w:t xml:space="preserve">Experimentálne bolo zistené, že relatívne zmeny impedancie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8C3D75">
        <w:t xml:space="preserve"> sú závislé na mocnine </w:t>
      </w:r>
      <w:r w:rsidRPr="004453DF">
        <w:rPr>
          <w:i/>
        </w:rPr>
        <w:t>m</w:t>
      </w:r>
      <w:r w:rsidRPr="00AD07CF">
        <w:t xml:space="preserve"> redukovanej priemernej priestorovej rýchlosť</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8C3D75">
        <w:t xml:space="preserve"> z rovnice (</w:t>
      </w:r>
      <w:r w:rsidRPr="004453DF">
        <w:fldChar w:fldCharType="begin"/>
      </w:r>
      <w:r w:rsidRPr="008C3D75">
        <w:instrText xml:space="preserve"> REF vsav \h </w:instrText>
      </w:r>
      <w:r w:rsidRPr="004453DF">
        <w:rPr>
          <w:rPrChange w:id="1402" w:author="admin" w:date="2018-06-18T11:14:00Z">
            <w:rPr/>
          </w:rPrChange>
        </w:rPr>
        <w:fldChar w:fldCharType="separate"/>
      </w:r>
      <w:r w:rsidR="00A37FEB" w:rsidRPr="004453DF">
        <w:rPr>
          <w:noProof/>
          <w:color w:val="000000"/>
        </w:rPr>
        <w:t>17</w:t>
      </w:r>
      <w:r w:rsidRPr="004453DF">
        <w:fldChar w:fldCharType="end"/>
      </w:r>
      <w:r w:rsidRPr="008C3D75">
        <w:t>), kde m = 1,15-1,25</w:t>
      </w:r>
      <w:r w:rsidRPr="004453DF">
        <w:fldChar w:fldCharType="begin"/>
      </w:r>
      <w:r w:rsidR="00284C6A" w:rsidRPr="008C3D75">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4453DF">
        <w:rPr>
          <w:rPrChange w:id="1403" w:author="admin" w:date="2018-06-18T11:14:00Z">
            <w:rPr/>
          </w:rPrChange>
        </w:rPr>
        <w:fldChar w:fldCharType="separate"/>
      </w:r>
      <w:r w:rsidRPr="004453DF">
        <w:rPr>
          <w:noProof/>
        </w:rPr>
        <w:t>[32]</w:t>
      </w:r>
      <w:r w:rsidRPr="004453DF">
        <w:fldChar w:fldCharType="end"/>
      </w:r>
      <w:r w:rsidRPr="008C3D75">
        <w:t xml:space="preserve">. Pre priemernú rýchlosť odvodenú z impedancie potom môžem odvodiť vzťah:.  </w:t>
      </w:r>
    </w:p>
    <w:p w14:paraId="26DF3755" w14:textId="77777777" w:rsidR="00BD7167" w:rsidRPr="008C3D75" w:rsidRDefault="00BD7167" w:rsidP="00BD7167"/>
    <w:tbl>
      <w:tblPr>
        <w:tblW w:w="0" w:type="auto"/>
        <w:tblLook w:val="04A0" w:firstRow="1" w:lastRow="0" w:firstColumn="1" w:lastColumn="0" w:noHBand="0" w:noVBand="1"/>
      </w:tblPr>
      <w:tblGrid>
        <w:gridCol w:w="704"/>
        <w:gridCol w:w="7088"/>
        <w:gridCol w:w="702"/>
      </w:tblGrid>
      <w:tr w:rsidR="00BD7167" w:rsidRPr="008C3D75" w14:paraId="2CBE2C08" w14:textId="77777777" w:rsidTr="00BD7167">
        <w:tc>
          <w:tcPr>
            <w:tcW w:w="704" w:type="dxa"/>
          </w:tcPr>
          <w:p w14:paraId="5C5A7757" w14:textId="77777777" w:rsidR="00BD7167" w:rsidRPr="008C3D75" w:rsidRDefault="00BD7167" w:rsidP="00BD7167">
            <w:pPr>
              <w:jc w:val="center"/>
              <w:rPr>
                <w:color w:val="000000"/>
              </w:rPr>
            </w:pPr>
          </w:p>
        </w:tc>
        <w:tc>
          <w:tcPr>
            <w:tcW w:w="7088" w:type="dxa"/>
            <w:vAlign w:val="center"/>
          </w:tcPr>
          <w:p w14:paraId="15A13F0B" w14:textId="77777777" w:rsidR="00BD7167" w:rsidRPr="008C3D75" w:rsidRDefault="00292E5D"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PARABA</m:t>
                        </m:r>
                      </m:e>
                      <m:sup>
                        <m:r>
                          <w:rPr>
                            <w:rFonts w:ascii="Cambria Math" w:hAnsi="Cambria Math"/>
                          </w:rPr>
                          <m:t>m</m:t>
                        </m:r>
                      </m:sup>
                    </m:sSup>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dZ(</m:t>
                        </m:r>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m:oMathPara>
          </w:p>
          <w:p w14:paraId="65FC34D4" w14:textId="77777777" w:rsidR="00BD7167" w:rsidRPr="00AD07CF"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17838CD3" w14:textId="77777777" w:rsidR="00BD7167" w:rsidRPr="008C3D75" w:rsidRDefault="00BD7167" w:rsidP="00BD7167">
            <w:pPr>
              <w:jc w:val="center"/>
              <w:rPr>
                <w:color w:val="000000"/>
              </w:rPr>
            </w:pPr>
            <w:r w:rsidRPr="00AD07CF">
              <w:rPr>
                <w:color w:val="000000"/>
              </w:rPr>
              <w:t>(</w:t>
            </w:r>
            <w:r w:rsidRPr="004453DF">
              <w:fldChar w:fldCharType="begin"/>
            </w:r>
            <w:r w:rsidRPr="008C3D75">
              <w:instrText xml:space="preserve"> SEQ eq \* MERGEFORMAT </w:instrText>
            </w:r>
            <w:r w:rsidRPr="004453DF">
              <w:rPr>
                <w:rPrChange w:id="1404" w:author="admin" w:date="2018-06-18T11:14:00Z">
                  <w:rPr>
                    <w:color w:val="000000"/>
                  </w:rPr>
                </w:rPrChange>
              </w:rPr>
              <w:fldChar w:fldCharType="separate"/>
            </w:r>
            <w:r w:rsidR="00A37FEB" w:rsidRPr="004453DF">
              <w:rPr>
                <w:noProof/>
                <w:color w:val="000000"/>
              </w:rPr>
              <w:t>35</w:t>
            </w:r>
            <w:r w:rsidRPr="004453DF">
              <w:rPr>
                <w:color w:val="000000"/>
              </w:rPr>
              <w:fldChar w:fldCharType="end"/>
            </w:r>
            <w:r w:rsidRPr="008C3D75">
              <w:rPr>
                <w:color w:val="000000"/>
              </w:rPr>
              <w:t>)</w:t>
            </w:r>
          </w:p>
        </w:tc>
      </w:tr>
    </w:tbl>
    <w:p w14:paraId="16ABFD49" w14:textId="77777777" w:rsidR="00BD7167" w:rsidRPr="008C3D75" w:rsidRDefault="00BD7167" w:rsidP="00BD7167">
      <w:r w:rsidRPr="008C3D75">
        <w:t>SV ďalej počítame ako priemernú rýchlosť krvi v aorte násobenou časom toku a prierezom:</w:t>
      </w:r>
    </w:p>
    <w:p w14:paraId="5F208CD8" w14:textId="77777777" w:rsidR="00BD7167" w:rsidRPr="008C3D75" w:rsidRDefault="00BD7167" w:rsidP="00BD7167"/>
    <w:tbl>
      <w:tblPr>
        <w:tblW w:w="0" w:type="auto"/>
        <w:tblLook w:val="04A0" w:firstRow="1" w:lastRow="0" w:firstColumn="1" w:lastColumn="0" w:noHBand="0" w:noVBand="1"/>
      </w:tblPr>
      <w:tblGrid>
        <w:gridCol w:w="704"/>
        <w:gridCol w:w="7088"/>
        <w:gridCol w:w="702"/>
      </w:tblGrid>
      <w:tr w:rsidR="00BD7167" w:rsidRPr="008C3D75" w14:paraId="5CC33503" w14:textId="77777777" w:rsidTr="00BD7167">
        <w:tc>
          <w:tcPr>
            <w:tcW w:w="704" w:type="dxa"/>
          </w:tcPr>
          <w:p w14:paraId="7EC82490" w14:textId="77777777" w:rsidR="00BD7167" w:rsidRPr="008C3D75" w:rsidRDefault="00BD7167" w:rsidP="00BD7167">
            <w:pPr>
              <w:jc w:val="center"/>
              <w:rPr>
                <w:color w:val="000000"/>
              </w:rPr>
            </w:pPr>
          </w:p>
        </w:tc>
        <w:tc>
          <w:tcPr>
            <w:tcW w:w="7088" w:type="dxa"/>
            <w:vAlign w:val="center"/>
          </w:tcPr>
          <w:p w14:paraId="5F2FB04E" w14:textId="77777777" w:rsidR="00BD7167" w:rsidRPr="004453DF" w:rsidRDefault="00BD7167" w:rsidP="00BD7167">
            <w:pPr>
              <w:rPr>
                <w:color w:val="000000"/>
              </w:rPr>
            </w:pPr>
            <m:oMathPara>
              <m:oMath>
                <m:r>
                  <w:rPr>
                    <w:rFonts w:ascii="Cambria Math" w:hAnsi="Cambria Math"/>
                  </w:rPr>
                  <m:t>SV</m:t>
                </m:r>
                <m:r>
                  <w:rPr>
                    <w:rFonts w:ascii="Cambria Math" w:hAnsi="Cambria Math"/>
                    <w:rPrChange w:id="1405" w:author="admin" w:date="2018-06-18T11:14:00Z">
                      <w:rPr>
                        <w:rFonts w:ascii="Cambria Math" w:hAnsi="Cambria Math"/>
                      </w:rPr>
                    </w:rPrChange>
                  </w:rPr>
                  <m:t>= π</m:t>
                </m:r>
                <m:sSup>
                  <m:sSupPr>
                    <m:ctrlPr>
                      <w:rPr>
                        <w:rFonts w:ascii="Cambria Math" w:hAnsi="Cambria Math"/>
                        <w:i/>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xml:space="preserve">dt= </m:t>
                    </m:r>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m:t>
                    </m:r>
                    <m:bar>
                      <m:barPr>
                        <m:pos m:val="top"/>
                        <m:ctrlPr>
                          <w:rPr>
                            <w:rFonts w:ascii="Cambria Math" w:hAnsi="Cambria Math"/>
                            <w:i/>
                          </w:rPr>
                        </m:ctrlPr>
                      </m:barPr>
                      <m:e>
                        <m:r>
                          <w:rPr>
                            <w:rFonts w:ascii="Cambria Math" w:hAnsi="Cambria Math"/>
                          </w:rPr>
                          <m:t>v</m:t>
                        </m:r>
                      </m:e>
                    </m:ba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LVE</m:t>
                        </m:r>
                      </m:sub>
                    </m:sSub>
                  </m:e>
                </m:nary>
                <m:r>
                  <m:rPr>
                    <m:sty m:val="p"/>
                  </m:rPr>
                  <w:rPr>
                    <w:rFonts w:ascii="Cambria Math" w:hAnsi="Cambria Math"/>
                    <w:color w:val="000000"/>
                  </w:rPr>
                  <m:t xml:space="preserve"> .</m:t>
                </m:r>
              </m:oMath>
            </m:oMathPara>
          </w:p>
        </w:tc>
        <w:tc>
          <w:tcPr>
            <w:tcW w:w="702" w:type="dxa"/>
            <w:vAlign w:val="center"/>
          </w:tcPr>
          <w:p w14:paraId="438B9440" w14:textId="77777777" w:rsidR="00BD7167" w:rsidRPr="008C3D75" w:rsidRDefault="00BD7167" w:rsidP="00BD7167">
            <w:pPr>
              <w:jc w:val="center"/>
              <w:rPr>
                <w:color w:val="000000"/>
              </w:rPr>
            </w:pPr>
            <w:r w:rsidRPr="00AD07CF">
              <w:rPr>
                <w:color w:val="000000"/>
              </w:rPr>
              <w:t>(</w:t>
            </w:r>
            <w:r w:rsidRPr="004453DF">
              <w:fldChar w:fldCharType="begin"/>
            </w:r>
            <w:r w:rsidRPr="008C3D75">
              <w:instrText xml:space="preserve"> SEQ eq \* MERGEFORMAT </w:instrText>
            </w:r>
            <w:r w:rsidRPr="004453DF">
              <w:rPr>
                <w:rPrChange w:id="1406" w:author="admin" w:date="2018-06-18T11:14:00Z">
                  <w:rPr>
                    <w:color w:val="000000"/>
                  </w:rPr>
                </w:rPrChange>
              </w:rPr>
              <w:fldChar w:fldCharType="separate"/>
            </w:r>
            <w:r w:rsidR="00A37FEB" w:rsidRPr="004453DF">
              <w:rPr>
                <w:noProof/>
                <w:color w:val="000000"/>
              </w:rPr>
              <w:t>36</w:t>
            </w:r>
            <w:r w:rsidRPr="004453DF">
              <w:rPr>
                <w:color w:val="000000"/>
              </w:rPr>
              <w:fldChar w:fldCharType="end"/>
            </w:r>
            <w:r w:rsidRPr="008C3D75">
              <w:rPr>
                <w:color w:val="000000"/>
              </w:rPr>
              <w:t>)</w:t>
            </w:r>
          </w:p>
        </w:tc>
      </w:tr>
    </w:tbl>
    <w:p w14:paraId="47D5A528" w14:textId="77777777" w:rsidR="00BD7167" w:rsidRPr="008C3D75" w:rsidRDefault="00BD7167" w:rsidP="00BD7167"/>
    <w:p w14:paraId="6A2DCD0A" w14:textId="4991A514" w:rsidR="00BD7167" w:rsidRPr="008C3D75" w:rsidRDefault="00BD7167" w:rsidP="00BD7167">
      <w:r w:rsidRPr="008C3D75">
        <w:t xml:space="preserve">Konštantu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8C3D75">
        <w:t xml:space="preserve"> Bernstain nahradzuje vlastnou konštantou definujúcou objem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oMath>
      <w:r w:rsidRPr="008C3D75">
        <w:t xml:space="preserve">. Konštanta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8C3D75">
        <w:t xml:space="preserve">, kde m je telesná </w:t>
      </w:r>
      <w:r w:rsidR="00AD07CF" w:rsidRPr="00DF1DF5">
        <w:t>váha.</w:t>
      </w:r>
      <w:ins w:id="1407" w:author="admin" w:date="2018-06-18T12:53:00Z">
        <w:r w:rsidR="00AD07CF">
          <w:t xml:space="preserve"> </w:t>
        </w:r>
      </w:ins>
      <w:r w:rsidR="00AD07CF" w:rsidRPr="00AD07CF">
        <w:t>Konštanta</w:t>
      </w:r>
      <w:r w:rsidRPr="008C3D75">
        <w:t xml:space="preserve"> </w:t>
      </w:r>
      <m:oMath>
        <m:r>
          <w:rPr>
            <w:rFonts w:ascii="Cambria Math" w:hAnsi="Cambria Math"/>
          </w:rPr>
          <m:t>ζ</m:t>
        </m:r>
        <m:r>
          <w:rPr>
            <w:rFonts w:ascii="Cambria Math" w:hAnsi="Cambria Math"/>
            <w:rPrChange w:id="1408" w:author="admin" w:date="2018-06-18T11:14:00Z">
              <w:rPr>
                <w:rFonts w:ascii="Cambria Math" w:hAnsi="Cambria Math"/>
              </w:rPr>
            </w:rPrChange>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8C3D75">
        <w:t xml:space="preserve">, 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8C3D75">
        <w:t xml:space="preserve"> = 20 je kritická konštanta,  a</w:t>
      </w:r>
      <m:oMath>
        <m:r>
          <w:rPr>
            <w:rFonts w:ascii="Cambria Math" w:hAnsi="Cambria Math"/>
          </w:rPr>
          <m:t> K</m:t>
        </m:r>
      </m:oMath>
      <w:r w:rsidRPr="00AD07CF">
        <w:t>→0 je triviálna konštanta.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8C3D75">
        <w:t xml:space="preserve"> je jediný člen, ktorý ovplyvňuje hodnotu </w:t>
      </w:r>
      <m:oMath>
        <m:r>
          <w:rPr>
            <w:rFonts w:ascii="Cambria Math" w:hAnsi="Cambria Math"/>
          </w:rPr>
          <m:t>ζ</m:t>
        </m:r>
      </m:oMath>
      <w:r w:rsidRPr="00AD07CF">
        <w:t xml:space="preserve"> počas merania. Hodnota </w:t>
      </w:r>
      <m:oMath>
        <m:r>
          <w:rPr>
            <w:rFonts w:ascii="Cambria Math" w:hAnsi="Cambria Math"/>
          </w:rPr>
          <m:t>ζ</m:t>
        </m:r>
      </m:oMath>
      <w:r w:rsidRPr="008C3D75">
        <w:t xml:space="preserve">  sa pohybuje v intervale (0;1) ak je hodnota je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8C3D75">
        <w:t xml:space="preserve">&lt;20. Pre hodnotu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8C3D75">
        <w:t xml:space="preserve">≥ 20 je hodnota </w:t>
      </w:r>
      <m:oMath>
        <m:r>
          <w:rPr>
            <w:rFonts w:ascii="Cambria Math" w:hAnsi="Cambria Math"/>
          </w:rPr>
          <m:t>ζ</m:t>
        </m:r>
      </m:oMath>
      <w:r w:rsidRPr="00AD07CF">
        <w:t xml:space="preserve"> = 1. Pri meraní reálnych dát dosahuje </w:t>
      </w:r>
      <m:oMath>
        <m:r>
          <w:rPr>
            <w:rFonts w:ascii="Cambria Math" w:hAnsi="Cambria Math"/>
          </w:rPr>
          <m:t>ζ</m:t>
        </m:r>
      </m:oMath>
      <w:r w:rsidRPr="00AD07CF">
        <w:t xml:space="preserve"> = 1  vo väčšine prípadov. Po dosadení impedančnej analógie priemernej rýchlosti </w:t>
      </w:r>
      <m:oMath>
        <m:bar>
          <m:barPr>
            <m:pos m:val="top"/>
            <m:ctrlPr>
              <w:rPr>
                <w:rFonts w:ascii="Cambria Math" w:hAnsi="Cambria Math"/>
                <w:i/>
              </w:rPr>
            </m:ctrlPr>
          </m:barPr>
          <m:e>
            <m:r>
              <w:rPr>
                <w:rFonts w:ascii="Cambria Math" w:hAnsi="Cambria Math"/>
              </w:rPr>
              <m:t>v</m:t>
            </m:r>
          </m:e>
        </m:bar>
      </m:oMath>
      <w:r w:rsidRPr="008C3D75">
        <w:t xml:space="preserve"> dostávame Bernstainovu rovnicu pre výpočet SV z impedancie:</w:t>
      </w:r>
    </w:p>
    <w:tbl>
      <w:tblPr>
        <w:tblW w:w="0" w:type="auto"/>
        <w:tblLook w:val="04A0" w:firstRow="1" w:lastRow="0" w:firstColumn="1" w:lastColumn="0" w:noHBand="0" w:noVBand="1"/>
      </w:tblPr>
      <w:tblGrid>
        <w:gridCol w:w="704"/>
        <w:gridCol w:w="7088"/>
        <w:gridCol w:w="702"/>
      </w:tblGrid>
      <w:tr w:rsidR="00BD7167" w:rsidRPr="008C3D75" w14:paraId="43E9E714" w14:textId="77777777" w:rsidTr="00BD7167">
        <w:tc>
          <w:tcPr>
            <w:tcW w:w="704" w:type="dxa"/>
          </w:tcPr>
          <w:p w14:paraId="7A1FECD8" w14:textId="77777777" w:rsidR="00BD7167" w:rsidRPr="008C3D75" w:rsidRDefault="00BD7167" w:rsidP="00BD7167">
            <w:pPr>
              <w:jc w:val="center"/>
              <w:rPr>
                <w:color w:val="000000"/>
              </w:rPr>
            </w:pPr>
          </w:p>
        </w:tc>
        <w:tc>
          <w:tcPr>
            <w:tcW w:w="7088" w:type="dxa"/>
            <w:vAlign w:val="center"/>
          </w:tcPr>
          <w:p w14:paraId="35CE101B" w14:textId="77777777" w:rsidR="00BD7167" w:rsidRPr="004453DF" w:rsidRDefault="00292E5D" w:rsidP="00BD7167">
            <w:pP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 xml:space="preserve">ICG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m:t>
                        </m:r>
                        <m:r>
                          <w:rPr>
                            <w:rFonts w:ascii="Cambria Math" w:hAnsi="Cambria Math"/>
                            <w:rPrChange w:id="1409" w:author="admin" w:date="2018-06-18T11:14:00Z">
                              <w:rPr>
                                <w:rFonts w:ascii="Cambria Math" w:hAnsi="Cambria Math"/>
                              </w:rPr>
                            </w:rPrChange>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LVE</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D4CBC8B" w14:textId="77777777" w:rsidR="00BD7167" w:rsidRPr="008C3D75" w:rsidRDefault="00BD7167" w:rsidP="00BD7167">
            <w:pPr>
              <w:jc w:val="center"/>
              <w:rPr>
                <w:color w:val="000000"/>
              </w:rPr>
            </w:pPr>
            <w:r w:rsidRPr="004453DF">
              <w:rPr>
                <w:color w:val="000000"/>
              </w:rPr>
              <w:t>(</w:t>
            </w:r>
            <w:bookmarkStart w:id="1410" w:name="Berstain_model_3"/>
            <w:r w:rsidRPr="004453DF">
              <w:rPr>
                <w:color w:val="000000"/>
              </w:rPr>
              <w:fldChar w:fldCharType="begin"/>
            </w:r>
            <w:r w:rsidRPr="008C3D75">
              <w:rPr>
                <w:color w:val="000000"/>
              </w:rPr>
              <w:instrText xml:space="preserve"> SEQ eq \* MERGEFORMAT </w:instrText>
            </w:r>
            <w:r w:rsidRPr="004453DF">
              <w:rPr>
                <w:color w:val="000000"/>
                <w:rPrChange w:id="1411" w:author="admin" w:date="2018-06-18T11:14:00Z">
                  <w:rPr>
                    <w:color w:val="000000"/>
                  </w:rPr>
                </w:rPrChange>
              </w:rPr>
              <w:fldChar w:fldCharType="separate"/>
            </w:r>
            <w:r w:rsidR="00A37FEB" w:rsidRPr="004453DF">
              <w:rPr>
                <w:noProof/>
                <w:color w:val="000000"/>
              </w:rPr>
              <w:t>37</w:t>
            </w:r>
            <w:r w:rsidRPr="004453DF">
              <w:rPr>
                <w:color w:val="000000"/>
              </w:rPr>
              <w:fldChar w:fldCharType="end"/>
            </w:r>
            <w:bookmarkEnd w:id="1410"/>
            <w:r w:rsidRPr="008C3D75">
              <w:rPr>
                <w:color w:val="000000"/>
              </w:rPr>
              <w:t>)</w:t>
            </w:r>
          </w:p>
        </w:tc>
      </w:tr>
    </w:tbl>
    <w:p w14:paraId="7F52C826" w14:textId="77777777" w:rsidR="00BD7167" w:rsidRPr="008C3D75" w:rsidRDefault="00BD7167" w:rsidP="00BD7167">
      <w:pPr>
        <w:jc w:val="center"/>
      </w:pPr>
    </w:p>
    <w:p w14:paraId="25D54A80" w14:textId="77777777" w:rsidR="00BD7167" w:rsidRPr="008C3D75" w:rsidRDefault="00BD7167" w:rsidP="00BD7167">
      <w:r w:rsidRPr="008C3D75">
        <w:t xml:space="preserve">Keďže </w:t>
      </w:r>
      <m:oMath>
        <m:r>
          <w:rPr>
            <w:rFonts w:ascii="Cambria Math" w:hAnsi="Cambria Math"/>
          </w:rPr>
          <m:t>-</m:t>
        </m:r>
        <m:r>
          <w:rPr>
            <w:rFonts w:ascii="Cambria Math" w:hAnsi="Cambria Math"/>
            <w:rPrChange w:id="1412" w:author="admin" w:date="2018-06-18T11:14:00Z">
              <w:rPr>
                <w:rFonts w:ascii="Cambria Math" w:hAnsi="Cambria Math"/>
              </w:rPr>
            </w:rPrChange>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8C3D75">
        <w:t>reprezentuje akceleráciu krvi, nie je potrebné kompenzovať odtok krvi meraným úsekom. Rovnica:</w:t>
      </w:r>
    </w:p>
    <w:p w14:paraId="0297CB2C" w14:textId="77777777" w:rsidR="00BD7167" w:rsidRPr="008C3D75" w:rsidRDefault="00BD7167" w:rsidP="00BD7167"/>
    <w:tbl>
      <w:tblPr>
        <w:tblW w:w="0" w:type="auto"/>
        <w:tblLook w:val="04A0" w:firstRow="1" w:lastRow="0" w:firstColumn="1" w:lastColumn="0" w:noHBand="0" w:noVBand="1"/>
      </w:tblPr>
      <w:tblGrid>
        <w:gridCol w:w="704"/>
        <w:gridCol w:w="7088"/>
        <w:gridCol w:w="702"/>
      </w:tblGrid>
      <w:tr w:rsidR="00BD7167" w:rsidRPr="008C3D75" w14:paraId="3A181F85" w14:textId="77777777" w:rsidTr="00BD7167">
        <w:tc>
          <w:tcPr>
            <w:tcW w:w="704" w:type="dxa"/>
          </w:tcPr>
          <w:p w14:paraId="145A1314" w14:textId="77777777" w:rsidR="00BD7167" w:rsidRPr="008C3D75" w:rsidRDefault="00BD7167" w:rsidP="00BD7167">
            <w:pPr>
              <w:jc w:val="center"/>
              <w:rPr>
                <w:color w:val="000000"/>
              </w:rPr>
            </w:pPr>
          </w:p>
        </w:tc>
        <w:tc>
          <w:tcPr>
            <w:tcW w:w="7088" w:type="dxa"/>
            <w:vAlign w:val="center"/>
          </w:tcPr>
          <w:p w14:paraId="5E9AB3AB" w14:textId="77777777" w:rsidR="00BD7167" w:rsidRPr="004453DF" w:rsidRDefault="00BD7167" w:rsidP="00BD7167">
            <w:pPr>
              <w:rPr>
                <w:color w:val="000000"/>
              </w:rPr>
            </w:pPr>
            <m:oMathPara>
              <m:oMath>
                <m:r>
                  <w:rPr>
                    <w:rFonts w:ascii="Cambria Math" w:hAnsi="Cambria Math"/>
                  </w:rPr>
                  <m:t>-</m:t>
                </m:r>
                <m:f>
                  <m:fPr>
                    <m:type m:val="lin"/>
                    <m:ctrlPr>
                      <w:rPr>
                        <w:rFonts w:ascii="Cambria Math" w:hAnsi="Cambria Math"/>
                        <w:i/>
                      </w:rPr>
                    </m:ctrlPr>
                  </m:fPr>
                  <m:num>
                    <m:r>
                      <w:rPr>
                        <w:rFonts w:ascii="Cambria Math" w:hAnsi="Cambria Math"/>
                      </w:rPr>
                      <m:t>dZ</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sSub>
                      <m:sSubPr>
                        <m:ctrlPr>
                          <w:rPr>
                            <w:rFonts w:ascii="Cambria Math" w:hAnsi="Cambria Math"/>
                            <w:i/>
                          </w:rPr>
                        </m:ctrlPr>
                      </m:sSubPr>
                      <m:e>
                        <m:r>
                          <w:rPr>
                            <w:rFonts w:ascii="Cambria Math" w:hAnsi="Cambria Math"/>
                          </w:rPr>
                          <m:t>× T</m:t>
                        </m:r>
                      </m:e>
                      <m:sub>
                        <m:r>
                          <w:rPr>
                            <w:rFonts w:ascii="Cambria Math" w:hAnsi="Cambria Math"/>
                          </w:rPr>
                          <m:t>LVE</m:t>
                        </m:r>
                      </m:sub>
                    </m:sSub>
                  </m:den>
                </m:f>
                <m:r>
                  <m:rPr>
                    <m:sty m:val="p"/>
                  </m:rPr>
                  <w:rPr>
                    <w:rFonts w:ascii="Cambria Math" w:hAnsi="Cambria Math"/>
                    <w:color w:val="000000"/>
                  </w:rPr>
                  <m:t>.</m:t>
                </m:r>
              </m:oMath>
            </m:oMathPara>
          </w:p>
        </w:tc>
        <w:tc>
          <w:tcPr>
            <w:tcW w:w="702" w:type="dxa"/>
            <w:vAlign w:val="center"/>
          </w:tcPr>
          <w:p w14:paraId="6FEB89F3" w14:textId="77777777" w:rsidR="00BD7167" w:rsidRPr="008C3D75" w:rsidRDefault="00BD7167" w:rsidP="00BD7167">
            <w:pPr>
              <w:jc w:val="center"/>
              <w:rPr>
                <w:color w:val="000000"/>
              </w:rPr>
            </w:pPr>
            <w:r w:rsidRPr="004453DF">
              <w:rPr>
                <w:color w:val="000000"/>
              </w:rPr>
              <w:t>(</w:t>
            </w:r>
            <w:r w:rsidRPr="004453DF">
              <w:fldChar w:fldCharType="begin"/>
            </w:r>
            <w:r w:rsidRPr="008C3D75">
              <w:instrText xml:space="preserve"> SEQ eq \* MERGEFORMAT </w:instrText>
            </w:r>
            <w:r w:rsidRPr="004453DF">
              <w:rPr>
                <w:rPrChange w:id="1413" w:author="admin" w:date="2018-06-18T11:14:00Z">
                  <w:rPr>
                    <w:color w:val="000000"/>
                  </w:rPr>
                </w:rPrChange>
              </w:rPr>
              <w:fldChar w:fldCharType="separate"/>
            </w:r>
            <w:r w:rsidR="00A37FEB" w:rsidRPr="004453DF">
              <w:rPr>
                <w:noProof/>
                <w:color w:val="000000"/>
              </w:rPr>
              <w:t>38</w:t>
            </w:r>
            <w:r w:rsidRPr="004453DF">
              <w:rPr>
                <w:color w:val="000000"/>
              </w:rPr>
              <w:fldChar w:fldCharType="end"/>
            </w:r>
            <w:r w:rsidRPr="008C3D75">
              <w:rPr>
                <w:color w:val="000000"/>
              </w:rPr>
              <w:t>)</w:t>
            </w:r>
          </w:p>
        </w:tc>
      </w:tr>
    </w:tbl>
    <w:p w14:paraId="4A7E0F0D" w14:textId="77777777" w:rsidR="00BD7167" w:rsidRPr="008C3D75" w:rsidRDefault="00BD7167" w:rsidP="00BD7167">
      <w:pPr>
        <w:jc w:val="center"/>
      </w:pPr>
    </w:p>
    <w:p w14:paraId="6114487A" w14:textId="77777777" w:rsidR="00BD7167" w:rsidRPr="008C3D75" w:rsidRDefault="00BD7167" w:rsidP="00BD7167">
      <w:r w:rsidRPr="008C3D75">
        <w:t xml:space="preserve">je teda podľa Bernsteina vhodnou alternatívou ku meraniu SV Dopplerou echokardiografiou </w:t>
      </w:r>
      <w:r w:rsidRPr="004453DF">
        <w:fldChar w:fldCharType="begin"/>
      </w:r>
      <w:r w:rsidRPr="008C3D75">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453DF">
        <w:rPr>
          <w:rPrChange w:id="1414" w:author="admin" w:date="2018-06-18T11:14:00Z">
            <w:rPr/>
          </w:rPrChange>
        </w:rPr>
        <w:fldChar w:fldCharType="separate"/>
      </w:r>
      <w:r w:rsidRPr="004453DF">
        <w:rPr>
          <w:noProof/>
        </w:rPr>
        <w:t>[3]</w:t>
      </w:r>
      <w:r w:rsidRPr="004453DF">
        <w:fldChar w:fldCharType="end"/>
      </w:r>
      <w:r w:rsidRPr="008C3D75">
        <w:t xml:space="preserve">. </w:t>
      </w:r>
    </w:p>
    <w:p w14:paraId="622D5998" w14:textId="77777777" w:rsidR="00BD7167" w:rsidRPr="008C3D75" w:rsidRDefault="00BD7167" w:rsidP="00BD7167"/>
    <w:p w14:paraId="00D2FDEE" w14:textId="343554C4" w:rsidR="00BD7167" w:rsidRPr="004453DF" w:rsidRDefault="00BD7167" w:rsidP="00BD7167">
      <w:r w:rsidRPr="008C3D75">
        <w:t>Hodnoty SV vypočítané pomocou Kub</w:t>
      </w:r>
      <w:del w:id="1415" w:author="admin" w:date="2018-06-18T12:54:00Z">
        <w:r w:rsidRPr="008C3D75" w:rsidDel="00AD07CF">
          <w:delText>i</w:delText>
        </w:r>
      </w:del>
      <w:ins w:id="1416" w:author="admin" w:date="2018-06-18T12:54:00Z">
        <w:r w:rsidR="00AD07CF">
          <w:t>í</w:t>
        </w:r>
      </w:ins>
      <w:r w:rsidRPr="00AD07CF">
        <w:t>čkovej (</w:t>
      </w:r>
      <w:r w:rsidRPr="004453DF">
        <w:fldChar w:fldCharType="begin"/>
      </w:r>
      <w:r w:rsidRPr="008C3D75">
        <w:instrText xml:space="preserve"> REF kubicek \h </w:instrText>
      </w:r>
      <w:r w:rsidRPr="004453DF">
        <w:rPr>
          <w:rPrChange w:id="1417" w:author="admin" w:date="2018-06-18T11:14:00Z">
            <w:rPr/>
          </w:rPrChange>
        </w:rPr>
        <w:fldChar w:fldCharType="separate"/>
      </w:r>
      <w:r w:rsidR="00A37FEB" w:rsidRPr="004453DF">
        <w:rPr>
          <w:noProof/>
          <w:color w:val="000000"/>
        </w:rPr>
        <w:t>25</w:t>
      </w:r>
      <w:r w:rsidRPr="004453DF">
        <w:fldChar w:fldCharType="end"/>
      </w:r>
      <w:r w:rsidRPr="008C3D75">
        <w:t>) a Šramkovej (</w:t>
      </w:r>
      <w:r w:rsidRPr="004453DF">
        <w:fldChar w:fldCharType="begin"/>
      </w:r>
      <w:r w:rsidRPr="008C3D75">
        <w:instrText xml:space="preserve"> REF sramek \h </w:instrText>
      </w:r>
      <w:r w:rsidRPr="004453DF">
        <w:rPr>
          <w:rPrChange w:id="1418" w:author="admin" w:date="2018-06-18T11:14:00Z">
            <w:rPr/>
          </w:rPrChange>
        </w:rPr>
        <w:fldChar w:fldCharType="separate"/>
      </w:r>
      <w:r w:rsidR="00A37FEB" w:rsidRPr="004453DF">
        <w:rPr>
          <w:noProof/>
          <w:color w:val="000000"/>
        </w:rPr>
        <w:t>30</w:t>
      </w:r>
      <w:r w:rsidRPr="004453DF">
        <w:fldChar w:fldCharType="end"/>
      </w:r>
      <w:r w:rsidRPr="008C3D75">
        <w:t>) metódy vysoko korelujú s hodnotami SV vypočítanými metódou definovanom Bernst</w:t>
      </w:r>
      <w:del w:id="1419" w:author="admin" w:date="2018-06-18T12:54:00Z">
        <w:r w:rsidRPr="008C3D75" w:rsidDel="00AD07CF">
          <w:delText>a</w:delText>
        </w:r>
      </w:del>
      <w:ins w:id="1420" w:author="admin" w:date="2018-06-18T12:54:00Z">
        <w:r w:rsidR="00AD07CF">
          <w:t>e</w:t>
        </w:r>
      </w:ins>
      <w:r w:rsidRPr="008C3D75">
        <w:t>inom (</w:t>
      </w:r>
      <w:r w:rsidRPr="004453DF">
        <w:fldChar w:fldCharType="begin"/>
      </w:r>
      <w:r w:rsidRPr="008C3D75">
        <w:instrText xml:space="preserve"> REF Berstain_model_3 \h </w:instrText>
      </w:r>
      <w:r w:rsidRPr="004453DF">
        <w:rPr>
          <w:rPrChange w:id="1421" w:author="admin" w:date="2018-06-18T11:14:00Z">
            <w:rPr/>
          </w:rPrChange>
        </w:rPr>
        <w:fldChar w:fldCharType="separate"/>
      </w:r>
      <w:r w:rsidR="00A37FEB" w:rsidRPr="004453DF">
        <w:rPr>
          <w:noProof/>
          <w:color w:val="000000"/>
        </w:rPr>
        <w:t>37</w:t>
      </w:r>
      <w:r w:rsidRPr="004453DF">
        <w:fldChar w:fldCharType="end"/>
      </w:r>
      <w:r w:rsidRPr="008C3D75">
        <w:t>) (r=0,75). Je to hlavne kvôli tomu, že</w:t>
      </w:r>
      <w:r w:rsidRPr="004453DF">
        <w:t xml:space="preserve"> stredné zrýchlenie krvi v aorte takisto vysoko koreluje s hodnotou SV (r=0,75) </w:t>
      </w:r>
      <w:r w:rsidRPr="004453DF">
        <w:fldChar w:fldCharType="begin">
          <w:fldData xml:space="preserve">PEVuZE5vdGU+PENpdGU+PEF1dGhvcj5Lb2xldHRpczwvQXV0aG9yPjxZZWFyPjE5NzY8L1llYXI+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</w:fldData>
        </w:fldChar>
      </w:r>
      <w:r w:rsidR="00284C6A" w:rsidRPr="008C3D75">
        <w:instrText xml:space="preserve"> ADDIN EN.CITE </w:instrText>
      </w:r>
      <w:r w:rsidR="00284C6A" w:rsidRPr="008C3D75">
        <w:rPr>
          <w:rPrChange w:id="1422" w:author="admin" w:date="2018-06-18T11:14:00Z">
            <w:rPr/>
          </w:rPrChange>
        </w:rPr>
        <w:fldChar w:fldCharType="begin">
          <w:fldData xml:space="preserve">PEVuZE5vdGU+PENpdGU+PEF1dGhvcj5Lb2xldHRpczwvQXV0aG9yPjxZZWFyPjE5NzY8L1llYXI+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</w:fldData>
        </w:fldChar>
      </w:r>
      <w:r w:rsidR="00284C6A" w:rsidRPr="008C3D75">
        <w:instrText xml:space="preserve"> ADDIN EN.CITE.DATA </w:instrText>
      </w:r>
      <w:r w:rsidR="00284C6A" w:rsidRPr="008C3D75">
        <w:rPr>
          <w:rPrChange w:id="1423" w:author="admin" w:date="2018-06-18T11:14:00Z">
            <w:rPr/>
          </w:rPrChange>
        </w:rPr>
      </w:r>
      <w:r w:rsidR="00284C6A" w:rsidRPr="008C3D75">
        <w:rPr>
          <w:rPrChange w:id="1424" w:author="admin" w:date="2018-06-18T11:14:00Z">
            <w:rPr/>
          </w:rPrChange>
        </w:rPr>
        <w:fldChar w:fldCharType="end"/>
      </w:r>
      <w:r w:rsidRPr="004453DF">
        <w:rPr>
          <w:rPrChange w:id="1425" w:author="admin" w:date="2018-06-18T11:14:00Z">
            <w:rPr/>
          </w:rPrChange>
        </w:rPr>
      </w:r>
      <w:r w:rsidRPr="004453DF">
        <w:rPr>
          <w:rPrChange w:id="1426" w:author="admin" w:date="2018-06-18T11:14:00Z">
            <w:rPr/>
          </w:rPrChange>
        </w:rPr>
        <w:fldChar w:fldCharType="separate"/>
      </w:r>
      <w:r w:rsidRPr="004453DF">
        <w:rPr>
          <w:noProof/>
        </w:rPr>
        <w:t>[38-40]</w:t>
      </w:r>
      <w:r w:rsidRPr="004453DF">
        <w:fldChar w:fldCharType="end"/>
      </w:r>
      <w:r w:rsidRPr="008C3D75">
        <w:t xml:space="preserve">. Je potrebné povedať, že odmocnením parametru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8C3D75">
        <w:t xml:space="preserve"> sa utlmuje vplyv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8C3D75">
        <w:t xml:space="preserve"> n</w:t>
      </w:r>
      <w:r w:rsidRPr="004453DF">
        <w:t xml:space="preserve">a výslednú hodnotu SV a zvyšuje sa vplyv objemovej konštanty </w:t>
      </w:r>
      <m:oMath>
        <m:sSub>
          <m:sSubPr>
            <m:ctrlPr>
              <w:rPr>
                <w:rFonts w:ascii="Cambria Math" w:hAnsi="Cambria Math"/>
                <w:i/>
              </w:rPr>
            </m:ctrlPr>
          </m:sSubPr>
          <m:e>
            <m:r>
              <w:rPr>
                <w:rFonts w:ascii="Cambria Math" w:hAnsi="Cambria Math"/>
              </w:rPr>
              <m:t>V</m:t>
            </m:r>
          </m:e>
          <m:sub>
            <m:r>
              <w:rPr>
                <w:rFonts w:ascii="Cambria Math" w:hAnsi="Cambria Math"/>
              </w:rPr>
              <m:t>ITBV</m:t>
            </m:r>
          </m:sub>
        </m:sSub>
      </m:oMath>
      <w:r w:rsidRPr="008C3D75">
        <w:t xml:space="preserve"> na absolútnu hodnotu SV. Bola pritom ukázaná silná väzba metabolicky aktívnej telesnej hmoty (Fat-Free body Mass - FFM) na hodnotu SV </w:t>
      </w:r>
      <w:r w:rsidRPr="004453DF">
        <w:fldChar w:fldCharType="begin">
          <w:fldData xml:space="preserve">PEVuZE5vdGU+PENpdGU+PEF1dGhvcj5Db2xsaXM8L0F1dGhvcj48WWVhcj4yMDAxPC9ZZWFyPjxS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</w:fldData>
        </w:fldChar>
      </w:r>
      <w:r w:rsidR="00284C6A" w:rsidRPr="008C3D75">
        <w:instrText xml:space="preserve"> ADDIN EN.CITE </w:instrText>
      </w:r>
      <w:r w:rsidR="00284C6A" w:rsidRPr="008C3D75">
        <w:rPr>
          <w:rPrChange w:id="1427" w:author="admin" w:date="2018-06-18T11:14:00Z">
            <w:rPr/>
          </w:rPrChange>
        </w:rPr>
        <w:fldChar w:fldCharType="begin">
          <w:fldData xml:space="preserve">PEVuZE5vdGU+PENpdGU+PEF1dGhvcj5Db2xsaXM8L0F1dGhvcj48WWVhcj4yMDAxPC9ZZWFyPjxS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</w:fldData>
        </w:fldChar>
      </w:r>
      <w:r w:rsidR="00284C6A" w:rsidRPr="008C3D75">
        <w:instrText xml:space="preserve"> ADDIN EN.CITE.DATA </w:instrText>
      </w:r>
      <w:r w:rsidR="00284C6A" w:rsidRPr="008C3D75">
        <w:rPr>
          <w:rPrChange w:id="1428" w:author="admin" w:date="2018-06-18T11:14:00Z">
            <w:rPr/>
          </w:rPrChange>
        </w:rPr>
      </w:r>
      <w:r w:rsidR="00284C6A" w:rsidRPr="008C3D75">
        <w:rPr>
          <w:rPrChange w:id="1429" w:author="admin" w:date="2018-06-18T11:14:00Z">
            <w:rPr/>
          </w:rPrChange>
        </w:rPr>
        <w:fldChar w:fldCharType="end"/>
      </w:r>
      <w:r w:rsidRPr="004453DF">
        <w:rPr>
          <w:rPrChange w:id="1430" w:author="admin" w:date="2018-06-18T11:14:00Z">
            <w:rPr/>
          </w:rPrChange>
        </w:rPr>
      </w:r>
      <w:r w:rsidRPr="004453DF">
        <w:rPr>
          <w:rPrChange w:id="1431" w:author="admin" w:date="2018-06-18T11:14:00Z">
            <w:rPr/>
          </w:rPrChange>
        </w:rPr>
        <w:fldChar w:fldCharType="separate"/>
      </w:r>
      <w:r w:rsidRPr="004453DF">
        <w:rPr>
          <w:noProof/>
        </w:rPr>
        <w:t>[41]</w:t>
      </w:r>
      <w:r w:rsidRPr="004453DF">
        <w:fldChar w:fldCharType="end"/>
      </w:r>
      <w:r w:rsidRPr="008C3D75">
        <w:t>.</w:t>
      </w:r>
    </w:p>
    <w:p w14:paraId="3964418B" w14:textId="77777777" w:rsidR="00BD7167" w:rsidRPr="008C3D75" w:rsidRDefault="00BD7167" w:rsidP="00BD7167"/>
    <w:p w14:paraId="5633402C" w14:textId="03D4C76E" w:rsidR="00BD7167" w:rsidRPr="008C3D75" w:rsidRDefault="00BD7167" w:rsidP="00BD7167">
      <w:r w:rsidRPr="008C3D75">
        <w:t xml:space="preserve">Výrazná negatívna závislosť existuje medzi hodnotou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8C3D75">
        <w:t xml:space="preserve"> a telesnou váhou (r=-0.75)</w:t>
      </w:r>
      <w:r w:rsidRPr="004453DF">
        <w:fldChar w:fldCharType="begin"/>
      </w:r>
      <w:r w:rsidR="00284C6A" w:rsidRPr="008C3D75">
        <w:instrText xml:space="preserve"> ADDIN EN.CITE &lt;EndNote&gt;&lt;Cite&gt;&lt;Author&gt;Sageman&lt;/Author&gt;&lt;Year&gt;1999&lt;/Year&gt;&lt;RecNum&gt;0&lt;/RecNum&gt;&lt;IDText&gt;Reliability and precision of a new thoracic electrical bioimpedance monitor in a lower body negative pressure model&lt;/IDText&gt;&lt;DisplayText&gt;[42]&lt;/DisplayText&gt;&lt;record&gt;&lt;dates&gt;&lt;pub-dates&gt;&lt;date&gt;Sep&lt;/date&gt;&lt;/pub-dates&gt;&lt;year&gt;1999&lt;/year&gt;&lt;/dates&gt;&lt;urls&gt;&lt;related-urls&gt;&lt;url&gt;&amp;lt;Go to ISI&amp;gt;://WOS:000082736300044&lt;/url&gt;&lt;/related-urls&gt;&lt;/urls&gt;&lt;isbn&gt;0090-3493&lt;/isbn&gt;&lt;titles&gt;&lt;title&gt;Reliability and precision of a new thoracic electrical bioimpedance monitor in a lower body negative pressure model&lt;/title&gt;&lt;secondary-title&gt;Critical Care Medicine&lt;/secondary-title&gt;&lt;/titles&gt;&lt;pages&gt;1986-1990&lt;/pages&gt;&lt;number&gt;9&lt;/number&gt;&lt;contributors&gt;&lt;authors&gt;&lt;author&gt;Sageman, W. S.&lt;/author&gt;&lt;/authors&gt;&lt;/contributors&gt;&lt;added-date format="utc"&gt;1522336422&lt;/added-date&gt;&lt;ref-type name="Journal Article"&gt;17&lt;/ref-type&gt;&lt;rec-number&gt;87&lt;/rec-number&gt;&lt;last-updated-date format="utc"&gt;1522336422&lt;/last-updated-date&gt;&lt;accession-num&gt;WOS:000082736300044&lt;/accession-num&gt;&lt;electronic-resource-num&gt;10.1097/00003246-199909000-00044&lt;/electronic-resource-num&gt;&lt;volume&gt;27&lt;/volume&gt;&lt;/record&gt;&lt;/Cite&gt;&lt;/EndNote&gt;</w:instrText>
      </w:r>
      <w:r w:rsidRPr="004453DF">
        <w:rPr>
          <w:rPrChange w:id="1432" w:author="admin" w:date="2018-06-18T11:14:00Z">
            <w:rPr/>
          </w:rPrChange>
        </w:rPr>
        <w:fldChar w:fldCharType="separate"/>
      </w:r>
      <w:r w:rsidRPr="004453DF">
        <w:rPr>
          <w:noProof/>
        </w:rPr>
        <w:t>[42]</w:t>
      </w:r>
      <w:r w:rsidRPr="004453DF">
        <w:fldChar w:fldCharType="end"/>
      </w:r>
      <w:r w:rsidRPr="008C3D75">
        <w:t xml:space="preserve">.  Je to hlavne pre vysokú </w:t>
      </w:r>
      <w:r w:rsidRPr="004453DF">
        <w:t xml:space="preserve">závislosť plochy aortálnej chlopne na telesnej váhe. Plocha aortálnej chlopne závislý okrem telesnej váhy aj na veku a pohlaví. Hodnota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8C3D75">
        <w:t xml:space="preserve"> bude preto ovplyvnená aj telesnou váhou, vekom a pohlavím </w:t>
      </w:r>
      <w:r w:rsidRPr="004453DF">
        <w:fldChar w:fldCharType="begin"/>
      </w:r>
      <w:r w:rsidR="00284C6A" w:rsidRPr="008C3D75">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453DF">
        <w:rPr>
          <w:rPrChange w:id="1433" w:author="admin" w:date="2018-06-18T11:14:00Z">
            <w:rPr/>
          </w:rPrChange>
        </w:rPr>
        <w:fldChar w:fldCharType="separate"/>
      </w:r>
      <w:r w:rsidRPr="004453DF">
        <w:rPr>
          <w:noProof/>
        </w:rPr>
        <w:t>[3]</w:t>
      </w:r>
      <w:r w:rsidRPr="004453DF">
        <w:fldChar w:fldCharType="end"/>
      </w:r>
      <w:r w:rsidRPr="008C3D75">
        <w:t>.</w:t>
      </w:r>
    </w:p>
    <w:p w14:paraId="0731B2A7" w14:textId="77777777" w:rsidR="00BD7167" w:rsidRPr="008C3D75" w:rsidRDefault="00BD7167" w:rsidP="00BD7167"/>
    <w:p w14:paraId="189F5BE8" w14:textId="77777777" w:rsidR="00BD7167" w:rsidRPr="008C3D75" w:rsidRDefault="00BD7167" w:rsidP="00BD7167">
      <w:r w:rsidRPr="008C3D75">
        <w:t>V modely prezentovanom Bernsteinom ide opäť o zjednodušenie skutočnosti, kde sa z hodnoty maximálnej derivácie odhaduje priemerná rýchlosť prúdenia krvi aortou. Pri prezentovaní modelu pritom, nie je zohľadnená dynamika sťahu srdca a rozloženie výkonu srdca počas systoly. Navyše je zrejmé, že pri maximálnom zrýchlení krvi v aorte, ktorú reprezentuje</w:t>
      </w:r>
      <m:oMath>
        <m:r>
          <w:rPr>
            <w:rFonts w:ascii="Cambria Math" w:hAnsi="Cambria Math"/>
          </w:rPr>
          <m:t>-</m:t>
        </m:r>
        <m:r>
          <w:rPr>
            <w:rFonts w:ascii="Cambria Math" w:hAnsi="Cambria Math"/>
            <w:rPrChange w:id="1434" w:author="admin" w:date="2018-06-18T11:14:00Z">
              <w:rPr>
                <w:rFonts w:ascii="Cambria Math" w:hAnsi="Cambria Math"/>
              </w:rPr>
            </w:rPrChange>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8C3D75">
        <w:t xml:space="preserve">, už došlo k výtoku krvi zo srdca smerom k perifériám </w:t>
      </w:r>
      <w:r w:rsidRPr="008C3D75">
        <w:lastRenderedPageBreak/>
        <w:t>a tiež k určitému žilnému návratu späť do srdca. Tieto zmeny objemu krvi v hrudníku pritom taktiež ovplyvňujú formovanie krivky</w:t>
      </w:r>
      <m:oMath>
        <m:r>
          <w:rPr>
            <w:rFonts w:ascii="Cambria Math" w:hAnsi="Cambria Math"/>
          </w:rPr>
          <m:t>-</m:t>
        </m:r>
        <m:r>
          <w:rPr>
            <w:rFonts w:ascii="Cambria Math" w:hAnsi="Cambria Math"/>
            <w:rPrChange w:id="1435" w:author="admin" w:date="2018-06-18T11:14:00Z">
              <w:rPr>
                <w:rFonts w:ascii="Cambria Math" w:hAnsi="Cambria Math"/>
              </w:rPr>
            </w:rPrChange>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8C3D75">
        <w:t xml:space="preserve">. </w:t>
      </w:r>
    </w:p>
    <w:p w14:paraId="34957F57" w14:textId="675DE8C6" w:rsidR="00BD7167" w:rsidRPr="008C3D75" w:rsidRDefault="00BD7167" w:rsidP="00BD7167">
      <w:r w:rsidRPr="004453DF">
        <w:t xml:space="preserve">Pre zlepšenie merania sa experimentuje s rôznym umiestnením elektród </w:t>
      </w:r>
      <w:r w:rsidRPr="004453DF">
        <w:fldChar w:fldCharType="begin">
          <w:fldData xml:space="preserve">PEVuZE5vdGU+PENpdGU+PEF1dGhvcj5Db3R0ZXI8L0F1dGhvcj48WWVhcj4yMDA2PC9ZZWFyPjxS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</w:fldData>
        </w:fldChar>
      </w:r>
      <w:r w:rsidR="00284C6A" w:rsidRPr="008C3D75">
        <w:instrText xml:space="preserve"> ADDIN EN.CITE </w:instrText>
      </w:r>
      <w:r w:rsidR="00284C6A" w:rsidRPr="008C3D75">
        <w:rPr>
          <w:rPrChange w:id="1436" w:author="admin" w:date="2018-06-18T11:14:00Z">
            <w:rPr/>
          </w:rPrChange>
        </w:rPr>
        <w:fldChar w:fldCharType="begin">
          <w:fldData xml:space="preserve">PEVuZE5vdGU+PENpdGU+PEF1dGhvcj5Db3R0ZXI8L0F1dGhvcj48WWVhcj4yMDA2PC9ZZWFyPjxS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</w:fldData>
        </w:fldChar>
      </w:r>
      <w:r w:rsidR="00284C6A" w:rsidRPr="008C3D75">
        <w:instrText xml:space="preserve"> ADDIN EN.CITE.DATA </w:instrText>
      </w:r>
      <w:r w:rsidR="00284C6A" w:rsidRPr="008C3D75">
        <w:rPr>
          <w:rPrChange w:id="1437" w:author="admin" w:date="2018-06-18T11:14:00Z">
            <w:rPr/>
          </w:rPrChange>
        </w:rPr>
      </w:r>
      <w:r w:rsidR="00284C6A" w:rsidRPr="008C3D75">
        <w:rPr>
          <w:rPrChange w:id="1438" w:author="admin" w:date="2018-06-18T11:14:00Z">
            <w:rPr/>
          </w:rPrChange>
        </w:rPr>
        <w:fldChar w:fldCharType="end"/>
      </w:r>
      <w:r w:rsidRPr="004453DF">
        <w:rPr>
          <w:rPrChange w:id="1439" w:author="admin" w:date="2018-06-18T11:14:00Z">
            <w:rPr/>
          </w:rPrChange>
        </w:rPr>
      </w:r>
      <w:r w:rsidRPr="004453DF">
        <w:rPr>
          <w:rPrChange w:id="1440" w:author="admin" w:date="2018-06-18T11:14:00Z">
            <w:rPr/>
          </w:rPrChange>
        </w:rPr>
        <w:fldChar w:fldCharType="separate"/>
      </w:r>
      <w:r w:rsidRPr="004453DF">
        <w:rPr>
          <w:noProof/>
        </w:rPr>
        <w:t>[43]</w:t>
      </w:r>
      <w:r w:rsidRPr="004453DF">
        <w:fldChar w:fldCharType="end"/>
      </w:r>
      <w:r w:rsidRPr="008C3D75">
        <w:t xml:space="preserve"> a kombináciou viacerých elektród </w:t>
      </w:r>
      <w:r w:rsidRPr="004453DF">
        <w:fldChar w:fldCharType="begin">
          <w:fldData xml:space="preserve">PEVuZE5vdGU+PENpdGU+PEF1dGhvcj5Lb29iaTwvQXV0aG9yPjxZZWFyPjE5OTc8L1llYXI+PFJl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</w:fldData>
        </w:fldChar>
      </w:r>
      <w:r w:rsidR="00284C6A" w:rsidRPr="008C3D75">
        <w:instrText xml:space="preserve"> ADDIN EN.CITE </w:instrText>
      </w:r>
      <w:r w:rsidR="00284C6A" w:rsidRPr="008C3D75">
        <w:rPr>
          <w:rPrChange w:id="1441" w:author="admin" w:date="2018-06-18T11:14:00Z">
            <w:rPr/>
          </w:rPrChange>
        </w:rPr>
        <w:fldChar w:fldCharType="begin">
          <w:fldData xml:space="preserve">PEVuZE5vdGU+PENpdGU+PEF1dGhvcj5Lb29iaTwvQXV0aG9yPjxZZWFyPjE5OTc8L1llYXI+PFJl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</w:fldData>
        </w:fldChar>
      </w:r>
      <w:r w:rsidR="00284C6A" w:rsidRPr="008C3D75">
        <w:instrText xml:space="preserve"> ADDIN EN.CITE.DATA </w:instrText>
      </w:r>
      <w:r w:rsidR="00284C6A" w:rsidRPr="008C3D75">
        <w:rPr>
          <w:rPrChange w:id="1442" w:author="admin" w:date="2018-06-18T11:14:00Z">
            <w:rPr/>
          </w:rPrChange>
        </w:rPr>
      </w:r>
      <w:r w:rsidR="00284C6A" w:rsidRPr="008C3D75">
        <w:rPr>
          <w:rPrChange w:id="1443" w:author="admin" w:date="2018-06-18T11:14:00Z">
            <w:rPr/>
          </w:rPrChange>
        </w:rPr>
        <w:fldChar w:fldCharType="end"/>
      </w:r>
      <w:r w:rsidRPr="004453DF">
        <w:rPr>
          <w:rPrChange w:id="1444" w:author="admin" w:date="2018-06-18T11:14:00Z">
            <w:rPr/>
          </w:rPrChange>
        </w:rPr>
      </w:r>
      <w:r w:rsidRPr="004453DF">
        <w:rPr>
          <w:rPrChange w:id="1445" w:author="admin" w:date="2018-06-18T11:14:00Z">
            <w:rPr/>
          </w:rPrChange>
        </w:rPr>
        <w:fldChar w:fldCharType="separate"/>
      </w:r>
      <w:r w:rsidRPr="004453DF">
        <w:rPr>
          <w:noProof/>
        </w:rPr>
        <w:t>[44]</w:t>
      </w:r>
      <w:r w:rsidRPr="004453DF">
        <w:fldChar w:fldCharType="end"/>
      </w:r>
      <w:r w:rsidRPr="008C3D75">
        <w:t xml:space="preserve"> .</w:t>
      </w:r>
    </w:p>
    <w:p w14:paraId="6642FEF3" w14:textId="77777777" w:rsidR="00BD7167" w:rsidRPr="008C3D75" w:rsidRDefault="00BD7167" w:rsidP="00BD7167"/>
    <w:p w14:paraId="333BA205" w14:textId="77777777" w:rsidR="00BD7167" w:rsidRPr="008C3D75" w:rsidRDefault="00BD7167" w:rsidP="00BD7167">
      <w:pPr>
        <w:pStyle w:val="Heading3"/>
      </w:pPr>
      <w:bookmarkStart w:id="1446" w:name="_Toc516835619"/>
      <w:r w:rsidRPr="008C3D75">
        <w:t>Meranie SV z brachiálnej artérie</w:t>
      </w:r>
      <w:bookmarkEnd w:id="1446"/>
    </w:p>
    <w:p w14:paraId="11C36952" w14:textId="77777777" w:rsidR="00BD7167" w:rsidRPr="008C3D75" w:rsidRDefault="00BD7167" w:rsidP="00BD7167"/>
    <w:p w14:paraId="10AC178E" w14:textId="43FB007B" w:rsidR="00BD7167" w:rsidRPr="00AD07CF" w:rsidRDefault="00BD7167" w:rsidP="00BD7167">
      <w:r w:rsidRPr="008C3D75">
        <w:t xml:space="preserve">Zaujímavým novým prístupom je meranie </w:t>
      </w:r>
      <w:r w:rsidR="009076DD" w:rsidRPr="008C3D75">
        <w:t>srdcov</w:t>
      </w:r>
      <w:r w:rsidRPr="008C3D75">
        <w:t>ého výdaja zo zmien impedancie ruky. Táto metóda sa označuje ako TBEV (TransBrachail Electrical Velocimetry)</w:t>
      </w:r>
      <w:r w:rsidRPr="004453DF">
        <w:fldChar w:fldCharType="begin"/>
      </w:r>
      <w:r w:rsidRPr="008C3D75">
        <w:instrText xml:space="preserve"> ADDIN EN.CITE &lt;EndNote&gt;&lt;Cite&gt;&lt;Author&gt;Henry&lt;/Author&gt;&lt;Year&gt;2012&lt;/Year&gt;&lt;RecNum&gt;0&lt;/RecNum&gt;&lt;IDText&gt;Stroke Volume Obtained from the Brachial Artery Using Transbrachial Electrical Bioimpedance Velocimetry&lt;/IDText&gt;&lt;DisplayText&gt;[45]&lt;/DisplayText&gt;&lt;record&gt;&lt;dates&gt;&lt;pub-dates&gt;&lt;date&gt;Aug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4453DF">
        <w:rPr>
          <w:rPrChange w:id="1447" w:author="admin" w:date="2018-06-18T11:14:00Z">
            <w:rPr/>
          </w:rPrChange>
        </w:rPr>
        <w:fldChar w:fldCharType="separate"/>
      </w:r>
      <w:r w:rsidRPr="004453DF">
        <w:rPr>
          <w:noProof/>
        </w:rPr>
        <w:t>[45]</w:t>
      </w:r>
      <w:r w:rsidRPr="004453DF">
        <w:fldChar w:fldCharType="end"/>
      </w:r>
      <w:r w:rsidRPr="008C3D75">
        <w:t xml:space="preserve">. Podnetom na vznik tejto metódy bolo zistenie, že maximum zrýchlenia krvi v aorte vysoko koreluje s maximom zrýchlenia krvi v brachiálnej </w:t>
      </w:r>
      <w:r w:rsidR="00A6119C" w:rsidRPr="004453DF">
        <w:t xml:space="preserve">artérii </w:t>
      </w:r>
      <w:r w:rsidRPr="004453DF">
        <w:t xml:space="preserve">(r =0,79) </w:t>
      </w:r>
      <w:r w:rsidRPr="004453DF">
        <w:fldChar w:fldCharType="begin"/>
      </w:r>
      <w:r w:rsidR="00284C6A" w:rsidRPr="008C3D75">
        <w:instrText xml:space="preserve"> ADDIN EN.CITE &lt;EndNote&gt;&lt;Cite&gt;&lt;Author&gt;Chemla&lt;/Author&gt;&lt;Year&gt;1996&lt;/Year&gt;&lt;RecNum&gt;0&lt;/RecNum&gt;&lt;IDText&gt;Blood flow acceleration in the carotid and brachial arteries of healthy volunteers: Respective contributions of cardiac performance and local resistance&lt;/IDText&gt;&lt;DisplayText&gt;[46]&lt;/DisplayText&gt;&lt;record&gt;&lt;keywords&gt;&lt;keyword&gt;blood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Pr="004453DF">
        <w:rPr>
          <w:rPrChange w:id="1448" w:author="admin" w:date="2018-06-18T11:14:00Z">
            <w:rPr/>
          </w:rPrChange>
        </w:rPr>
        <w:fldChar w:fldCharType="separate"/>
      </w:r>
      <w:r w:rsidRPr="004453DF">
        <w:rPr>
          <w:noProof/>
        </w:rPr>
        <w:t>[46]</w:t>
      </w:r>
      <w:r w:rsidRPr="004453DF">
        <w:fldChar w:fldCharType="end"/>
      </w:r>
      <w:r w:rsidRPr="008C3D75">
        <w:t xml:space="preserve">. Takisto sa ukázalo, že maximum zrýchlenia v brachiálnej </w:t>
      </w:r>
      <w:r w:rsidR="00A6119C" w:rsidRPr="008C3D75">
        <w:t>artérii</w:t>
      </w:r>
      <w:r w:rsidRPr="008C3D75">
        <w:t xml:space="preserve"> nie je ovplyvnené väzoaktivitou ciev ruky. Bolo zistená len závislosť na stimulácií β1 adrenoreceptoru v srdci</w:t>
      </w:r>
      <w:r w:rsidRPr="004453DF">
        <w:fldChar w:fldCharType="begin"/>
      </w:r>
      <w:r w:rsidR="00284C6A" w:rsidRPr="008C3D75">
        <w:instrText xml:space="preserve"> ADDIN EN.CITE &lt;EndNote&gt;&lt;Cite&gt;&lt;Author&gt;Chemla&lt;/Author&gt;&lt;Year&gt;1990&lt;/Year&gt;&lt;RecNum&gt;0&lt;/RecNum&gt;&lt;IDText&gt;EFFECT OF BETA-ADRENOCEPTORS AND THYROID-HORMONES ON VELOCITY AND ACCELERATION OF PERIPHERAL ARTERIAL FLOW IN HYPERTHYROIDISM&lt;/IDText&gt;&lt;DisplayText&gt;[47]&lt;/DisplayText&gt;&lt;record&gt;&lt;dates&gt;&lt;pub-dates&gt;&lt;date&gt;Feb&lt;/date&gt;&lt;/pub-dates&gt;&lt;year&gt;1990&lt;/year&gt;&lt;/dates&gt;&lt;keywords&gt;&lt;keyword&gt;Cardiovascular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Pr="004453DF">
        <w:rPr>
          <w:rPrChange w:id="1449" w:author="admin" w:date="2018-06-18T11:14:00Z">
            <w:rPr/>
          </w:rPrChange>
        </w:rPr>
        <w:fldChar w:fldCharType="separate"/>
      </w:r>
      <w:r w:rsidRPr="004453DF">
        <w:rPr>
          <w:noProof/>
        </w:rPr>
        <w:t>[47]</w:t>
      </w:r>
      <w:r w:rsidRPr="004453DF">
        <w:fldChar w:fldCharType="end"/>
      </w:r>
      <w:r w:rsidRPr="008C3D75">
        <w:t xml:space="preserve">. Tvar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8C3D75">
        <w:t xml:space="preserve"> na hrudi má viacero predpokladaných zdrojov ako zmeny objemu, dýchanie,... Na ruke sa vš</w:t>
      </w:r>
      <w:r w:rsidRPr="004453DF">
        <w:t xml:space="preserve">ak predpokladá, že najdôležitejším zdrojom, ktorý formuje krivku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8C3D75">
        <w:t xml:space="preserve"> je brachialna artéria a jej zmeny rýchlosti toku krvi v nej </w:t>
      </w:r>
      <w:r w:rsidRPr="004453DF">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sidRPr="008C3D75">
        <w:instrText xml:space="preserve"> ADDIN EN.CITE </w:instrText>
      </w:r>
      <w:r w:rsidR="00284C6A" w:rsidRPr="008C3D75">
        <w:rPr>
          <w:rPrChange w:id="1450" w:author="admin" w:date="2018-06-18T11:14:00Z">
            <w:rPr/>
          </w:rPrChange>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sidRPr="008C3D75">
        <w:instrText xml:space="preserve"> ADDIN EN.CITE.DATA </w:instrText>
      </w:r>
      <w:r w:rsidR="00284C6A" w:rsidRPr="008C3D75">
        <w:rPr>
          <w:rPrChange w:id="1451" w:author="admin" w:date="2018-06-18T11:14:00Z">
            <w:rPr/>
          </w:rPrChange>
        </w:rPr>
      </w:r>
      <w:r w:rsidR="00284C6A" w:rsidRPr="008C3D75">
        <w:rPr>
          <w:rPrChange w:id="1452" w:author="admin" w:date="2018-06-18T11:14:00Z">
            <w:rPr/>
          </w:rPrChange>
        </w:rPr>
        <w:fldChar w:fldCharType="end"/>
      </w:r>
      <w:r w:rsidRPr="004453DF">
        <w:rPr>
          <w:rPrChange w:id="1453" w:author="admin" w:date="2018-06-18T11:14:00Z">
            <w:rPr/>
          </w:rPrChange>
        </w:rPr>
      </w:r>
      <w:r w:rsidRPr="004453DF">
        <w:rPr>
          <w:rPrChange w:id="1454" w:author="admin" w:date="2018-06-18T11:14:00Z">
            <w:rPr/>
          </w:rPrChange>
        </w:rPr>
        <w:fldChar w:fldCharType="separate"/>
      </w:r>
      <w:r w:rsidRPr="004453DF">
        <w:rPr>
          <w:noProof/>
        </w:rPr>
        <w:t>[48]</w:t>
      </w:r>
      <w:r w:rsidRPr="004453DF">
        <w:fldChar w:fldCharType="end"/>
      </w:r>
      <w:r w:rsidRPr="008C3D75">
        <w:t xml:space="preserve">. Užší pôvod zdroja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8C3D75">
        <w:t xml:space="preserve"> by mal prispieť k zvýše</w:t>
      </w:r>
      <w:r w:rsidRPr="004453DF">
        <w:t>niu presnosti merania SV. Meranie SV metódou TBEV je podobná ako Bernst</w:t>
      </w:r>
      <w:del w:id="1455" w:author="admin" w:date="2018-06-18T12:54:00Z">
        <w:r w:rsidRPr="004453DF" w:rsidDel="00AD07CF">
          <w:delText>a</w:delText>
        </w:r>
      </w:del>
      <w:ins w:id="1456" w:author="admin" w:date="2018-06-18T12:54:00Z">
        <w:r w:rsidR="00AD07CF">
          <w:t>e</w:t>
        </w:r>
      </w:ins>
      <w:r w:rsidRPr="004453DF">
        <w:t>inova metóda merania SV na hrudi (</w:t>
      </w:r>
      <w:r w:rsidRPr="004453DF">
        <w:fldChar w:fldCharType="begin"/>
      </w:r>
      <w:r w:rsidRPr="008C3D75">
        <w:instrText xml:space="preserve"> REF Berstain_model_3 \h </w:instrText>
      </w:r>
      <w:r w:rsidRPr="004453DF">
        <w:rPr>
          <w:rPrChange w:id="1457" w:author="admin" w:date="2018-06-18T11:14:00Z">
            <w:rPr/>
          </w:rPrChange>
        </w:rPr>
        <w:fldChar w:fldCharType="separate"/>
      </w:r>
      <w:r w:rsidR="00A37FEB" w:rsidRPr="004453DF">
        <w:rPr>
          <w:noProof/>
          <w:color w:val="000000"/>
        </w:rPr>
        <w:t>37</w:t>
      </w:r>
      <w:r w:rsidRPr="004453DF">
        <w:fldChar w:fldCharType="end"/>
      </w:r>
      <w:r w:rsidRPr="008C3D75">
        <w:t xml:space="preserve">). Zmena nastáva pri definícii objemu kde s zavádza konštanta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=32*m</m:t>
        </m:r>
      </m:oMath>
      <w:r w:rsidRPr="004453DF">
        <w:t xml:space="preserve">, kde </w:t>
      </w:r>
      <m:oMath>
        <m:r>
          <w:rPr>
            <w:rFonts w:ascii="Cambria Math" w:hAnsi="Cambria Math"/>
          </w:rPr>
          <m:t>m</m:t>
        </m:r>
      </m:oMath>
      <w:r w:rsidRPr="00AD07CF">
        <w:t xml:space="preserve"> je telesná váha. Metóda merania SV metódou TBEV:</w:t>
      </w:r>
    </w:p>
    <w:p w14:paraId="35104EDF" w14:textId="77777777" w:rsidR="00BD7167" w:rsidRPr="008C3D75" w:rsidRDefault="00BD7167" w:rsidP="00BD7167"/>
    <w:p w14:paraId="4DAE81E6" w14:textId="77777777" w:rsidR="00BD7167" w:rsidRPr="008C3D75" w:rsidRDefault="00BD7167" w:rsidP="00BD7167"/>
    <w:tbl>
      <w:tblPr>
        <w:tblW w:w="0" w:type="auto"/>
        <w:tblLook w:val="04A0" w:firstRow="1" w:lastRow="0" w:firstColumn="1" w:lastColumn="0" w:noHBand="0" w:noVBand="1"/>
      </w:tblPr>
      <w:tblGrid>
        <w:gridCol w:w="704"/>
        <w:gridCol w:w="7088"/>
        <w:gridCol w:w="702"/>
      </w:tblGrid>
      <w:tr w:rsidR="00BD7167" w:rsidRPr="008C3D75" w14:paraId="65364ACC" w14:textId="77777777" w:rsidTr="00BD7167">
        <w:tc>
          <w:tcPr>
            <w:tcW w:w="704" w:type="dxa"/>
          </w:tcPr>
          <w:p w14:paraId="3ABA39EF" w14:textId="77777777" w:rsidR="00BD7167" w:rsidRPr="008C3D75" w:rsidRDefault="00BD7167" w:rsidP="00BD7167">
            <w:pPr>
              <w:jc w:val="center"/>
              <w:rPr>
                <w:color w:val="000000"/>
              </w:rPr>
            </w:pPr>
          </w:p>
        </w:tc>
        <w:tc>
          <w:tcPr>
            <w:tcW w:w="7088" w:type="dxa"/>
            <w:vAlign w:val="center"/>
          </w:tcPr>
          <w:p w14:paraId="154D5673" w14:textId="77777777" w:rsidR="00BD7167" w:rsidRPr="004453DF" w:rsidRDefault="00292E5D" w:rsidP="00BD7167">
            <w:pPr>
              <w:jc w:val="cente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TBEV</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m:t>
                        </m:r>
                        <m:r>
                          <w:rPr>
                            <w:rFonts w:ascii="Cambria Math" w:hAnsi="Cambria Math"/>
                          </w:rPr>
                          <m:t>dZ</m:t>
                        </m:r>
                        <m:r>
                          <w:rPr>
                            <w:rFonts w:ascii="Cambria Math" w:hAnsi="Cambria Math"/>
                            <w:rPrChange w:id="1458" w:author="admin" w:date="2018-06-18T11:14:00Z">
                              <w:rPr>
                                <w:rFonts w:ascii="Cambria Math" w:hAnsi="Cambria Math"/>
                              </w:rPr>
                            </w:rPrChange>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SF</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 xml:space="preserve">.              </m:t>
                </m:r>
              </m:oMath>
            </m:oMathPara>
          </w:p>
        </w:tc>
        <w:tc>
          <w:tcPr>
            <w:tcW w:w="702" w:type="dxa"/>
            <w:vAlign w:val="center"/>
          </w:tcPr>
          <w:p w14:paraId="52FA3E56" w14:textId="77777777" w:rsidR="00BD7167" w:rsidRPr="008C3D75" w:rsidRDefault="00BD7167" w:rsidP="00BD7167">
            <w:pPr>
              <w:jc w:val="center"/>
              <w:rPr>
                <w:color w:val="000000"/>
              </w:rPr>
            </w:pPr>
            <w:r w:rsidRPr="004453DF">
              <w:rPr>
                <w:color w:val="000000"/>
              </w:rPr>
              <w:t>(</w:t>
            </w:r>
            <w:r w:rsidRPr="004453DF">
              <w:fldChar w:fldCharType="begin"/>
            </w:r>
            <w:r w:rsidRPr="008C3D75">
              <w:instrText xml:space="preserve"> SEQ eq \* MERGEFORMAT </w:instrText>
            </w:r>
            <w:r w:rsidRPr="004453DF">
              <w:rPr>
                <w:rPrChange w:id="1459" w:author="admin" w:date="2018-06-18T11:14:00Z">
                  <w:rPr>
                    <w:color w:val="000000"/>
                  </w:rPr>
                </w:rPrChange>
              </w:rPr>
              <w:fldChar w:fldCharType="separate"/>
            </w:r>
            <w:r w:rsidR="00A37FEB" w:rsidRPr="004453DF">
              <w:rPr>
                <w:noProof/>
                <w:color w:val="000000"/>
              </w:rPr>
              <w:t>39</w:t>
            </w:r>
            <w:r w:rsidRPr="004453DF">
              <w:rPr>
                <w:color w:val="000000"/>
              </w:rPr>
              <w:fldChar w:fldCharType="end"/>
            </w:r>
            <w:r w:rsidRPr="008C3D75">
              <w:rPr>
                <w:color w:val="000000"/>
              </w:rPr>
              <w:t>)</w:t>
            </w:r>
          </w:p>
        </w:tc>
      </w:tr>
    </w:tbl>
    <w:p w14:paraId="6EE060FA" w14:textId="77777777" w:rsidR="00BD7167" w:rsidRPr="008C3D75" w:rsidRDefault="00BD7167" w:rsidP="00BD7167">
      <w:r w:rsidRPr="008C3D75">
        <w:t xml:space="preserve">, kde </w:t>
      </w:r>
      <m:oMath>
        <m:r>
          <w:rPr>
            <w:rFonts w:ascii="Cambria Math" w:hAnsi="Cambria Math"/>
          </w:rPr>
          <m:t>-</m:t>
        </m:r>
        <m:r>
          <w:rPr>
            <w:rFonts w:ascii="Cambria Math" w:hAnsi="Cambria Math"/>
            <w:rPrChange w:id="1460" w:author="admin" w:date="2018-06-18T11:14:00Z">
              <w:rPr>
                <w:rFonts w:ascii="Cambria Math" w:hAnsi="Cambria Math"/>
              </w:rPr>
            </w:rPrChange>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8C3D75">
        <w:t xml:space="preserve"> 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8C3D75">
        <w:t xml:space="preserve"> je merané na ruke a </w:t>
      </w:r>
      <m:oMath>
        <m:sSub>
          <m:sSubPr>
            <m:ctrlPr>
              <w:rPr>
                <w:rFonts w:ascii="Cambria Math" w:hAnsi="Cambria Math"/>
                <w:i/>
              </w:rPr>
            </m:ctrlPr>
          </m:sSubPr>
          <m:e>
            <m:r>
              <w:rPr>
                <w:rFonts w:ascii="Cambria Math" w:hAnsi="Cambria Math"/>
              </w:rPr>
              <m:t>T</m:t>
            </m:r>
          </m:e>
          <m:sub>
            <m:r>
              <w:rPr>
                <w:rFonts w:ascii="Cambria Math" w:hAnsi="Cambria Math"/>
              </w:rPr>
              <m:t>SF</m:t>
            </m:r>
          </m:sub>
        </m:sSub>
      </m:oMath>
      <w:r w:rsidRPr="008C3D75">
        <w:t xml:space="preserve"> je doba systolického toku krvi, ktorej hodno</w:t>
      </w:r>
      <w:r w:rsidRPr="004453DF">
        <w:t xml:space="preserve">ta je však podobná ako </w:t>
      </w: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8C3D75">
        <w:t xml:space="preserve"> – doba toku ľavou komorou ako v pre v metóde v Bernstainovej metóde (</w:t>
      </w:r>
      <w:r w:rsidRPr="004453DF">
        <w:fldChar w:fldCharType="begin"/>
      </w:r>
      <w:r w:rsidRPr="008C3D75">
        <w:instrText xml:space="preserve"> REF Berstain_model_3 \h </w:instrText>
      </w:r>
      <w:r w:rsidRPr="004453DF">
        <w:rPr>
          <w:rPrChange w:id="1461" w:author="admin" w:date="2018-06-18T11:14:00Z">
            <w:rPr/>
          </w:rPrChange>
        </w:rPr>
        <w:fldChar w:fldCharType="separate"/>
      </w:r>
      <w:r w:rsidR="00A37FEB" w:rsidRPr="004453DF">
        <w:rPr>
          <w:noProof/>
          <w:color w:val="000000"/>
        </w:rPr>
        <w:t>37</w:t>
      </w:r>
      <w:r w:rsidRPr="004453DF">
        <w:fldChar w:fldCharType="end"/>
      </w:r>
      <w:r w:rsidRPr="008C3D75">
        <w:t>).</w:t>
      </w:r>
    </w:p>
    <w:p w14:paraId="30F5541A" w14:textId="77777777" w:rsidR="00BD7167" w:rsidRPr="008C3D75" w:rsidRDefault="00BD7167" w:rsidP="00BD7167"/>
    <w:p w14:paraId="4EA837E5" w14:textId="318CDD3D" w:rsidR="00BD7167" w:rsidRPr="008C3D75" w:rsidRDefault="00BD7167" w:rsidP="00BD7167">
      <w:r w:rsidRPr="008C3D75">
        <w:lastRenderedPageBreak/>
        <w:t xml:space="preserve">Bioimpedancia sa používa aj na ďalšie účely, ako impedančná spektroskopia </w:t>
      </w:r>
      <w:r w:rsidRPr="004453DF">
        <w:fldChar w:fldCharType="begin">
          <w:fldData xml:space="preserve">PEVuZE5vdGU+PENpdGU+PEF1dGhvcj5MaW08L0F1dGhvcj48WWVhcj4yMDE3PC9ZZWFyPjxSZWNO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==
</w:fldData>
        </w:fldChar>
      </w:r>
      <w:r w:rsidR="00284C6A" w:rsidRPr="008C3D75">
        <w:instrText xml:space="preserve"> ADDIN EN.CITE </w:instrText>
      </w:r>
      <w:r w:rsidR="00284C6A" w:rsidRPr="008C3D75">
        <w:rPr>
          <w:rPrChange w:id="1462" w:author="admin" w:date="2018-06-18T11:14:00Z">
            <w:rPr/>
          </w:rPrChange>
        </w:rPr>
        <w:fldChar w:fldCharType="begin">
          <w:fldData xml:space="preserve">PEVuZE5vdGU+PENpdGU+PEF1dGhvcj5MaW08L0F1dGhvcj48WWVhcj4yMDE3PC9ZZWFyPjxSZWNO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==
</w:fldData>
        </w:fldChar>
      </w:r>
      <w:r w:rsidR="00284C6A" w:rsidRPr="008C3D75">
        <w:instrText xml:space="preserve"> ADDIN EN.CITE.DATA </w:instrText>
      </w:r>
      <w:r w:rsidR="00284C6A" w:rsidRPr="008C3D75">
        <w:rPr>
          <w:rPrChange w:id="1463" w:author="admin" w:date="2018-06-18T11:14:00Z">
            <w:rPr/>
          </w:rPrChange>
        </w:rPr>
      </w:r>
      <w:r w:rsidR="00284C6A" w:rsidRPr="008C3D75">
        <w:rPr>
          <w:rPrChange w:id="1464" w:author="admin" w:date="2018-06-18T11:14:00Z">
            <w:rPr/>
          </w:rPrChange>
        </w:rPr>
        <w:fldChar w:fldCharType="end"/>
      </w:r>
      <w:r w:rsidRPr="004453DF">
        <w:rPr>
          <w:rPrChange w:id="1465" w:author="admin" w:date="2018-06-18T11:14:00Z">
            <w:rPr/>
          </w:rPrChange>
        </w:rPr>
      </w:r>
      <w:r w:rsidRPr="004453DF">
        <w:rPr>
          <w:rPrChange w:id="1466" w:author="admin" w:date="2018-06-18T11:14:00Z">
            <w:rPr/>
          </w:rPrChange>
        </w:rPr>
        <w:fldChar w:fldCharType="separate"/>
      </w:r>
      <w:r w:rsidRPr="004453DF">
        <w:rPr>
          <w:noProof/>
        </w:rPr>
        <w:t>[49]</w:t>
      </w:r>
      <w:r w:rsidRPr="004453DF">
        <w:fldChar w:fldCharType="end"/>
      </w:r>
      <w:r w:rsidRPr="008C3D75">
        <w:t xml:space="preserve">, impedančná tomografia </w:t>
      </w:r>
      <w:r w:rsidRPr="004453DF">
        <w:fldChar w:fldCharType="begin">
          <w:fldData xml:space="preserve">PEVuZE5vdGU+PENpdGU+PEF1dGhvcj5MZW9uaGFyZHQ8L0F1dGhvcj48WWVhcj4yMDExPC9ZZWFy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</w:fldData>
        </w:fldChar>
      </w:r>
      <w:r w:rsidR="00284C6A" w:rsidRPr="008C3D75">
        <w:instrText xml:space="preserve"> ADDIN EN.CITE </w:instrText>
      </w:r>
      <w:r w:rsidR="00284C6A" w:rsidRPr="008C3D75">
        <w:rPr>
          <w:rPrChange w:id="1467" w:author="admin" w:date="2018-06-18T11:14:00Z">
            <w:rPr/>
          </w:rPrChange>
        </w:rPr>
        <w:fldChar w:fldCharType="begin">
          <w:fldData xml:space="preserve">PEVuZE5vdGU+PENpdGU+PEF1dGhvcj5MZW9uaGFyZHQ8L0F1dGhvcj48WWVhcj4yMDExPC9ZZWFy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</w:fldData>
        </w:fldChar>
      </w:r>
      <w:r w:rsidR="00284C6A" w:rsidRPr="008C3D75">
        <w:instrText xml:space="preserve"> ADDIN EN.CITE.DATA </w:instrText>
      </w:r>
      <w:r w:rsidR="00284C6A" w:rsidRPr="008C3D75">
        <w:rPr>
          <w:rPrChange w:id="1468" w:author="admin" w:date="2018-06-18T11:14:00Z">
            <w:rPr/>
          </w:rPrChange>
        </w:rPr>
      </w:r>
      <w:r w:rsidR="00284C6A" w:rsidRPr="008C3D75">
        <w:rPr>
          <w:rPrChange w:id="1469" w:author="admin" w:date="2018-06-18T11:14:00Z">
            <w:rPr/>
          </w:rPrChange>
        </w:rPr>
        <w:fldChar w:fldCharType="end"/>
      </w:r>
      <w:r w:rsidRPr="004453DF">
        <w:rPr>
          <w:rPrChange w:id="1470" w:author="admin" w:date="2018-06-18T11:14:00Z">
            <w:rPr/>
          </w:rPrChange>
        </w:rPr>
      </w:r>
      <w:r w:rsidRPr="004453DF">
        <w:rPr>
          <w:rPrChange w:id="1471" w:author="admin" w:date="2018-06-18T11:14:00Z">
            <w:rPr/>
          </w:rPrChange>
        </w:rPr>
        <w:fldChar w:fldCharType="separate"/>
      </w:r>
      <w:r w:rsidRPr="004453DF">
        <w:rPr>
          <w:noProof/>
        </w:rPr>
        <w:t>[50, 51]</w:t>
      </w:r>
      <w:r w:rsidRPr="004453DF">
        <w:fldChar w:fldCharType="end"/>
      </w:r>
      <w:r w:rsidRPr="008C3D75">
        <w:t xml:space="preserve">, na meranie rýchlosti pulznej vlny medzi hrudníkom a nohami, hrudníkom a rukami </w:t>
      </w:r>
      <w:r w:rsidRPr="004453DF">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rsidRPr="008C3D75">
        <w:instrText xml:space="preserve"> ADDIN EN.CITE </w:instrText>
      </w:r>
      <w:r w:rsidR="00284C6A" w:rsidRPr="008C3D75">
        <w:rPr>
          <w:rPrChange w:id="1472" w:author="admin" w:date="2018-06-18T11:14:00Z">
            <w:rPr/>
          </w:rPrChange>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rsidRPr="008C3D75">
        <w:instrText xml:space="preserve"> ADDIN EN.CITE.DATA </w:instrText>
      </w:r>
      <w:r w:rsidR="00284C6A" w:rsidRPr="008C3D75">
        <w:rPr>
          <w:rPrChange w:id="1473" w:author="admin" w:date="2018-06-18T11:14:00Z">
            <w:rPr/>
          </w:rPrChange>
        </w:rPr>
      </w:r>
      <w:r w:rsidR="00284C6A" w:rsidRPr="008C3D75">
        <w:rPr>
          <w:rPrChange w:id="1474" w:author="admin" w:date="2018-06-18T11:14:00Z">
            <w:rPr/>
          </w:rPrChange>
        </w:rPr>
        <w:fldChar w:fldCharType="end"/>
      </w:r>
      <w:r w:rsidRPr="004453DF">
        <w:rPr>
          <w:rPrChange w:id="1475" w:author="admin" w:date="2018-06-18T11:14:00Z">
            <w:rPr/>
          </w:rPrChange>
        </w:rPr>
      </w:r>
      <w:r w:rsidRPr="004453DF">
        <w:rPr>
          <w:rPrChange w:id="1476" w:author="admin" w:date="2018-06-18T11:14:00Z">
            <w:rPr/>
          </w:rPrChange>
        </w:rPr>
        <w:fldChar w:fldCharType="separate"/>
      </w:r>
      <w:r w:rsidRPr="004453DF">
        <w:rPr>
          <w:noProof/>
        </w:rPr>
        <w:t>[7]</w:t>
      </w:r>
      <w:r w:rsidRPr="004453DF">
        <w:fldChar w:fldCharType="end"/>
      </w:r>
      <w:r w:rsidRPr="008C3D75">
        <w:t xml:space="preserve">. </w:t>
      </w:r>
    </w:p>
    <w:p w14:paraId="26752CDA" w14:textId="77777777" w:rsidR="00BD7167" w:rsidRPr="008C3D75" w:rsidRDefault="00BD7167" w:rsidP="00BD7167"/>
    <w:p w14:paraId="784666CE" w14:textId="77777777" w:rsidR="00BD7167" w:rsidRPr="008C3D75" w:rsidRDefault="00BD7167" w:rsidP="00BD7167">
      <w:pPr>
        <w:pStyle w:val="Heading2"/>
      </w:pPr>
      <w:bookmarkStart w:id="1477" w:name="_Toc516835620"/>
      <w:r w:rsidRPr="008C3D75">
        <w:t>Parametre výpočtu SV</w:t>
      </w:r>
      <w:bookmarkEnd w:id="1191"/>
      <w:bookmarkEnd w:id="1477"/>
    </w:p>
    <w:p w14:paraId="3FE2F535" w14:textId="77777777" w:rsidR="00BD7167" w:rsidRPr="008C3D75" w:rsidRDefault="00BD7167" w:rsidP="00BD7167">
      <w:r w:rsidRPr="008C3D75">
        <w:t>Podľa Bernsteina potrebujeme pre výpočet SV poznať:</w:t>
      </w:r>
    </w:p>
    <w:p w14:paraId="00E5BC36" w14:textId="77777777" w:rsidR="00BD7167" w:rsidRPr="008C3D75" w:rsidRDefault="00BD7167" w:rsidP="00BD7167">
      <w:pPr>
        <w:pStyle w:val="ListParagraph"/>
        <w:numPr>
          <w:ilvl w:val="0"/>
          <w:numId w:val="2"/>
        </w:numPr>
        <w:overflowPunct/>
        <w:autoSpaceDE/>
        <w:autoSpaceDN/>
        <w:adjustRightInd/>
        <w:spacing w:after="200" w:line="252" w:lineRule="auto"/>
        <w:contextualSpacing/>
        <w:textAlignment w:val="auto"/>
      </w:pPr>
      <w:r w:rsidRPr="008C3D75">
        <w:t>V</w:t>
      </w:r>
      <w:r w:rsidRPr="008C3D75">
        <w:rPr>
          <w:vertAlign w:val="subscript"/>
        </w:rPr>
        <w:t>ITBV</w:t>
      </w:r>
      <w:r w:rsidRPr="008C3D75">
        <w:t xml:space="preserve">, </w:t>
      </w:r>
      <m:oMath>
        <m:r>
          <w:rPr>
            <w:rFonts w:ascii="Cambria Math" w:hAnsi="Cambria Math"/>
          </w:rPr>
          <m:t>ζ</m:t>
        </m:r>
      </m:oMath>
      <w:r w:rsidRPr="008C3D75">
        <w:t xml:space="preserve"> – konštanty odvodené z telesnej váhy a objemu hrudníka</w:t>
      </w:r>
    </w:p>
    <w:p w14:paraId="087221D0" w14:textId="77777777" w:rsidR="00BD7167" w:rsidRPr="008C3D75" w:rsidRDefault="00BD7167" w:rsidP="00BD7167">
      <w:pPr>
        <w:pStyle w:val="ListParagraph"/>
        <w:numPr>
          <w:ilvl w:val="0"/>
          <w:numId w:val="2"/>
        </w:numPr>
        <w:overflowPunct/>
        <w:autoSpaceDE/>
        <w:autoSpaceDN/>
        <w:adjustRightInd/>
        <w:spacing w:after="200" w:line="252" w:lineRule="auto"/>
        <w:contextualSpacing/>
        <w:textAlignment w:val="auto"/>
      </w:pPr>
      <w:r w:rsidRPr="008C3D75">
        <w:t>Z</w:t>
      </w:r>
      <w:r w:rsidRPr="008C3D75">
        <w:rPr>
          <w:vertAlign w:val="subscript"/>
        </w:rPr>
        <w:t xml:space="preserve">0 </w:t>
      </w:r>
      <w:r w:rsidRPr="008C3D75">
        <w:t>– základná impedancia hrudníka</w:t>
      </w:r>
    </w:p>
    <w:p w14:paraId="1D87D2E7" w14:textId="77777777" w:rsidR="00BD7167" w:rsidRPr="008C3D75" w:rsidRDefault="00BD7167" w:rsidP="00BD7167">
      <w:pPr>
        <w:pStyle w:val="ListParagraph"/>
        <w:numPr>
          <w:ilvl w:val="0"/>
          <w:numId w:val="2"/>
        </w:numPr>
        <w:overflowPunct/>
        <w:autoSpaceDE/>
        <w:autoSpaceDN/>
        <w:adjustRightInd/>
        <w:spacing w:after="200" w:line="252" w:lineRule="auto"/>
        <w:contextualSpacing/>
        <w:textAlignment w:val="auto"/>
      </w:pPr>
      <m:oMath>
        <m:r>
          <w:rPr>
            <w:rFonts w:ascii="Cambria Math" w:hAnsi="Cambria Math"/>
          </w:rPr>
          <m:t>-</m:t>
        </m:r>
        <m:r>
          <w:rPr>
            <w:rFonts w:ascii="Cambria Math" w:hAnsi="Cambria Math"/>
            <w:rPrChange w:id="1478" w:author="admin" w:date="2018-06-18T11:14:00Z">
              <w:rPr>
                <w:rFonts w:ascii="Cambria Math" w:hAnsi="Cambria Math"/>
              </w:rPr>
            </w:rPrChange>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rPr>
          <w:vertAlign w:val="subscript"/>
        </w:rPr>
        <w:t xml:space="preserve"> </w:t>
      </w:r>
      <w:r w:rsidRPr="008C3D75">
        <w:t>– maximum zápornej derivovanej impedancie hrudníka</w:t>
      </w:r>
    </w:p>
    <w:p w14:paraId="7EB29895" w14:textId="77777777" w:rsidR="00BD7167" w:rsidRPr="008C3D75" w:rsidRDefault="00292E5D" w:rsidP="00BD7167">
      <w:pPr>
        <w:pStyle w:val="ListParagraph"/>
        <w:numPr>
          <w:ilvl w:val="0"/>
          <w:numId w:val="2"/>
        </w:numPr>
        <w:overflowPunct/>
        <w:autoSpaceDE/>
        <w:autoSpaceDN/>
        <w:adjustRightInd/>
        <w:spacing w:after="200" w:line="252" w:lineRule="auto"/>
        <w:contextualSpacing/>
        <w:textAlignment w:val="auto"/>
      </w:pP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00BD7167" w:rsidRPr="008C3D75">
        <w:t xml:space="preserve">– dĺžka </w:t>
      </w:r>
      <w:r w:rsidR="00663145" w:rsidRPr="008C3D75">
        <w:t xml:space="preserve">ejekčnej fázy </w:t>
      </w:r>
      <w:r w:rsidR="00BD7167" w:rsidRPr="008C3D75">
        <w:t xml:space="preserve">systoly (LVET – Left Ventricular Ejection Time) - </w:t>
      </w:r>
    </w:p>
    <w:p w14:paraId="24947837" w14:textId="7CA642E9" w:rsidR="00BD7167" w:rsidRPr="008C3D75" w:rsidRDefault="00BD7167" w:rsidP="00BD7167">
      <w:r w:rsidRPr="008C3D75">
        <w:t xml:space="preserve">Ak si uvedomíme, že konštanty a základná impedancia hrudníka sa nemenia počas merania, zmeny SV ovplyvňujú dva parametre: </w:t>
      </w:r>
      <m:oMath>
        <m:r>
          <w:rPr>
            <w:rFonts w:ascii="Cambria Math" w:hAnsi="Cambria Math"/>
          </w:rPr>
          <m:t>-</m:t>
        </m:r>
        <m:r>
          <w:rPr>
            <w:rFonts w:ascii="Cambria Math" w:hAnsi="Cambria Math"/>
            <w:rPrChange w:id="1479" w:author="admin" w:date="2018-06-18T11:14:00Z">
              <w:rPr>
                <w:rFonts w:ascii="Cambria Math" w:hAnsi="Cambria Math"/>
              </w:rPr>
            </w:rPrChange>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a LVET interval. Tieto dva parametre sú postačujúce na sledovanie relatívnych zmien SV. </w:t>
      </w:r>
      <w:r w:rsidRPr="004453DF">
        <w:t xml:space="preserve">Komplikácie pri správnom stanovení LVET intervalu a </w:t>
      </w:r>
      <m:oMath>
        <m:r>
          <w:rPr>
            <w:rFonts w:ascii="Cambria Math" w:hAnsi="Cambria Math"/>
          </w:rPr>
          <m:t>-dZ</m:t>
        </m:r>
        <m:r>
          <w:rPr>
            <w:rFonts w:ascii="Cambria Math" w:hAnsi="Cambria Math"/>
          </w:rPr>
          <m:t>/</m:t>
        </m:r>
        <m:r>
          <w:rPr>
            <w:rFonts w:ascii="Cambria Math" w:hAnsi="Cambria Math"/>
            <w:rPrChange w:id="1480" w:author="admin" w:date="2018-06-18T11:14:00Z">
              <w:rPr>
                <w:rFonts w:ascii="Cambria Math" w:hAnsi="Cambria Math"/>
              </w:rPr>
            </w:rPrChange>
          </w:rPr>
          <m:t>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4453DF">
        <w:fldChar w:fldCharType="begin"/>
      </w:r>
      <w:r w:rsidRPr="008C3D75">
        <w:instrText xml:space="preserve"> REF _Ref510254830 \h </w:instrText>
      </w:r>
      <w:r w:rsidRPr="004453DF">
        <w:rPr>
          <w:rPrChange w:id="1481" w:author="admin" w:date="2018-06-18T11:14:00Z">
            <w:rPr/>
          </w:rPrChange>
        </w:rPr>
        <w:fldChar w:fldCharType="separate"/>
      </w:r>
      <w:r w:rsidR="00A37FEB" w:rsidRPr="004453DF">
        <w:t xml:space="preserve">Obrázok </w:t>
      </w:r>
      <w:r w:rsidR="00A37FEB" w:rsidRPr="004453DF">
        <w:rPr>
          <w:noProof/>
        </w:rPr>
        <w:t>1</w:t>
      </w:r>
      <w:r w:rsidR="00A37FEB" w:rsidRPr="00AD07CF">
        <w:t>.</w:t>
      </w:r>
      <w:r w:rsidR="00A37FEB" w:rsidRPr="008C3D75">
        <w:rPr>
          <w:noProof/>
        </w:rPr>
        <w:t>12</w:t>
      </w:r>
      <w:r w:rsidRPr="004453DF">
        <w:fldChar w:fldCharType="end"/>
      </w:r>
      <w:r w:rsidRPr="008C3D75">
        <w:t xml:space="preserve">. Pre problémy pri stanovovaní týchto bodov sa častejšie </w:t>
      </w:r>
      <w:r w:rsidR="00663145" w:rsidRPr="004453DF">
        <w:t xml:space="preserve">LVET interval nahrádza intervalom S1-S2 čo je vzdialenosť prvého a druhého </w:t>
      </w:r>
      <w:r w:rsidR="009076DD" w:rsidRPr="008C3D75">
        <w:t>srdcov</w:t>
      </w:r>
      <w:r w:rsidR="00663145" w:rsidRPr="008C3D75">
        <w:t>ého zvuku</w:t>
      </w:r>
      <w:r w:rsidRPr="008C3D75">
        <w:t>.</w:t>
      </w:r>
    </w:p>
    <w:p w14:paraId="6ED49D62" w14:textId="77777777" w:rsidR="00BD7167" w:rsidRPr="008C3D75" w:rsidRDefault="00BD7167" w:rsidP="00BD7167">
      <w:pPr>
        <w:pStyle w:val="Heading3"/>
      </w:pPr>
      <w:bookmarkStart w:id="1482" w:name="_Toc516835621"/>
      <w:r w:rsidRPr="008C3D75">
        <w:t xml:space="preserve">Maximum derivovaného impedančného signálu </w:t>
      </w:r>
      <m:oMath>
        <m:r>
          <m:rPr>
            <m:sty m:val="b"/>
          </m:rPr>
          <w:rPr>
            <w:rFonts w:ascii="Cambria Math" w:hAnsi="Cambria Math"/>
          </w:rPr>
          <m:t>-</m:t>
        </m:r>
        <m:r>
          <m:rPr>
            <m:sty m:val="bi"/>
          </m:rPr>
          <w:rPr>
            <w:rFonts w:ascii="Cambria Math" w:hAnsi="Cambria Math"/>
            <w:rPrChange w:id="1483" w:author="admin" w:date="2018-06-18T11:14:00Z">
              <w:rPr>
                <w:rFonts w:ascii="Cambria Math" w:hAnsi="Cambria Math"/>
              </w:rPr>
            </w:rPrChange>
          </w:rPr>
          <m:t>dZ</m:t>
        </m:r>
        <m:r>
          <m:rPr>
            <m:sty m:val="b"/>
          </m:rPr>
          <w:rPr>
            <w:rFonts w:ascii="Cambria Math" w:hAnsi="Cambria Math"/>
            <w:rPrChange w:id="1484" w:author="admin" w:date="2018-06-18T11:14:00Z">
              <w:rPr>
                <w:rFonts w:ascii="Cambria Math" w:hAnsi="Cambria Math"/>
              </w:rPr>
            </w:rPrChange>
          </w:rPr>
          <m:t>/</m:t>
        </m:r>
        <m:r>
          <m:rPr>
            <m:sty m:val="bi"/>
          </m:rPr>
          <w:rPr>
            <w:rFonts w:ascii="Cambria Math" w:hAnsi="Cambria Math"/>
            <w:rPrChange w:id="1485" w:author="admin" w:date="2018-06-18T11:14:00Z">
              <w:rPr>
                <w:rFonts w:ascii="Cambria Math" w:hAnsi="Cambria Math"/>
              </w:rPr>
            </w:rPrChange>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bookmarkEnd w:id="1482"/>
    </w:p>
    <w:p w14:paraId="6DA6BCC6" w14:textId="77777777" w:rsidR="00BD7167" w:rsidRPr="008C3D75" w:rsidRDefault="00BD7167" w:rsidP="00BD7167"/>
    <w:p w14:paraId="30A4E1A8" w14:textId="77777777" w:rsidR="00BD7167" w:rsidRPr="008C3D75" w:rsidRDefault="00BD7167" w:rsidP="00BD7167">
      <w:r w:rsidRPr="008C3D75">
        <w:t xml:space="preserve">Maximum zápornej derivácie impedancie nastáva v čase najväčšej sily, ktorou srdce pumpuje krv a hodnota maxima zápornej derivácie je analogická hodnote maxima tejto sily </w:t>
      </w:r>
      <w:r w:rsidRPr="004453DF">
        <w:fldChar w:fldCharType="begin"/>
      </w:r>
      <w:r w:rsidRPr="008C3D75">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4453DF">
        <w:rPr>
          <w:rPrChange w:id="1486" w:author="admin" w:date="2018-06-18T11:14:00Z">
            <w:rPr/>
          </w:rPrChange>
        </w:rPr>
        <w:fldChar w:fldCharType="separate"/>
      </w:r>
      <w:r w:rsidRPr="004453DF">
        <w:rPr>
          <w:noProof/>
        </w:rPr>
        <w:t>[3]</w:t>
      </w:r>
      <w:r w:rsidRPr="004453DF">
        <w:fldChar w:fldCharType="end"/>
      </w:r>
      <w:r w:rsidRPr="008C3D75">
        <w:t>. Maximom derivácie je pritom myslená maximálna záporná zmena derivácie impedancie od počiatku systoly (bod B). Pre komplikácie pri stanovení bodu B popísané v 3.1.1, sa bod B nahrádza nulovou úrovňou derivovanej impedancie. V tomto prípade už stanovenie maxima zápornej derivácie impedancie nie je komplikované.</w:t>
      </w:r>
    </w:p>
    <w:p w14:paraId="4071A8E5" w14:textId="77777777" w:rsidR="00BD7167" w:rsidRPr="008C3D75" w:rsidRDefault="00BD7167" w:rsidP="00BD7167">
      <w:pPr>
        <w:rPr>
          <w:color w:val="000000"/>
        </w:rPr>
      </w:pPr>
    </w:p>
    <w:p w14:paraId="6369423D" w14:textId="77777777" w:rsidR="00BD7167" w:rsidRPr="008C3D75" w:rsidRDefault="00BD7167" w:rsidP="00BD7167">
      <w:pPr>
        <w:jc w:val="center"/>
        <w:rPr>
          <w:color w:val="000000"/>
        </w:rPr>
      </w:pPr>
      <w:r w:rsidRPr="008C3D75">
        <w:rPr>
          <w:noProof/>
          <w:color w:val="000000"/>
          <w:lang w:val="en-US" w:eastAsia="en-US"/>
        </w:rPr>
        <w:lastRenderedPageBreak/>
        <w:drawing>
          <wp:inline distT="0" distB="0" distL="0" distR="0" wp14:anchorId="6688E927" wp14:editId="2D656ADD">
            <wp:extent cx="5287645" cy="3439160"/>
            <wp:effectExtent l="0" t="0" r="8255" b="8890"/>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87645" cy="3439160"/>
                    </a:xfrm>
                    <a:prstGeom prst="rect">
                      <a:avLst/>
                    </a:prstGeom>
                    <a:noFill/>
                    <a:ln>
                      <a:noFill/>
                    </a:ln>
                  </pic:spPr>
                </pic:pic>
              </a:graphicData>
            </a:graphic>
          </wp:inline>
        </w:drawing>
      </w:r>
    </w:p>
    <w:p w14:paraId="581F1153" w14:textId="77777777" w:rsidR="00BD7167" w:rsidRPr="008C3D75" w:rsidRDefault="00BD7167" w:rsidP="00BD7167">
      <w:pPr>
        <w:pStyle w:val="Caption"/>
        <w:rPr>
          <w:vanish/>
          <w:color w:val="000000"/>
          <w:szCs w:val="22"/>
          <w:lang w:val="sk-SK"/>
          <w:specVanish/>
        </w:rPr>
      </w:pPr>
      <w:bookmarkStart w:id="1487" w:name="_Ref510254830"/>
      <w:bookmarkStart w:id="1488" w:name="_Ref516814048"/>
      <w:bookmarkStart w:id="1489" w:name="_Ref510254819"/>
      <w:bookmarkStart w:id="1490" w:name="_Toc516835674"/>
      <w:r w:rsidRPr="00AD07CF">
        <w:rPr>
          <w:lang w:val="sk-SK"/>
        </w:rPr>
        <w:t xml:space="preserve">Obrázok </w:t>
      </w:r>
      <w:r w:rsidRPr="005C2483">
        <w:rPr>
          <w:lang w:val="sk-SK"/>
        </w:rPr>
        <w:fldChar w:fldCharType="begin"/>
      </w:r>
      <w:r w:rsidRPr="008C3D75">
        <w:rPr>
          <w:lang w:val="sk-SK"/>
        </w:rPr>
        <w:instrText xml:space="preserve"> STYLEREF 1 \s </w:instrText>
      </w:r>
      <w:r w:rsidRPr="008C3D75">
        <w:rPr>
          <w:lang w:val="sk-SK"/>
          <w:rPrChange w:id="1491" w:author="admin" w:date="2018-06-18T11:14:00Z">
            <w:rPr>
              <w:lang w:val="sk-SK"/>
            </w:rPr>
          </w:rPrChange>
        </w:rPr>
        <w:fldChar w:fldCharType="separate"/>
      </w:r>
      <w:r w:rsidR="00A37FEB" w:rsidRPr="008C3D75">
        <w:rPr>
          <w:noProof/>
          <w:lang w:val="sk-SK"/>
        </w:rPr>
        <w:t>1</w:t>
      </w:r>
      <w:r w:rsidRPr="008C3D75">
        <w:rPr>
          <w:lang w:val="sk-SK"/>
          <w:rPrChange w:id="1492" w:author="admin" w:date="2018-06-18T11:14:00Z">
            <w:rPr>
              <w:lang w:val="sk-SK"/>
            </w:rPr>
          </w:rPrChange>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493" w:author="admin" w:date="2018-06-18T11:14:00Z">
            <w:rPr>
              <w:lang w:val="sk-SK"/>
            </w:rPr>
          </w:rPrChange>
        </w:rPr>
        <w:fldChar w:fldCharType="separate"/>
      </w:r>
      <w:r w:rsidR="00A37FEB" w:rsidRPr="008C3D75">
        <w:rPr>
          <w:noProof/>
          <w:lang w:val="sk-SK"/>
        </w:rPr>
        <w:t>12</w:t>
      </w:r>
      <w:r w:rsidRPr="008C3D75">
        <w:rPr>
          <w:lang w:val="sk-SK"/>
          <w:rPrChange w:id="1494" w:author="admin" w:date="2018-06-18T11:14:00Z">
            <w:rPr>
              <w:lang w:val="sk-SK"/>
            </w:rPr>
          </w:rPrChange>
        </w:rPr>
        <w:fldChar w:fldCharType="end"/>
      </w:r>
      <w:bookmarkEnd w:id="1487"/>
      <w:bookmarkEnd w:id="1488"/>
      <w:r w:rsidRPr="008C3D75">
        <w:rPr>
          <w:lang w:val="sk-SK"/>
        </w:rPr>
        <w:t>:</w:t>
      </w:r>
      <w:r w:rsidRPr="008C3D75">
        <w:rPr>
          <w:color w:val="000000"/>
          <w:szCs w:val="22"/>
          <w:lang w:val="sk-SK"/>
        </w:rPr>
        <w:t xml:space="preserve"> Rôzne tvary krivky </w:t>
      </w:r>
      <m:oMath>
        <m:r>
          <w:rPr>
            <w:rFonts w:ascii="Cambria Math" w:hAnsi="Cambria Math"/>
            <w:lang w:val="sk-SK"/>
          </w:rPr>
          <m:t>-</m:t>
        </m:r>
        <m:r>
          <w:rPr>
            <w:rFonts w:ascii="Cambria Math" w:hAnsi="Cambria Math"/>
            <w:lang w:val="sk-SK"/>
            <w:rPrChange w:id="1495" w:author="admin" w:date="2018-06-18T11:14:00Z">
              <w:rPr>
                <w:rFonts w:ascii="Cambria Math" w:hAnsi="Cambria Math"/>
                <w:lang w:val="sk-SK"/>
              </w:rPr>
            </w:rPrChange>
          </w:rPr>
          <m:t>dZ/dt</m:t>
        </m:r>
      </m:oMath>
      <w:r w:rsidRPr="008C3D75">
        <w:rPr>
          <w:color w:val="000000"/>
          <w:szCs w:val="22"/>
          <w:lang w:val="sk-SK"/>
        </w:rPr>
        <w:t>; počiatok systoly – B bod a koniec systoly – X bod</w:t>
      </w:r>
      <w:bookmarkEnd w:id="1489"/>
      <w:bookmarkEnd w:id="1490"/>
    </w:p>
    <w:p w14:paraId="3AE87DF6" w14:textId="77777777" w:rsidR="00BD7167" w:rsidRPr="008C3D75" w:rsidRDefault="00BD7167" w:rsidP="00BD7167">
      <w:pPr>
        <w:pStyle w:val="Caption"/>
        <w:rPr>
          <w:color w:val="000000"/>
          <w:lang w:val="sk-SK"/>
        </w:rPr>
      </w:pPr>
      <w:r w:rsidRPr="008C3D75">
        <w:rPr>
          <w:color w:val="000000"/>
          <w:szCs w:val="22"/>
          <w:lang w:val="sk-SK"/>
        </w:rPr>
        <w:t xml:space="preserve">. Modrá krivka je krivka </w:t>
      </w:r>
      <m:oMath>
        <m:r>
          <w:rPr>
            <w:rFonts w:ascii="Cambria Math" w:hAnsi="Cambria Math"/>
            <w:lang w:val="sk-SK"/>
          </w:rPr>
          <m:t>-</m:t>
        </m:r>
        <m:r>
          <w:rPr>
            <w:rFonts w:ascii="Cambria Math" w:hAnsi="Cambria Math"/>
            <w:lang w:val="sk-SK"/>
            <w:rPrChange w:id="1496" w:author="admin" w:date="2018-06-18T11:14:00Z">
              <w:rPr>
                <w:rFonts w:ascii="Cambria Math" w:hAnsi="Cambria Math"/>
                <w:lang w:val="sk-SK"/>
              </w:rPr>
            </w:rPrChange>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m:t>
        </m:r>
        <m:r>
          <w:rPr>
            <w:rFonts w:ascii="Cambria Math" w:hAnsi="Cambria Math"/>
            <w:lang w:val="sk-SK"/>
            <w:rPrChange w:id="1497" w:author="admin" w:date="2018-06-18T11:14:00Z">
              <w:rPr>
                <w:rFonts w:ascii="Cambria Math" w:hAnsi="Cambria Math"/>
                <w:lang w:val="sk-SK"/>
              </w:rPr>
            </w:rPrChange>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8C3D75">
        <w:rPr>
          <w:lang w:val="sk-SK"/>
        </w:rPr>
        <w:t xml:space="preserve">. Na krivkách nieje vidno v literatúre popísaný zákmit na nástupnej hrane signálu </w:t>
      </w:r>
      <m:oMath>
        <m:r>
          <w:rPr>
            <w:rFonts w:ascii="Cambria Math" w:hAnsi="Cambria Math"/>
            <w:lang w:val="sk-SK"/>
          </w:rPr>
          <m:t>-</m:t>
        </m:r>
        <m:r>
          <w:rPr>
            <w:rFonts w:ascii="Cambria Math" w:hAnsi="Cambria Math"/>
            <w:lang w:val="sk-SK"/>
            <w:rPrChange w:id="1498" w:author="admin" w:date="2018-06-18T11:14:00Z">
              <w:rPr>
                <w:rFonts w:ascii="Cambria Math" w:hAnsi="Cambria Math"/>
                <w:lang w:val="sk-SK"/>
              </w:rPr>
            </w:rPrChange>
          </w:rPr>
          <m:t>dZ/dt</m:t>
        </m:r>
      </m:oMath>
      <w:r w:rsidRPr="008C3D75">
        <w:rPr>
          <w:lang w:val="sk-SK"/>
        </w:rPr>
        <w:t xml:space="preserve">. Preto je poloha bodov B a X diskutabilná. Pravdepodobné polohy bodov B a X sú vyznačené na obrázku. Červená krivka je krivka </w:t>
      </w:r>
      <m:oMath>
        <m:r>
          <w:rPr>
            <w:rFonts w:ascii="Cambria Math" w:hAnsi="Cambria Math"/>
            <w:lang w:val="sk-SK"/>
          </w:rPr>
          <m:t>-</m:t>
        </m:r>
        <m:r>
          <w:rPr>
            <w:rFonts w:ascii="Cambria Math" w:hAnsi="Cambria Math"/>
            <w:lang w:val="sk-SK"/>
            <w:rPrChange w:id="1499" w:author="admin" w:date="2018-06-18T11:14:00Z">
              <w:rPr>
                <w:rFonts w:ascii="Cambria Math" w:hAnsi="Cambria Math"/>
                <w:lang w:val="sk-SK"/>
              </w:rPr>
            </w:rPrChange>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m:t>
        </m:r>
        <m:r>
          <w:rPr>
            <w:rFonts w:ascii="Cambria Math" w:hAnsi="Cambria Math"/>
            <w:lang w:val="sk-SK"/>
            <w:rPrChange w:id="1500" w:author="admin" w:date="2018-06-18T11:14:00Z">
              <w:rPr>
                <w:rFonts w:ascii="Cambria Math" w:hAnsi="Cambria Math"/>
                <w:lang w:val="sk-SK"/>
              </w:rPr>
            </w:rPrChange>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8C3D75">
        <w:rPr>
          <w:lang w:val="sk-SK"/>
        </w:rPr>
        <w:t xml:space="preserve"> priemerovaná cez 30 tepov. Ani po priemerovaní nieje na krivke </w:t>
      </w:r>
      <m:oMath>
        <m:r>
          <w:rPr>
            <w:rFonts w:ascii="Cambria Math" w:hAnsi="Cambria Math"/>
            <w:lang w:val="sk-SK"/>
          </w:rPr>
          <m:t>-</m:t>
        </m:r>
        <m:r>
          <w:rPr>
            <w:rFonts w:ascii="Cambria Math" w:hAnsi="Cambria Math"/>
            <w:lang w:val="sk-SK"/>
            <w:rPrChange w:id="1501" w:author="admin" w:date="2018-06-18T11:14:00Z">
              <w:rPr>
                <w:rFonts w:ascii="Cambria Math" w:hAnsi="Cambria Math"/>
                <w:lang w:val="sk-SK"/>
              </w:rPr>
            </w:rPrChange>
          </w:rPr>
          <m:t>dZ/dt</m:t>
        </m:r>
      </m:oMath>
      <w:r w:rsidRPr="008C3D75" w:rsidDel="003C58E8">
        <w:rPr>
          <w:color w:val="000000"/>
          <w:szCs w:val="22"/>
          <w:lang w:val="sk-SK"/>
        </w:rPr>
        <w:t xml:space="preserve"> </w:t>
      </w:r>
      <w:r w:rsidRPr="008C3D75">
        <w:rPr>
          <w:color w:val="000000"/>
          <w:szCs w:val="22"/>
          <w:lang w:val="sk-SK"/>
        </w:rPr>
        <w:t>vidno zákmit na nástupnej hrane.</w:t>
      </w:r>
    </w:p>
    <w:p w14:paraId="043513EC" w14:textId="77777777" w:rsidR="00BD7167" w:rsidRPr="008C3D75" w:rsidRDefault="00BD7167" w:rsidP="00BD7167"/>
    <w:p w14:paraId="0349F824" w14:textId="759A934C" w:rsidR="00BD7167" w:rsidRPr="008C3D75" w:rsidRDefault="00BD7167" w:rsidP="00BD7167">
      <w:pPr>
        <w:pStyle w:val="Heading2"/>
        <w:numPr>
          <w:ilvl w:val="1"/>
          <w:numId w:val="35"/>
        </w:numPr>
      </w:pPr>
      <w:bookmarkStart w:id="1502" w:name="_Toc516835622"/>
      <w:r w:rsidRPr="008C3D75">
        <w:t xml:space="preserve">Stanovenie parametrov zo </w:t>
      </w:r>
      <w:r w:rsidR="009076DD" w:rsidRPr="008C3D75">
        <w:t>srdcov</w:t>
      </w:r>
      <w:r w:rsidRPr="008C3D75">
        <w:t>ých zvukov (HS)</w:t>
      </w:r>
      <w:bookmarkEnd w:id="1502"/>
    </w:p>
    <w:p w14:paraId="47C1216B" w14:textId="77777777" w:rsidR="00BD7167" w:rsidRPr="008C3D75" w:rsidRDefault="00BD7167" w:rsidP="00BD7167"/>
    <w:p w14:paraId="572BE362" w14:textId="456DB458" w:rsidR="00BD7167" w:rsidRPr="008C3D75" w:rsidRDefault="00BD7167" w:rsidP="00BD7167">
      <w:r w:rsidRPr="008C3D75">
        <w:t xml:space="preserve">Pre komplikácie s určovaním počiatku a koncu </w:t>
      </w:r>
      <w:r w:rsidR="00663145" w:rsidRPr="008C3D75">
        <w:t>LVET intervalu</w:t>
      </w:r>
      <w:r w:rsidRPr="008C3D75">
        <w:t xml:space="preserve"> z </w:t>
      </w:r>
      <m:oMath>
        <m:r>
          <w:rPr>
            <w:rFonts w:ascii="Cambria Math" w:hAnsi="Cambria Math"/>
          </w:rPr>
          <m:t>-</m:t>
        </m:r>
        <m:r>
          <w:rPr>
            <w:rFonts w:ascii="Cambria Math" w:hAnsi="Cambria Math"/>
            <w:rPrChange w:id="1503" w:author="admin" w:date="2018-06-18T11:14:00Z">
              <w:rPr>
                <w:rFonts w:ascii="Cambria Math" w:hAnsi="Cambria Math"/>
              </w:rPr>
            </w:rPrChange>
          </w:rPr>
          <m:t>dZ/dt</m:t>
        </m:r>
      </m:oMath>
      <w:r w:rsidRPr="008C3D75">
        <w:t xml:space="preserve"> je často nevyhnutné tieto parametre získať zo </w:t>
      </w:r>
      <w:r w:rsidR="009076DD" w:rsidRPr="008C3D75">
        <w:t>srdcov</w:t>
      </w:r>
      <w:r w:rsidRPr="008C3D75">
        <w:t xml:space="preserve">ých zvukov (Heart Sounds – HS). HS sa dajú zaznamenávať mikrofónom pripevneným na hrudníku. HS obyčajne tvoria dva zvuky: S1 a S2. Spolu sa tieto dva označujú ako základné </w:t>
      </w:r>
      <w:r w:rsidR="009076DD" w:rsidRPr="008C3D75">
        <w:t>srdcov</w:t>
      </w:r>
      <w:r w:rsidRPr="008C3D75">
        <w:t xml:space="preserve">é zvuky (FHS – Fundamental Heart Sounds). </w:t>
      </w:r>
      <w:r w:rsidR="00A37FEB" w:rsidRPr="008C3D75">
        <w:t>Ďalšími srdcovými zvukmi sú tretí a, štvrtý srdcový zvuk. Tieto komponenty mimo FHS sú väčšinou spôsobené patologickými procesmi. Ďalšou zvukovou komponentou</w:t>
      </w:r>
      <w:ins w:id="1504" w:author="admin" w:date="2018-06-18T11:05:00Z">
        <w:r w:rsidR="00655477" w:rsidRPr="008C3D75">
          <w:t xml:space="preserve"> komponent je v slovenčine mužského rodu</w:t>
        </w:r>
      </w:ins>
      <w:r w:rsidR="00A37FEB" w:rsidRPr="008C3D75">
        <w:t xml:space="preserve"> býva srdcový šelest, ktorý sa objavuje pri turbulentnom prúdení krvi zúženými alebo netesniacimi chlopňami alebo inými patológiami srdca. Odlišuje sa od bežných HS tým, že trvá dlhšie a je intenzívnejší. Je jedným z častejších patologických prejavov. </w:t>
      </w:r>
      <w:r w:rsidRPr="008C3D75">
        <w:t xml:space="preserve">Pri stanovovaní </w:t>
      </w:r>
      <w:r w:rsidR="00A37FEB" w:rsidRPr="008C3D75">
        <w:t>S1S2</w:t>
      </w:r>
      <w:r w:rsidRPr="008C3D75">
        <w:t xml:space="preserve"> spôsobujú problémy, pretože sa môže prekrývať s FHS a to časovo aj frekvenčne. Existujú rôzne </w:t>
      </w:r>
      <w:r w:rsidRPr="008C3D75">
        <w:lastRenderedPageBreak/>
        <w:t xml:space="preserve">teórie, ktoré sa snažia vysvetliť pôvod HS. Jedna z nich je </w:t>
      </w:r>
      <w:r w:rsidRPr="008C3D75">
        <w:rPr>
          <w:i/>
        </w:rPr>
        <w:t>valvular</w:t>
      </w:r>
      <w:r w:rsidRPr="008C3D75">
        <w:t xml:space="preserve"> teória, podľa ktorej je zdroj HS v blízkosti </w:t>
      </w:r>
      <w:r w:rsidR="009076DD" w:rsidRPr="008C3D75">
        <w:t>srdcov</w:t>
      </w:r>
      <w:r w:rsidRPr="008C3D75">
        <w:t xml:space="preserve">ých chlopní. Podľa inej teórie, </w:t>
      </w:r>
      <w:r w:rsidRPr="008C3D75">
        <w:rPr>
          <w:i/>
        </w:rPr>
        <w:t>cardiohemic</w:t>
      </w:r>
      <w:r w:rsidRPr="008C3D75">
        <w:t xml:space="preserve"> teórie, sú srdce a krv navzájom závislé systémy ktoré vibrujú ako celok </w:t>
      </w:r>
      <w:r w:rsidRPr="004453DF">
        <w:fldChar w:fldCharType="begin"/>
      </w:r>
      <w:r w:rsidR="00284C6A" w:rsidRPr="008C3D75">
        <w:instrText xml:space="preserve"> ADDIN EN.CITE &lt;EndNote&gt;&lt;Cite&gt;&lt;Author&gt;Fox&lt;/Author&gt;&lt;Year&gt;1999&lt;/Year&gt;&lt;RecNum&gt;0&lt;/RecNum&gt;&lt;IDText&gt;The physiologic origins of heart sounds and murmurs&lt;/IDText&gt;&lt;DisplayText&gt;[52]&lt;/DisplayText&gt;&lt;record&gt;&lt;dates&gt;&lt;pub-dates&gt;&lt;date&gt;Apr&lt;/date&gt;&lt;/pub-dates&gt;&lt;year&gt;1999&lt;/year&gt;&lt;/dates&gt;&lt;keywords&gt;&lt;keyword&gt;General &amp;amp; Internal Medicine&lt;/keyword&gt;&lt;/keywords&gt;&lt;urls&gt;&lt;related-urls&gt;&lt;url&gt;&amp;lt;Go to ISI&amp;gt;://WOS:000087076400017&lt;/url&gt;&lt;/related-urls&gt;&lt;/urls&gt;&lt;isbn&gt;0094-3509&lt;/isbn&gt;&lt;work-type&gt;Software Review&lt;/work-type&gt;&lt;titles&gt;&lt;title&gt;The physiologic origins of heart sounds and murmurs&lt;/title&gt;&lt;secondary-title&gt;Journal of Family Practice&lt;/secondary-title&gt;&lt;alt-title&gt;J. Fam. Pract.&lt;/alt-title&gt;&lt;/titles&gt;&lt;pages&gt;308-309&lt;/pages&gt;&lt;number&gt;4&lt;/number&gt;&lt;contributors&gt;&lt;authors&gt;&lt;author&gt;Fox, G. N.&lt;/author&gt;&lt;/authors&gt;&lt;/contributors&gt;&lt;language&gt;English&lt;/language&gt;&lt;added-date format="utc"&gt;1522485614&lt;/added-date&gt;&lt;ref-type name="Journal Article"&gt;17&lt;/ref-type&gt;&lt;rec-number&gt;89&lt;/rec-number&gt;&lt;last-updated-date format="utc"&gt;1522485614&lt;/last-updated-date&gt;&lt;accession-num&gt;WOS:000087076400017&lt;/accession-num&gt;&lt;volume&gt;48&lt;/volume&gt;&lt;/record&gt;&lt;/Cite&gt;&lt;/EndNote&gt;</w:instrText>
      </w:r>
      <w:r w:rsidRPr="004453DF">
        <w:rPr>
          <w:rPrChange w:id="1505" w:author="admin" w:date="2018-06-18T11:14:00Z">
            <w:rPr/>
          </w:rPrChange>
        </w:rPr>
        <w:fldChar w:fldCharType="separate"/>
      </w:r>
      <w:r w:rsidRPr="004453DF">
        <w:rPr>
          <w:noProof/>
        </w:rPr>
        <w:t>[52]</w:t>
      </w:r>
      <w:r w:rsidRPr="004453DF">
        <w:fldChar w:fldCharType="end"/>
      </w:r>
      <w:r w:rsidRPr="008C3D75">
        <w:t xml:space="preserve">. Keď budeme vychádzať z prvej menovanej teórie, a síce </w:t>
      </w:r>
      <w:r w:rsidRPr="008C3D75">
        <w:rPr>
          <w:i/>
        </w:rPr>
        <w:t>valvular</w:t>
      </w:r>
      <w:r w:rsidRPr="008C3D75">
        <w:t xml:space="preserve"> teórie, S1 je vyvolaný zatváraním cípovitých chlopní a to dvoj a trojcípou chlopňou. Zatvorenie cípovitých chlopní nastáva pri počiatku systoly. S2 je vyvolaný zatváraním polmesiačikovitých chlopní a to pľúcnicovou a aortálnou chlopňou. Ich zatvorenie spôsobuje ukončenie výtoku krvi zo srdca a teda koniec systoly. </w:t>
      </w:r>
    </w:p>
    <w:p w14:paraId="49BF0B74" w14:textId="77777777" w:rsidR="00BD7167" w:rsidRPr="008C3D75" w:rsidRDefault="00BD7167" w:rsidP="00BD7167"/>
    <w:p w14:paraId="41274DB6" w14:textId="303DD01F" w:rsidR="00BD7167" w:rsidRPr="008C3D75" w:rsidRDefault="00A37FEB" w:rsidP="00BD7167">
      <w:pPr>
        <w:pStyle w:val="Heading3"/>
      </w:pPr>
      <w:bookmarkStart w:id="1506" w:name="_Toc386404204"/>
      <w:bookmarkStart w:id="1507" w:name="_Toc516835623"/>
      <w:r w:rsidRPr="008C3D75">
        <w:t>S1S2</w:t>
      </w:r>
      <w:r w:rsidR="00BD7167" w:rsidRPr="008C3D75">
        <w:t xml:space="preserve"> interval- </w:t>
      </w:r>
      <w:r w:rsidR="002C512A" w:rsidRPr="008C3D75">
        <w:t>odhad</w:t>
      </w:r>
      <w:r w:rsidR="00BD7167" w:rsidRPr="008C3D75">
        <w:t xml:space="preserve"> počiatku systoly</w:t>
      </w:r>
      <w:bookmarkEnd w:id="1506"/>
      <w:bookmarkEnd w:id="1507"/>
    </w:p>
    <w:p w14:paraId="1BDD2087" w14:textId="77777777" w:rsidR="00BD7167" w:rsidRPr="008C3D75" w:rsidRDefault="00BD7167" w:rsidP="00BD7167">
      <w:pPr>
        <w:jc w:val="center"/>
        <w:rPr>
          <w:b/>
          <w:color w:val="000000"/>
        </w:rPr>
      </w:pPr>
    </w:p>
    <w:p w14:paraId="0D35939E" w14:textId="58F11676" w:rsidR="00BD7167" w:rsidRPr="008C3D75" w:rsidRDefault="00BD7167" w:rsidP="00BD7167">
      <w:r w:rsidRPr="008C3D75">
        <w:t xml:space="preserve">Počiatok toku krvi z ľavej komory do aorty, ako ukazuje </w:t>
      </w:r>
      <w:r w:rsidRPr="004453DF">
        <w:fldChar w:fldCharType="begin"/>
      </w:r>
      <w:r w:rsidRPr="008C3D75">
        <w:instrText xml:space="preserve"> REF _Ref510254830 \h </w:instrText>
      </w:r>
      <w:r w:rsidRPr="004453DF">
        <w:rPr>
          <w:rPrChange w:id="1508" w:author="admin" w:date="2018-06-18T11:14:00Z">
            <w:rPr/>
          </w:rPrChange>
        </w:rPr>
        <w:fldChar w:fldCharType="separate"/>
      </w:r>
      <w:r w:rsidR="00A37FEB" w:rsidRPr="004453DF">
        <w:t xml:space="preserve">Obrázok </w:t>
      </w:r>
      <w:r w:rsidR="00A37FEB" w:rsidRPr="00AD07CF">
        <w:rPr>
          <w:noProof/>
        </w:rPr>
        <w:t>1</w:t>
      </w:r>
      <w:r w:rsidR="00A37FEB" w:rsidRPr="008C3D75">
        <w:t>.</w:t>
      </w:r>
      <w:r w:rsidR="00A37FEB" w:rsidRPr="008C3D75">
        <w:rPr>
          <w:noProof/>
        </w:rPr>
        <w:t>12</w:t>
      </w:r>
      <w:r w:rsidRPr="004453DF">
        <w:fldChar w:fldCharType="end"/>
      </w:r>
      <w:r w:rsidRPr="008C3D75">
        <w:t>, je na krivke označovaný ako bod B. Ide o typický zákmit na nástupnej hrane derivovaného impedančného signálu. Tento bod sa má podľa</w:t>
      </w:r>
      <w:r w:rsidRPr="004453DF">
        <w:fldChar w:fldCharType="begin"/>
      </w:r>
      <w:r w:rsidR="00284C6A" w:rsidRPr="008C3D75">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4453DF">
        <w:rPr>
          <w:rPrChange w:id="1509" w:author="admin" w:date="2018-06-18T11:14:00Z">
            <w:rPr/>
          </w:rPrChange>
        </w:rPr>
        <w:fldChar w:fldCharType="separate"/>
      </w:r>
      <w:r w:rsidRPr="004453DF">
        <w:rPr>
          <w:noProof/>
        </w:rPr>
        <w:t>[53]</w:t>
      </w:r>
      <w:r w:rsidRPr="004453DF">
        <w:fldChar w:fldCharType="end"/>
      </w:r>
      <w:r w:rsidRPr="008C3D75">
        <w:t xml:space="preserve"> vyskytovať v okamihu najväčšej výchylky prvého </w:t>
      </w:r>
      <w:r w:rsidR="009076DD" w:rsidRPr="008C3D75">
        <w:t>srdcov</w:t>
      </w:r>
      <w:r w:rsidRPr="008C3D75">
        <w:t xml:space="preserve">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 Ako zachytáva </w:t>
      </w:r>
      <w:r w:rsidRPr="004453DF">
        <w:fldChar w:fldCharType="begin"/>
      </w:r>
      <w:r w:rsidRPr="008C3D75">
        <w:instrText xml:space="preserve"> REF _Ref510254830 \h </w:instrText>
      </w:r>
      <w:r w:rsidRPr="004453DF">
        <w:rPr>
          <w:rPrChange w:id="1510" w:author="admin" w:date="2018-06-18T11:14:00Z">
            <w:rPr/>
          </w:rPrChange>
        </w:rPr>
        <w:fldChar w:fldCharType="separate"/>
      </w:r>
      <w:r w:rsidR="00A37FEB" w:rsidRPr="004453DF">
        <w:t xml:space="preserve">Obrázok </w:t>
      </w:r>
      <w:r w:rsidR="00A37FEB" w:rsidRPr="00AD07CF">
        <w:rPr>
          <w:noProof/>
        </w:rPr>
        <w:t>1</w:t>
      </w:r>
      <w:r w:rsidR="00A37FEB" w:rsidRPr="008C3D75">
        <w:t>.</w:t>
      </w:r>
      <w:r w:rsidR="00A37FEB" w:rsidRPr="008C3D75">
        <w:rPr>
          <w:noProof/>
        </w:rPr>
        <w:t>12</w:t>
      </w:r>
      <w:r w:rsidRPr="004453DF">
        <w:fldChar w:fldCharType="end"/>
      </w:r>
      <w:r w:rsidRPr="008C3D75">
        <w:t xml:space="preserve"> bod B môže byť rôzne situovaný na nástupnej hrane krivky. Počas zadržania dychu alebo výdychu (endexpiratory apnea) sa tento bod dostáva až na úroveň nulovej hodnoty derivácie impedancie. Podľa</w:t>
      </w:r>
      <w:r w:rsidR="00A37FEB" w:rsidRPr="004453DF">
        <w:t xml:space="preserve"> </w:t>
      </w:r>
      <w:r w:rsidRPr="004453DF">
        <w:fldChar w:fldCharType="begin"/>
      </w:r>
      <w:r w:rsidR="00284C6A" w:rsidRPr="008C3D75">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4453DF">
        <w:rPr>
          <w:rPrChange w:id="1511" w:author="admin" w:date="2018-06-18T11:14:00Z">
            <w:rPr/>
          </w:rPrChange>
        </w:rPr>
        <w:fldChar w:fldCharType="separate"/>
      </w:r>
      <w:r w:rsidRPr="004453DF">
        <w:rPr>
          <w:noProof/>
        </w:rPr>
        <w:t>[53]</w:t>
      </w:r>
      <w:r w:rsidRPr="004453DF">
        <w:fldChar w:fldCharType="end"/>
      </w:r>
      <w:r w:rsidRPr="008C3D75">
        <w:t xml:space="preserve"> môže</w:t>
      </w:r>
      <w:r w:rsidRPr="004453DF">
        <w:t xml:space="preserve"> byť identifikovanie B bodu problematické, pretože nie je jasne viditeľný. Identifikácia tohto bodu je najčastejším problémom pri analýze impedančného signálu </w:t>
      </w:r>
      <w:r w:rsidRPr="004453DF">
        <w:fldChar w:fldCharType="begin"/>
      </w:r>
      <w:r w:rsidR="00284C6A" w:rsidRPr="008C3D75">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4453DF">
        <w:rPr>
          <w:rPrChange w:id="1512" w:author="admin" w:date="2018-06-18T11:14:00Z">
            <w:rPr/>
          </w:rPrChange>
        </w:rPr>
        <w:fldChar w:fldCharType="separate"/>
      </w:r>
      <w:r w:rsidRPr="004453DF">
        <w:rPr>
          <w:noProof/>
        </w:rPr>
        <w:t>[53]</w:t>
      </w:r>
      <w:r w:rsidRPr="004453DF">
        <w:fldChar w:fldCharType="end"/>
      </w:r>
      <w:r w:rsidRPr="008C3D75">
        <w:t xml:space="preserve">. Tento bod môže nadobúdať tvar jemného ohybu alebo zárezu. Napriek problémom pri detekcii a tomu, že sa poloha B-bodu môže meniť medzi dvoma systolami, by mal byť tento bod považovaný za počiatok vypudenia krvi do aorty podľa </w:t>
      </w:r>
      <w:r w:rsidRPr="004453DF">
        <w:fldChar w:fldCharType="begin"/>
      </w:r>
      <w:r w:rsidR="00284C6A" w:rsidRPr="008C3D75">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4453DF">
        <w:rPr>
          <w:rPrChange w:id="1513" w:author="admin" w:date="2018-06-18T11:14:00Z">
            <w:rPr/>
          </w:rPrChange>
        </w:rPr>
        <w:fldChar w:fldCharType="separate"/>
      </w:r>
      <w:r w:rsidRPr="004453DF">
        <w:rPr>
          <w:noProof/>
        </w:rPr>
        <w:t>[53]</w:t>
      </w:r>
      <w:r w:rsidRPr="004453DF">
        <w:fldChar w:fldCharType="end"/>
      </w:r>
      <w:r w:rsidRPr="008C3D75">
        <w:t xml:space="preserve">. V praxi sa však pre problémy pri detekcii počiatku systoly nahrádza bod B nulovou úrovňou derivovanej impedancie, pretože bod B sa často nachádza práve na tejto hodnote, ako uvádza </w:t>
      </w:r>
      <w:r w:rsidRPr="004453DF">
        <w:fldChar w:fldCharType="begin"/>
      </w:r>
      <w:r w:rsidRPr="008C3D75">
        <w:instrText xml:space="preserve"> REF _Ref510254830 \h </w:instrText>
      </w:r>
      <w:r w:rsidRPr="004453DF">
        <w:rPr>
          <w:rPrChange w:id="1514" w:author="admin" w:date="2018-06-18T11:14:00Z">
            <w:rPr/>
          </w:rPrChange>
        </w:rPr>
        <w:fldChar w:fldCharType="separate"/>
      </w:r>
      <w:r w:rsidR="00A37FEB" w:rsidRPr="004453DF">
        <w:t xml:space="preserve">Obrázok </w:t>
      </w:r>
      <w:r w:rsidR="00A37FEB" w:rsidRPr="00AD07CF">
        <w:rPr>
          <w:noProof/>
        </w:rPr>
        <w:t>1</w:t>
      </w:r>
      <w:r w:rsidR="00A37FEB" w:rsidRPr="008C3D75">
        <w:t>.</w:t>
      </w:r>
      <w:r w:rsidR="00A37FEB" w:rsidRPr="008C3D75">
        <w:rPr>
          <w:noProof/>
        </w:rPr>
        <w:t>12</w:t>
      </w:r>
      <w:r w:rsidRPr="004453DF">
        <w:fldChar w:fldCharType="end"/>
      </w:r>
      <w:r w:rsidRPr="008C3D75">
        <w:t>.</w:t>
      </w:r>
    </w:p>
    <w:p w14:paraId="5B6CCD31" w14:textId="77777777" w:rsidR="00BD7167" w:rsidRPr="004453DF" w:rsidRDefault="00BD7167" w:rsidP="00BD7167"/>
    <w:p w14:paraId="7808C4DD" w14:textId="73CF0559" w:rsidR="00BD7167" w:rsidRPr="008C3D75" w:rsidRDefault="00A37FEB" w:rsidP="00BD7167">
      <w:pPr>
        <w:pStyle w:val="Heading3"/>
      </w:pPr>
      <w:bookmarkStart w:id="1515" w:name="_Toc386404205"/>
      <w:bookmarkStart w:id="1516" w:name="_Toc516835624"/>
      <w:r w:rsidRPr="008C3D75">
        <w:lastRenderedPageBreak/>
        <w:t>S1S2</w:t>
      </w:r>
      <w:r w:rsidR="00BD7167" w:rsidRPr="008C3D75">
        <w:t xml:space="preserve"> interval  - </w:t>
      </w:r>
      <w:r w:rsidR="002C512A" w:rsidRPr="008C3D75">
        <w:t>odhad</w:t>
      </w:r>
      <w:r w:rsidR="00BD7167" w:rsidRPr="008C3D75">
        <w:t xml:space="preserve"> konca systoly</w:t>
      </w:r>
      <w:bookmarkEnd w:id="1515"/>
      <w:bookmarkEnd w:id="1516"/>
    </w:p>
    <w:p w14:paraId="037539FD" w14:textId="77777777" w:rsidR="00BD7167" w:rsidRPr="008C3D75" w:rsidRDefault="00BD7167" w:rsidP="00BD7167"/>
    <w:p w14:paraId="433E615F" w14:textId="369B0B46" w:rsidR="00BD7167" w:rsidRPr="008C3D75" w:rsidRDefault="00BD7167" w:rsidP="00BD7167">
      <w:r w:rsidRPr="008C3D75">
        <w:t xml:space="preserve">Bod X je najnižším bodom na </w:t>
      </w:r>
      <m:oMath>
        <m:r>
          <w:rPr>
            <w:rFonts w:ascii="Cambria Math" w:hAnsi="Cambria Math"/>
          </w:rPr>
          <m:t>-</m:t>
        </m:r>
        <m:r>
          <w:rPr>
            <w:rFonts w:ascii="Cambria Math" w:hAnsi="Cambria Math"/>
            <w:rPrChange w:id="1517" w:author="admin" w:date="2018-06-18T11:14:00Z">
              <w:rPr>
                <w:rFonts w:ascii="Cambria Math" w:hAnsi="Cambria Math"/>
              </w:rPr>
            </w:rPrChange>
          </w:rPr>
          <m:t>dZ/dt</m:t>
        </m:r>
      </m:oMath>
      <w:r w:rsidRPr="008C3D75">
        <w:t xml:space="preserve"> a má reprezentovať koniec </w:t>
      </w:r>
      <w:r w:rsidR="00A37FEB" w:rsidRPr="008C3D75">
        <w:t>S1S2</w:t>
      </w:r>
      <w:r w:rsidRPr="008C3D75">
        <w:t xml:space="preserve"> intervalu </w:t>
      </w:r>
      <w:r w:rsidRPr="004453DF">
        <w:fldChar w:fldCharType="begin"/>
      </w:r>
      <w:r w:rsidR="00284C6A" w:rsidRPr="008C3D75">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4453DF">
        <w:rPr>
          <w:rPrChange w:id="1518" w:author="admin" w:date="2018-06-18T11:14:00Z">
            <w:rPr/>
          </w:rPrChange>
        </w:rPr>
        <w:fldChar w:fldCharType="separate"/>
      </w:r>
      <w:r w:rsidRPr="004453DF">
        <w:rPr>
          <w:noProof/>
        </w:rPr>
        <w:t>[53]</w:t>
      </w:r>
      <w:r w:rsidRPr="004453DF">
        <w:fldChar w:fldCharType="end"/>
      </w:r>
      <w:r w:rsidRPr="008C3D75">
        <w:t xml:space="preserve">. Tento zdroj udáva, že u väčšiny ľudí je tento bod dobre definovaný, u cca 10% môžu byť v blízkosti dva či viac takýchto bodov, čo prináša možnosť chyby pri určení konca </w:t>
      </w:r>
      <w:r w:rsidR="00A37FEB" w:rsidRPr="008C3D75">
        <w:t xml:space="preserve">S1S2 </w:t>
      </w:r>
      <w:r w:rsidRPr="008C3D75">
        <w:t>intervalu. Pomôcť by vtedy mal druhý srdcový zvuk – S2, ktorý by mal korešpondovať s bodom X.</w:t>
      </w:r>
    </w:p>
    <w:bookmarkEnd w:id="0"/>
    <w:bookmarkEnd w:id="1"/>
    <w:p w14:paraId="4B2A57C5" w14:textId="77777777" w:rsidR="00BD7167" w:rsidRPr="008C3D75" w:rsidRDefault="00BD7167" w:rsidP="00BD7167">
      <w:pPr>
        <w:pStyle w:val="Caption"/>
        <w:rPr>
          <w:lang w:val="sk-SK"/>
        </w:rPr>
      </w:pPr>
    </w:p>
    <w:p w14:paraId="32760DBD" w14:textId="77777777" w:rsidR="00BD7167" w:rsidRPr="008C3D75" w:rsidRDefault="00BD7167" w:rsidP="00BD7167">
      <w:pPr>
        <w:pStyle w:val="Heading3"/>
      </w:pPr>
      <w:bookmarkStart w:id="1519" w:name="_Toc386404209"/>
      <w:bookmarkStart w:id="1520" w:name="_Toc510268145"/>
      <w:bookmarkStart w:id="1521" w:name="_Toc516835625"/>
      <w:r w:rsidRPr="008C3D75">
        <w:t>Spracovanie HS</w:t>
      </w:r>
      <w:bookmarkEnd w:id="1519"/>
      <w:bookmarkEnd w:id="1520"/>
      <w:bookmarkEnd w:id="1521"/>
    </w:p>
    <w:p w14:paraId="75F9D816" w14:textId="77777777" w:rsidR="00BD7167" w:rsidRPr="008C3D75" w:rsidRDefault="00BD7167" w:rsidP="00BD7167"/>
    <w:p w14:paraId="0CE3A853" w14:textId="0C5A1A35" w:rsidR="00BD7167" w:rsidRPr="008C3D75" w:rsidRDefault="00BD7167" w:rsidP="00BD7167">
      <w:r w:rsidRPr="008C3D75">
        <w:t xml:space="preserve">Analýza HS sa dá rozdeliť do troch krokov </w:t>
      </w:r>
      <w:r w:rsidRPr="004453DF">
        <w:fldChar w:fldCharType="begin"/>
      </w:r>
      <w:r w:rsidR="00284C6A" w:rsidRPr="008C3D75">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4453DF">
        <w:rPr>
          <w:rPrChange w:id="1522" w:author="admin" w:date="2018-06-18T11:14:00Z">
            <w:rPr/>
          </w:rPrChange>
        </w:rPr>
        <w:fldChar w:fldCharType="separate"/>
      </w:r>
      <w:r w:rsidRPr="004453DF">
        <w:rPr>
          <w:noProof/>
        </w:rPr>
        <w:t>[54]</w:t>
      </w:r>
      <w:r w:rsidRPr="004453DF">
        <w:fldChar w:fldCharType="end"/>
      </w:r>
      <w:r w:rsidRPr="008C3D75">
        <w:t xml:space="preserve">: </w:t>
      </w:r>
    </w:p>
    <w:p w14:paraId="14BD3406" w14:textId="77777777" w:rsidR="00BD7167" w:rsidRPr="008C3D75" w:rsidRDefault="00BD7167" w:rsidP="00BD7167">
      <w:pPr>
        <w:pStyle w:val="ListParagraph"/>
        <w:numPr>
          <w:ilvl w:val="0"/>
          <w:numId w:val="13"/>
        </w:numPr>
      </w:pPr>
      <w:r w:rsidRPr="008C3D75">
        <w:t xml:space="preserve">Segmentácia </w:t>
      </w:r>
    </w:p>
    <w:p w14:paraId="398182AD" w14:textId="77777777" w:rsidR="00BD7167" w:rsidRPr="008C3D75" w:rsidRDefault="00BD7167" w:rsidP="00BD7167">
      <w:pPr>
        <w:pStyle w:val="ListParagraph"/>
        <w:numPr>
          <w:ilvl w:val="0"/>
          <w:numId w:val="13"/>
        </w:numPr>
      </w:pPr>
      <w:r w:rsidRPr="008C3D75">
        <w:t>Extrakcia znakov</w:t>
      </w:r>
    </w:p>
    <w:p w14:paraId="387EFF0A" w14:textId="77777777" w:rsidR="00BD7167" w:rsidRPr="008C3D75" w:rsidRDefault="00BD7167" w:rsidP="00BD7167">
      <w:pPr>
        <w:pStyle w:val="ListParagraph"/>
        <w:numPr>
          <w:ilvl w:val="0"/>
          <w:numId w:val="13"/>
        </w:numPr>
      </w:pPr>
      <w:r w:rsidRPr="008C3D75">
        <w:t xml:space="preserve">Klasifikácia. </w:t>
      </w:r>
    </w:p>
    <w:p w14:paraId="7B0AF474" w14:textId="77777777" w:rsidR="00BD7167" w:rsidRPr="008C3D75" w:rsidRDefault="00BD7167" w:rsidP="00BD7167"/>
    <w:p w14:paraId="6E50ED77" w14:textId="3482FAE9" w:rsidR="00BD7167" w:rsidRPr="008C3D75" w:rsidRDefault="00BD7167" w:rsidP="00BD7167">
      <w:r w:rsidRPr="008C3D75">
        <w:t xml:space="preserve">V prvom kroku – segmentácií sa určujú hranice jednotlivých </w:t>
      </w:r>
      <w:r w:rsidR="009076DD" w:rsidRPr="008C3D75">
        <w:t>srdcov</w:t>
      </w:r>
      <w:r w:rsidRPr="008C3D75">
        <w:t xml:space="preserve">ých cyklov a takisto hranice S1, S2, systoly a diastoly. Segmentácia sa dá rozdeliť na dve základné metódy a to priamu a nepriamu </w:t>
      </w:r>
      <w:r w:rsidRPr="004453DF">
        <w:fldChar w:fldCharType="begin"/>
      </w:r>
      <w:r w:rsidR="00284C6A" w:rsidRPr="008C3D75">
        <w:instrText xml:space="preserve"> ADDIN EN.CITE &lt;EndNote&gt;&lt;Cite&gt;&lt;Author&gt;Christer&lt;/Author&gt;&lt;Year&gt;2008&lt;/Year&gt;&lt;RecNum&gt;0&lt;/RecNum&gt;&lt;IDText&gt;NonLinear Phonocardiographic Signal Processing&lt;/IDText&gt;&lt;DisplayText&gt;[55]&lt;/DisplayText&gt;&lt;record&gt;&lt;titles&gt;&lt;title&gt;NonLinear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4453DF">
        <w:rPr>
          <w:rPrChange w:id="1523" w:author="admin" w:date="2018-06-18T11:14:00Z">
            <w:rPr/>
          </w:rPrChange>
        </w:rPr>
        <w:fldChar w:fldCharType="separate"/>
      </w:r>
      <w:r w:rsidRPr="004453DF">
        <w:rPr>
          <w:noProof/>
        </w:rPr>
        <w:t>[55]</w:t>
      </w:r>
      <w:r w:rsidRPr="004453DF">
        <w:fldChar w:fldCharType="end"/>
      </w:r>
      <w:r w:rsidRPr="008C3D75">
        <w:t xml:space="preserve">. Nepriama segmentácia vychádza z toho, že S1 predchádza R-vlna v EKG signály, preto sa za počiatok </w:t>
      </w:r>
      <w:r w:rsidR="009076DD" w:rsidRPr="008C3D75">
        <w:t>srdcov</w:t>
      </w:r>
      <w:r w:rsidRPr="008C3D75">
        <w:t xml:space="preserve">ého cyklu považuje R-vlna. Takto určený začiatok </w:t>
      </w:r>
      <w:r w:rsidR="009076DD" w:rsidRPr="008C3D75">
        <w:t>srdcov</w:t>
      </w:r>
      <w:r w:rsidRPr="008C3D75">
        <w:t xml:space="preserve">ého cyklu tiež slúži ako referencia pre detekciu S1 a S2. Priama segmentácia používa k vymedzenie </w:t>
      </w:r>
      <w:r w:rsidR="009076DD" w:rsidRPr="008C3D75">
        <w:t>srdcov</w:t>
      </w:r>
      <w:r w:rsidRPr="008C3D75">
        <w:t xml:space="preserve">ého cyklu výhradne HS. Dôležitá je tu transformácia signálu do domény, kde sú zvýraznené zložky S1 a S2. Medzi tieto transformácie patria spočítanie Shannonovej energie, frekvenčná analýza a iné </w:t>
      </w:r>
      <w:r w:rsidRPr="004453DF">
        <w:fldChar w:fldCharType="begin"/>
      </w:r>
      <w:r w:rsidR="00284C6A" w:rsidRPr="008C3D75">
        <w:instrText xml:space="preserve"> ADDIN EN.CITE &lt;EndNote&gt;&lt;Cite&gt;&lt;Author&gt;Christer&lt;/Author&gt;&lt;Year&gt;2008&lt;/Year&gt;&lt;RecNum&gt;0&lt;/RecNum&gt;&lt;IDText&gt;NonLinear Phonocardiographic Signal Processing&lt;/IDText&gt;&lt;DisplayText&gt;[55]&lt;/DisplayText&gt;&lt;record&gt;&lt;titles&gt;&lt;title&gt;NonLinear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4453DF">
        <w:rPr>
          <w:rPrChange w:id="1524" w:author="admin" w:date="2018-06-18T11:14:00Z">
            <w:rPr/>
          </w:rPrChange>
        </w:rPr>
        <w:fldChar w:fldCharType="separate"/>
      </w:r>
      <w:r w:rsidRPr="004453DF">
        <w:rPr>
          <w:noProof/>
        </w:rPr>
        <w:t>[55]</w:t>
      </w:r>
      <w:r w:rsidRPr="004453DF">
        <w:fldChar w:fldCharType="end"/>
      </w:r>
      <w:r w:rsidRPr="008C3D75">
        <w:t xml:space="preserve">. Po transformácií a vytvorení obálky zo signálu sa pomocou prahovania extrahujú S1 a S2. Takto sa mimo iného určí aj </w:t>
      </w:r>
      <w:r w:rsidR="009076DD" w:rsidRPr="008C3D75">
        <w:t>srdcov</w:t>
      </w:r>
      <w:r w:rsidRPr="008C3D75">
        <w:t xml:space="preserve">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 </w:t>
      </w:r>
    </w:p>
    <w:p w14:paraId="31B2DAA7" w14:textId="77777777" w:rsidR="00BD7167" w:rsidRPr="008C3D75" w:rsidRDefault="00BD7167" w:rsidP="00BD7167"/>
    <w:p w14:paraId="357B0C37" w14:textId="38F2840B" w:rsidR="00BD7167" w:rsidRPr="008C3D75" w:rsidRDefault="00BD7167" w:rsidP="00BD7167">
      <w:r w:rsidRPr="008C3D75">
        <w:t xml:space="preserve">Extrakcia znakov znamená získanie užitočnej informácie zo HS. Extrakcia sa dá znova rozdeliť na dve skupiny </w:t>
      </w:r>
      <w:r w:rsidRPr="004453DF">
        <w:fldChar w:fldCharType="begin"/>
      </w:r>
      <w:r w:rsidR="00284C6A" w:rsidRPr="008C3D75">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4453DF">
        <w:rPr>
          <w:rPrChange w:id="1525" w:author="admin" w:date="2018-06-18T11:14:00Z">
            <w:rPr/>
          </w:rPrChange>
        </w:rPr>
        <w:fldChar w:fldCharType="separate"/>
      </w:r>
      <w:r w:rsidRPr="004453DF">
        <w:rPr>
          <w:noProof/>
        </w:rPr>
        <w:t>[54]</w:t>
      </w:r>
      <w:r w:rsidRPr="004453DF">
        <w:fldChar w:fldCharType="end"/>
      </w:r>
      <w:r w:rsidRPr="008C3D75">
        <w:t xml:space="preserve">: prvou je znalosť určitého ochorenia a jeho vplyv na HS, </w:t>
      </w:r>
      <w:r w:rsidRPr="008C3D75">
        <w:lastRenderedPageBreak/>
        <w:t>príkladom je rozdelenie S2 na dva oddelené zvuky, ktoré spôsobuje viaceré ochorenia srdca. Druhou je časovo frekvenčná analýza, ktorá sa snaží zachytiť prípadné zmeny spektra HS.</w:t>
      </w:r>
    </w:p>
    <w:p w14:paraId="4C9061C3" w14:textId="77777777" w:rsidR="00BD7167" w:rsidRPr="008C3D75" w:rsidRDefault="00BD7167" w:rsidP="00BD7167"/>
    <w:p w14:paraId="5A035021" w14:textId="50611D76" w:rsidR="00BD7167" w:rsidRPr="008C3D75" w:rsidRDefault="00BD7167" w:rsidP="00BD7167">
      <w:r w:rsidRPr="008C3D75">
        <w:t xml:space="preserve">Po extrakcií špecifických znakov nasleduje ich klasifikácia pre účely diagnostiky </w:t>
      </w:r>
      <w:r w:rsidRPr="004453DF">
        <w:fldChar w:fldCharType="begin"/>
      </w:r>
      <w:r w:rsidR="00284C6A" w:rsidRPr="008C3D75">
        <w:instrText xml:space="preserve"> ADDIN EN.CITE &lt;EndNote&gt;&lt;Cite&gt;&lt;Author&gt;Wang&lt;/Author&gt;&lt;Year&gt;2016&lt;/Year&gt;&lt;RecNum&gt;0&lt;/RecNum&gt;&lt;IDText&gt;Improving Classification Accuracy of Heart Sound Recordings by Wavelet Filter and Multiple Features&lt;/IDText&gt;&lt;DisplayText&gt;[56]&lt;/DisplayText&gt;&lt;record&gt;&lt;dates&gt;&lt;pub-dates&gt;&lt;date&gt;Sep 11-14&lt;/date&gt;&lt;/pub-dates&gt;&lt;year&gt;2016&lt;/year&gt;&lt;/dates&gt;&lt;urls&gt;&lt;related-urls&gt;&lt;url&gt;&amp;lt;Go to ISI&amp;gt;://WOS:000405710400288&lt;/url&gt;&lt;/related-urls&gt;&lt;/urls&gt;&lt;isbn&gt;978-1-5090-0895-7&lt;/isbn&gt;&lt;custom2&gt;2016&lt;/custom2&gt;&lt;custom1&gt;NEW YORK&lt;/custom1&gt;&lt;titles&gt;&lt;title&gt;Improving Classification Accuracy of Heart Sound Recordings by Wavelet Filter and Multiple Features&lt;/title&gt;&lt;secondary-title&gt;43rd Computing in Cardiology Conference (CinC)&lt;/secondary-title&gt;&lt;tertiary-title&gt;Computing in Cardiology Conference&lt;/tertiary-title&gt;&lt;/titles&gt;&lt;pages&gt;1149-1152&lt;/pages&gt;&lt;contributors&gt;&lt;authors&gt;&lt;author&gt;Wang, X. P.&lt;/author&gt;&lt;author&gt;Lie, Y. Y.&lt;/author&gt;&lt;/authors&gt;&lt;/contributors&gt;&lt;language&gt;English&lt;/language&gt;&lt;added-date format="utc"&gt;1522487038&lt;/added-date&gt;&lt;pub-location&gt;Vancouver, CANADA&lt;/pub-location&gt;&lt;ref-type name="Conference Proceedings"&gt;10&lt;/ref-type&gt;&lt;auth-address&gt;Wang, XP (reprint author), Shandong Univ, Sch Control Sci &amp;amp; Engn, 17923 Jingshi Rd, Jinan 250061, Peoples R China.&amp;#xD;wangxinpei@sdu.edu.cn&lt;/auth-address&gt;&lt;rec-number&gt;96&lt;/rec-number&gt;&lt;publisher&gt;Ieee&lt;/publisher&gt;&lt;last-updated-date format="utc"&gt;1522487038&lt;/last-updated-date&gt;&lt;contributors&gt;&lt;subsidiary-authors&gt;&lt;author&gt;Shandong Univ, Sch Control Sci&lt;/author&gt;&lt;author&gt;Engn, Jingshi Rd Jinan Peoples R. China&lt;/author&gt;&lt;author&gt;Shandong Univ, Shandong Prov Hosp Dept Med Engn Jinan Peoples R. China&lt;/author&gt;&lt;/subsidiary-authors&gt;&lt;/contributors&gt;&lt;accession-num&gt;WOS:000405710400288&lt;/accession-num&gt;&lt;orig-pub&gt;2016 computing in cardiology conference (cinc), vol 43&lt;/orig-pub&gt;&lt;volume&gt;43&lt;/volume&gt;&lt;/record&gt;&lt;/Cite&gt;&lt;/EndNote&gt;</w:instrText>
      </w:r>
      <w:r w:rsidRPr="004453DF">
        <w:rPr>
          <w:rPrChange w:id="1526" w:author="admin" w:date="2018-06-18T11:14:00Z">
            <w:rPr/>
          </w:rPrChange>
        </w:rPr>
        <w:fldChar w:fldCharType="separate"/>
      </w:r>
      <w:r w:rsidRPr="004453DF">
        <w:rPr>
          <w:noProof/>
        </w:rPr>
        <w:t>[56]</w:t>
      </w:r>
      <w:r w:rsidRPr="004453DF">
        <w:fldChar w:fldCharType="end"/>
      </w:r>
      <w:r w:rsidRPr="008C3D75">
        <w:t xml:space="preserve">. </w:t>
      </w:r>
    </w:p>
    <w:p w14:paraId="4C25D71B" w14:textId="77777777" w:rsidR="00BD7167" w:rsidRPr="008C3D75" w:rsidRDefault="00BD7167" w:rsidP="00BD7167"/>
    <w:p w14:paraId="62BA0DD5" w14:textId="77777777" w:rsidR="00BD7167" w:rsidRPr="008C3D75" w:rsidRDefault="00BD7167" w:rsidP="00BD7167">
      <w:pPr>
        <w:pStyle w:val="Heading3"/>
      </w:pPr>
      <w:bookmarkStart w:id="1527" w:name="_Toc386404210"/>
      <w:bookmarkStart w:id="1528" w:name="_Toc510268146"/>
      <w:bookmarkStart w:id="1529" w:name="_Toc516835626"/>
      <w:r w:rsidRPr="008C3D75">
        <w:t>Komplikácie pri spracovaní HS</w:t>
      </w:r>
      <w:bookmarkEnd w:id="1527"/>
      <w:bookmarkEnd w:id="1528"/>
      <w:bookmarkEnd w:id="1529"/>
    </w:p>
    <w:p w14:paraId="16B19B38" w14:textId="77777777" w:rsidR="00BD7167" w:rsidRPr="008C3D75" w:rsidRDefault="00BD7167" w:rsidP="00BD7167"/>
    <w:p w14:paraId="369C69F8" w14:textId="4F725D74" w:rsidR="00BD7167" w:rsidRPr="008C3D75" w:rsidRDefault="00BD7167" w:rsidP="00BD7167">
      <w:r w:rsidRPr="008C3D75">
        <w:t xml:space="preserve">Pri spracovaní signálu sa stretávame hlavne s týmito problémami </w:t>
      </w:r>
      <w:r w:rsidRPr="004453DF">
        <w:fldChar w:fldCharType="begin"/>
      </w:r>
      <w:r w:rsidR="00284C6A" w:rsidRPr="008C3D75">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4453DF">
        <w:rPr>
          <w:rPrChange w:id="1530" w:author="admin" w:date="2018-06-18T11:14:00Z">
            <w:rPr/>
          </w:rPrChange>
        </w:rPr>
        <w:fldChar w:fldCharType="separate"/>
      </w:r>
      <w:r w:rsidRPr="004453DF">
        <w:rPr>
          <w:noProof/>
        </w:rPr>
        <w:t>[54]</w:t>
      </w:r>
      <w:r w:rsidRPr="004453DF">
        <w:fldChar w:fldCharType="end"/>
      </w:r>
      <w:r w:rsidRPr="008C3D75">
        <w:t>:</w:t>
      </w:r>
    </w:p>
    <w:p w14:paraId="299A1288" w14:textId="77777777" w:rsidR="00BD7167" w:rsidRPr="008C3D75" w:rsidRDefault="00BD7167" w:rsidP="00BD7167"/>
    <w:p w14:paraId="16C5B12B" w14:textId="77777777" w:rsidR="00BD7167" w:rsidRPr="008C3D75" w:rsidRDefault="00BD7167" w:rsidP="00BD7167">
      <w:pPr>
        <w:pStyle w:val="ListParagraph"/>
        <w:numPr>
          <w:ilvl w:val="0"/>
          <w:numId w:val="5"/>
        </w:numPr>
        <w:overflowPunct/>
        <w:autoSpaceDE/>
        <w:autoSpaceDN/>
        <w:adjustRightInd/>
        <w:spacing w:after="200" w:line="252" w:lineRule="auto"/>
        <w:contextualSpacing/>
        <w:textAlignment w:val="auto"/>
      </w:pPr>
      <w:r w:rsidRPr="008C3D75">
        <w:t>Problém určiť spektrum HS a ich komponent</w:t>
      </w:r>
    </w:p>
    <w:p w14:paraId="392A7638" w14:textId="77777777" w:rsidR="00BD7167" w:rsidRPr="008C3D75" w:rsidRDefault="00BD7167" w:rsidP="00BD7167">
      <w:pPr>
        <w:pStyle w:val="ListParagraph"/>
        <w:numPr>
          <w:ilvl w:val="0"/>
          <w:numId w:val="5"/>
        </w:numPr>
        <w:overflowPunct/>
        <w:autoSpaceDE/>
        <w:autoSpaceDN/>
        <w:adjustRightInd/>
        <w:spacing w:after="200" w:line="252" w:lineRule="auto"/>
        <w:contextualSpacing/>
        <w:textAlignment w:val="auto"/>
      </w:pPr>
      <w:r w:rsidRPr="008C3D75">
        <w:t>Problém rozlíšiť spektrum jednotlivých HS</w:t>
      </w:r>
    </w:p>
    <w:p w14:paraId="2D0613A4" w14:textId="77777777" w:rsidR="00BD7167" w:rsidRPr="008C3D75" w:rsidRDefault="00BD7167" w:rsidP="00BD7167">
      <w:pPr>
        <w:pStyle w:val="ListParagraph"/>
        <w:numPr>
          <w:ilvl w:val="0"/>
          <w:numId w:val="5"/>
        </w:numPr>
        <w:overflowPunct/>
        <w:autoSpaceDE/>
        <w:autoSpaceDN/>
        <w:adjustRightInd/>
        <w:spacing w:after="200" w:line="252" w:lineRule="auto"/>
        <w:contextualSpacing/>
        <w:textAlignment w:val="auto"/>
      </w:pPr>
      <w:r w:rsidRPr="008C3D75">
        <w:t>Problém určiť variabilitu energie v rôznych HS</w:t>
      </w:r>
    </w:p>
    <w:p w14:paraId="5D2C577D" w14:textId="77777777" w:rsidR="00BD7167" w:rsidRPr="008C3D75" w:rsidRDefault="00BD7167" w:rsidP="00BD7167">
      <w:pPr>
        <w:pStyle w:val="ListParagraph"/>
        <w:numPr>
          <w:ilvl w:val="0"/>
          <w:numId w:val="5"/>
        </w:numPr>
        <w:overflowPunct/>
        <w:autoSpaceDE/>
        <w:autoSpaceDN/>
        <w:adjustRightInd/>
        <w:spacing w:after="200" w:line="252" w:lineRule="auto"/>
        <w:contextualSpacing/>
        <w:textAlignment w:val="auto"/>
      </w:pPr>
      <w:r w:rsidRPr="008C3D75">
        <w:t>Artefakty a rušenie často zamaskujú HS</w:t>
      </w:r>
    </w:p>
    <w:p w14:paraId="0925393F" w14:textId="77777777" w:rsidR="00BD7167" w:rsidRPr="008C3D75" w:rsidRDefault="00BD7167" w:rsidP="00BD7167">
      <w:pPr>
        <w:pStyle w:val="ListParagraph"/>
        <w:numPr>
          <w:ilvl w:val="0"/>
          <w:numId w:val="5"/>
        </w:numPr>
        <w:overflowPunct/>
        <w:autoSpaceDE/>
        <w:autoSpaceDN/>
        <w:adjustRightInd/>
        <w:spacing w:after="200" w:line="252" w:lineRule="auto"/>
        <w:contextualSpacing/>
        <w:textAlignment w:val="auto"/>
      </w:pPr>
      <w:r w:rsidRPr="008C3D75">
        <w:t>Problém určiť hranice jednotlivých HS</w:t>
      </w:r>
    </w:p>
    <w:p w14:paraId="7411C966" w14:textId="5A6A8084" w:rsidR="00BD7167" w:rsidRPr="008C3D75" w:rsidRDefault="00BD7167" w:rsidP="00BD7167">
      <w:r w:rsidRPr="008C3D75">
        <w:t xml:space="preserve">Aj napriek pokrokom v spracovávaní signálov a veľkému počtu štúdií zaoberajúcimi sa HS stále existujú veľké problémy pri spracovávaní HS. Podľa </w:t>
      </w:r>
      <w:r w:rsidRPr="004453DF">
        <w:fldChar w:fldCharType="begin"/>
      </w:r>
      <w:r w:rsidR="00284C6A" w:rsidRPr="008C3D75">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4453DF">
        <w:rPr>
          <w:rPrChange w:id="1531" w:author="admin" w:date="2018-06-18T11:14:00Z">
            <w:rPr/>
          </w:rPrChange>
        </w:rPr>
        <w:fldChar w:fldCharType="separate"/>
      </w:r>
      <w:r w:rsidRPr="004453DF">
        <w:rPr>
          <w:noProof/>
        </w:rPr>
        <w:t>[54]</w:t>
      </w:r>
      <w:r w:rsidRPr="004453DF">
        <w:fldChar w:fldCharType="end"/>
      </w:r>
      <w:r w:rsidRPr="008C3D75">
        <w:t xml:space="preserve"> sú nimi hlavne: </w:t>
      </w:r>
    </w:p>
    <w:p w14:paraId="69685200" w14:textId="77777777" w:rsidR="00BD7167" w:rsidRPr="008C3D75" w:rsidRDefault="00BD7167" w:rsidP="00BD7167"/>
    <w:p w14:paraId="621EC541" w14:textId="77777777" w:rsidR="00BD7167" w:rsidRPr="008C3D75" w:rsidRDefault="00BD7167" w:rsidP="00BD7167">
      <w:pPr>
        <w:pStyle w:val="ListParagraph"/>
        <w:numPr>
          <w:ilvl w:val="0"/>
          <w:numId w:val="4"/>
        </w:numPr>
        <w:overflowPunct/>
        <w:autoSpaceDE/>
        <w:autoSpaceDN/>
        <w:adjustRightInd/>
        <w:spacing w:after="200" w:line="252" w:lineRule="auto"/>
        <w:contextualSpacing/>
        <w:textAlignment w:val="auto"/>
      </w:pPr>
      <w:r w:rsidRPr="008C3D75">
        <w:t>Nedostatok súladu medzi výstupmi jednotlivých štúdií</w:t>
      </w:r>
    </w:p>
    <w:p w14:paraId="51824719" w14:textId="77777777" w:rsidR="00BD7167" w:rsidRPr="008C3D75" w:rsidRDefault="00BD7167" w:rsidP="00BD7167">
      <w:pPr>
        <w:pStyle w:val="ListParagraph"/>
        <w:numPr>
          <w:ilvl w:val="0"/>
          <w:numId w:val="4"/>
        </w:numPr>
        <w:overflowPunct/>
        <w:autoSpaceDE/>
        <w:autoSpaceDN/>
        <w:adjustRightInd/>
        <w:spacing w:after="200" w:line="252" w:lineRule="auto"/>
        <w:contextualSpacing/>
        <w:textAlignment w:val="auto"/>
      </w:pPr>
      <w:r w:rsidRPr="008C3D75">
        <w:t>Slabá adaptácia algoritmov na spracovanie signálov na rôznych pacientov</w:t>
      </w:r>
    </w:p>
    <w:p w14:paraId="0DEE66EC" w14:textId="77777777" w:rsidR="00BD7167" w:rsidRPr="008C3D75" w:rsidRDefault="00BD7167" w:rsidP="00BD7167">
      <w:pPr>
        <w:pStyle w:val="ListParagraph"/>
        <w:numPr>
          <w:ilvl w:val="0"/>
          <w:numId w:val="4"/>
        </w:numPr>
        <w:overflowPunct/>
        <w:autoSpaceDE/>
        <w:autoSpaceDN/>
        <w:adjustRightInd/>
        <w:spacing w:after="200" w:line="252" w:lineRule="auto"/>
        <w:contextualSpacing/>
        <w:textAlignment w:val="auto"/>
      </w:pPr>
      <w:r w:rsidRPr="008C3D75">
        <w:t>Nedôsledný proces klinického overovania analyzovaných techník</w:t>
      </w:r>
    </w:p>
    <w:p w14:paraId="0DEF213D" w14:textId="77777777" w:rsidR="00BD7167" w:rsidRPr="008C3D75" w:rsidRDefault="00BD7167" w:rsidP="00BD7167">
      <w:pPr>
        <w:pStyle w:val="ListParagraph"/>
        <w:numPr>
          <w:ilvl w:val="0"/>
          <w:numId w:val="4"/>
        </w:numPr>
        <w:overflowPunct/>
        <w:autoSpaceDE/>
        <w:autoSpaceDN/>
        <w:adjustRightInd/>
        <w:spacing w:after="200" w:line="252" w:lineRule="auto"/>
        <w:contextualSpacing/>
        <w:textAlignment w:val="auto"/>
      </w:pPr>
      <w:r w:rsidRPr="008C3D75">
        <w:t>Diagnostické algoritmy a systémy sú príliš komplexné a drahé</w:t>
      </w:r>
    </w:p>
    <w:p w14:paraId="29DAC8CD" w14:textId="77777777" w:rsidR="00BD7167" w:rsidRPr="008C3D75" w:rsidRDefault="00BD7167" w:rsidP="00BD7167">
      <w:pPr>
        <w:rPr>
          <w:lang w:eastAsia="en-US" w:bidi="en-US"/>
        </w:rPr>
      </w:pPr>
    </w:p>
    <w:p w14:paraId="49561752" w14:textId="77777777" w:rsidR="00BD7167" w:rsidRPr="008C3D75" w:rsidRDefault="00BD7167" w:rsidP="00BD7167">
      <w:pPr>
        <w:overflowPunct/>
        <w:autoSpaceDE/>
        <w:autoSpaceDN/>
        <w:adjustRightInd/>
        <w:spacing w:line="240" w:lineRule="auto"/>
        <w:jc w:val="left"/>
        <w:textAlignment w:val="auto"/>
        <w:rPr>
          <w:lang w:eastAsia="en-US" w:bidi="en-US"/>
        </w:rPr>
      </w:pPr>
      <w:r w:rsidRPr="008C3D75">
        <w:rPr>
          <w:lang w:eastAsia="en-US" w:bidi="en-US"/>
        </w:rPr>
        <w:br w:type="page"/>
      </w:r>
    </w:p>
    <w:p w14:paraId="06C97D22" w14:textId="77777777" w:rsidR="00BD7167" w:rsidRPr="008C3D75" w:rsidRDefault="00BD7167" w:rsidP="00BD7167">
      <w:pPr>
        <w:pStyle w:val="Heading1"/>
      </w:pPr>
      <w:bookmarkStart w:id="1532" w:name="_Toc386404211"/>
      <w:bookmarkStart w:id="1533" w:name="_Toc510268148"/>
      <w:bookmarkStart w:id="1534" w:name="_Toc516835627"/>
      <w:r w:rsidRPr="008C3D75">
        <w:lastRenderedPageBreak/>
        <w:t>Ciele dizertácie</w:t>
      </w:r>
      <w:bookmarkEnd w:id="1532"/>
      <w:bookmarkEnd w:id="1533"/>
      <w:bookmarkEnd w:id="1534"/>
    </w:p>
    <w:p w14:paraId="7AD23ABE" w14:textId="6B357EEC" w:rsidR="00BD7167" w:rsidRPr="008C3D75" w:rsidRDefault="00BD7167" w:rsidP="00BD7167">
      <w:pPr>
        <w:rPr>
          <w:szCs w:val="24"/>
        </w:rPr>
      </w:pPr>
      <w:r w:rsidRPr="008C3D75">
        <w:rPr>
          <w:szCs w:val="24"/>
        </w:rPr>
        <w:t xml:space="preserve">Cieľom tejto prace je štúdium </w:t>
      </w:r>
      <w:del w:id="1535" w:author="admin" w:date="2018-06-18T11:06:00Z">
        <w:r w:rsidRPr="008C3D75" w:rsidDel="00655477">
          <w:rPr>
            <w:szCs w:val="24"/>
          </w:rPr>
          <w:delText>vzájomých</w:delText>
        </w:r>
      </w:del>
      <w:ins w:id="1536" w:author="admin" w:date="2018-06-18T11:06:00Z">
        <w:r w:rsidR="00655477" w:rsidRPr="008C3D75">
          <w:rPr>
            <w:szCs w:val="24"/>
          </w:rPr>
          <w:t>vzájomných</w:t>
        </w:r>
      </w:ins>
      <w:r w:rsidRPr="008C3D75">
        <w:rPr>
          <w:szCs w:val="24"/>
        </w:rPr>
        <w:t xml:space="preserve"> väzieb hemodynamických parametrov detekovaných z  impedancie hrudníka, impedancie krkavíc, impedancie dolných a horných končatín, </w:t>
      </w:r>
      <w:r w:rsidR="009076DD" w:rsidRPr="008C3D75">
        <w:rPr>
          <w:szCs w:val="24"/>
        </w:rPr>
        <w:t>srdcov</w:t>
      </w:r>
      <w:r w:rsidRPr="008C3D75">
        <w:rPr>
          <w:szCs w:val="24"/>
        </w:rPr>
        <w:t xml:space="preserve">ých zvukov, arteriálneho krvného tlaku a EKG počas hlbokého a spontnánneho dýchania. Boli navrhnuté nové metódy na spresnenie detekciu parametrov slúžiacich na výpočet </w:t>
      </w:r>
      <w:r w:rsidR="009076DD" w:rsidRPr="008C3D75">
        <w:rPr>
          <w:szCs w:val="24"/>
        </w:rPr>
        <w:t>srdcov</w:t>
      </w:r>
      <w:r w:rsidRPr="008C3D75">
        <w:rPr>
          <w:szCs w:val="24"/>
        </w:rPr>
        <w:t>ého výdaja. Dôraz je kladený na potlačenie vplyvu respirácie a iných nežiaducich zložiek signálu hrudníkovej impedancie. Následne boli nové metódy porovnané s výpočtom SV pomocou Dopplerovskej echokardiografie a termodilúcie.</w:t>
      </w:r>
    </w:p>
    <w:p w14:paraId="6E249078" w14:textId="77777777" w:rsidR="00BD7167" w:rsidRPr="008C3D75" w:rsidRDefault="00BD7167" w:rsidP="00BD7167">
      <w:pPr>
        <w:rPr>
          <w:szCs w:val="24"/>
        </w:rPr>
      </w:pPr>
    </w:p>
    <w:p w14:paraId="0BC738C5" w14:textId="77777777" w:rsidR="00BD7167" w:rsidRPr="008C3D75" w:rsidRDefault="00BD7167" w:rsidP="00BD7167">
      <w:pPr>
        <w:rPr>
          <w:szCs w:val="24"/>
        </w:rPr>
      </w:pPr>
      <w:r w:rsidRPr="008C3D75">
        <w:rPr>
          <w:szCs w:val="24"/>
        </w:rPr>
        <w:t xml:space="preserve">Návrh a otestovanie novej metodiky detekcie parametrov pre výpočet SV zahrňuje: </w:t>
      </w:r>
    </w:p>
    <w:p w14:paraId="74D983B4" w14:textId="4BEAE36F" w:rsidR="00BD7167" w:rsidRPr="008C3D75" w:rsidRDefault="00BD7167" w:rsidP="00BD7167">
      <w:pPr>
        <w:pStyle w:val="ListParagraph"/>
        <w:numPr>
          <w:ilvl w:val="0"/>
          <w:numId w:val="19"/>
        </w:numPr>
        <w:rPr>
          <w:szCs w:val="24"/>
        </w:rPr>
      </w:pPr>
      <w:r w:rsidRPr="008C3D75">
        <w:rPr>
          <w:szCs w:val="24"/>
        </w:rPr>
        <w:t xml:space="preserve">Detekcia prvého a druhého </w:t>
      </w:r>
      <w:r w:rsidR="009076DD" w:rsidRPr="008C3D75">
        <w:rPr>
          <w:szCs w:val="24"/>
        </w:rPr>
        <w:t>srdcov</w:t>
      </w:r>
      <w:r w:rsidRPr="008C3D75">
        <w:rPr>
          <w:szCs w:val="24"/>
        </w:rPr>
        <w:t xml:space="preserve">ého zvuku (S1, S2) </w:t>
      </w:r>
    </w:p>
    <w:p w14:paraId="579E7BB0" w14:textId="77777777" w:rsidR="00BD7167" w:rsidRPr="008C3D75" w:rsidRDefault="00BD7167" w:rsidP="00BD7167">
      <w:pPr>
        <w:pStyle w:val="ListParagraph"/>
        <w:numPr>
          <w:ilvl w:val="0"/>
          <w:numId w:val="19"/>
        </w:numPr>
        <w:rPr>
          <w:szCs w:val="24"/>
        </w:rPr>
      </w:pPr>
      <w:r w:rsidRPr="008C3D75">
        <w:rPr>
          <w:szCs w:val="24"/>
        </w:rPr>
        <w:t xml:space="preserve">Detekcia parametru </w:t>
      </w:r>
      <m:oMath>
        <m:r>
          <w:rPr>
            <w:rFonts w:ascii="Cambria Math" w:hAnsi="Cambria Math"/>
          </w:rPr>
          <m:t>-</m:t>
        </m:r>
        <m:r>
          <w:rPr>
            <w:rFonts w:ascii="Cambria Math" w:hAnsi="Cambria Math"/>
            <w:rPrChange w:id="1537" w:author="admin" w:date="2018-06-18T11:14:00Z">
              <w:rPr>
                <w:rFonts w:ascii="Cambria Math" w:hAnsi="Cambria Math"/>
              </w:rPr>
            </w:rPrChange>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p>
    <w:p w14:paraId="75FBECF8" w14:textId="77777777" w:rsidR="00BD7167" w:rsidRPr="008C3D75" w:rsidRDefault="00BD7167" w:rsidP="00BD7167">
      <w:pPr>
        <w:pStyle w:val="ListParagraph"/>
        <w:ind w:left="720"/>
        <w:rPr>
          <w:szCs w:val="24"/>
        </w:rPr>
      </w:pPr>
    </w:p>
    <w:p w14:paraId="5CBEE4B9" w14:textId="77777777" w:rsidR="00BD7167" w:rsidRPr="008C3D75" w:rsidRDefault="00BD7167" w:rsidP="00BD7167">
      <w:pPr>
        <w:rPr>
          <w:szCs w:val="24"/>
        </w:rPr>
      </w:pPr>
      <w:r w:rsidRPr="008C3D75">
        <w:rPr>
          <w:szCs w:val="24"/>
        </w:rPr>
        <w:t>Overenie metodiky na základe variability parametrov:</w:t>
      </w:r>
    </w:p>
    <w:p w14:paraId="22596626" w14:textId="77777777" w:rsidR="00BD7167" w:rsidRPr="008C3D75" w:rsidRDefault="00BD7167" w:rsidP="00BD7167">
      <w:pPr>
        <w:pStyle w:val="ListParagraph"/>
        <w:numPr>
          <w:ilvl w:val="0"/>
          <w:numId w:val="12"/>
        </w:numPr>
        <w:rPr>
          <w:szCs w:val="24"/>
        </w:rPr>
      </w:pPr>
      <w:r w:rsidRPr="008C3D75">
        <w:rPr>
          <w:szCs w:val="24"/>
        </w:rPr>
        <w:t>Detekované parametre by mali korelovať s fyziologickými procesmi – s respiráciou</w:t>
      </w:r>
    </w:p>
    <w:p w14:paraId="5AB08A95" w14:textId="77777777" w:rsidR="00BD7167" w:rsidRPr="008C3D75" w:rsidRDefault="00BD7167" w:rsidP="00BD7167">
      <w:pPr>
        <w:pStyle w:val="ListParagraph"/>
        <w:ind w:left="720"/>
        <w:rPr>
          <w:szCs w:val="24"/>
        </w:rPr>
      </w:pPr>
    </w:p>
    <w:p w14:paraId="41C15A9C" w14:textId="77777777" w:rsidR="00BD7167" w:rsidRPr="008C3D75" w:rsidRDefault="00BD7167" w:rsidP="00BD7167">
      <w:pPr>
        <w:rPr>
          <w:szCs w:val="24"/>
        </w:rPr>
      </w:pPr>
      <w:r w:rsidRPr="008C3D75">
        <w:rPr>
          <w:szCs w:val="24"/>
        </w:rPr>
        <w:t>Štatistické spracovanie hodnôt hemodynamických parametrov počas merania</w:t>
      </w:r>
    </w:p>
    <w:p w14:paraId="31BDDC67" w14:textId="77777777" w:rsidR="00BD7167" w:rsidRPr="008C3D75" w:rsidRDefault="00BD7167" w:rsidP="00BD7167">
      <w:pPr>
        <w:pStyle w:val="ListParagraph"/>
        <w:numPr>
          <w:ilvl w:val="0"/>
          <w:numId w:val="12"/>
        </w:numPr>
        <w:rPr>
          <w:szCs w:val="24"/>
        </w:rPr>
      </w:pPr>
      <w:r w:rsidRPr="008C3D75">
        <w:rPr>
          <w:szCs w:val="24"/>
        </w:rPr>
        <w:t>Popisná štatistika parametrov počas hlbokého a spontánneho dýchania</w:t>
      </w:r>
    </w:p>
    <w:p w14:paraId="5BBD2B11" w14:textId="77777777" w:rsidR="00BD7167" w:rsidRPr="008C3D75" w:rsidRDefault="00BD7167" w:rsidP="00BD7167">
      <w:pPr>
        <w:pStyle w:val="ListParagraph"/>
        <w:ind w:left="720"/>
        <w:rPr>
          <w:szCs w:val="24"/>
        </w:rPr>
      </w:pPr>
    </w:p>
    <w:p w14:paraId="032A083E" w14:textId="77777777" w:rsidR="00BD7167" w:rsidRPr="008C3D75" w:rsidRDefault="00BD7167" w:rsidP="00BD7167">
      <w:pPr>
        <w:rPr>
          <w:szCs w:val="24"/>
        </w:rPr>
      </w:pPr>
      <w:r w:rsidRPr="008C3D75">
        <w:rPr>
          <w:szCs w:val="24"/>
        </w:rPr>
        <w:t xml:space="preserve">Analýza vzájomných väzieb hemodynamických parametrov, kde bude sledovaná: </w:t>
      </w:r>
    </w:p>
    <w:p w14:paraId="7E8AD68F" w14:textId="77777777" w:rsidR="00BD7167" w:rsidRPr="008C3D75" w:rsidRDefault="00BD7167" w:rsidP="00BD7167">
      <w:pPr>
        <w:pStyle w:val="ListParagraph"/>
        <w:numPr>
          <w:ilvl w:val="0"/>
          <w:numId w:val="12"/>
        </w:numPr>
        <w:rPr>
          <w:szCs w:val="24"/>
        </w:rPr>
      </w:pPr>
      <w:r w:rsidRPr="008C3D75">
        <w:rPr>
          <w:szCs w:val="24"/>
        </w:rPr>
        <w:t>Sila väzby parametrov na hlboké a spontánne dýchanie</w:t>
      </w:r>
    </w:p>
    <w:p w14:paraId="2F563A51" w14:textId="77777777" w:rsidR="00BD7167" w:rsidRPr="008C3D75" w:rsidRDefault="00BD7167" w:rsidP="00BD7167">
      <w:pPr>
        <w:pStyle w:val="ListParagraph"/>
        <w:numPr>
          <w:ilvl w:val="0"/>
          <w:numId w:val="12"/>
        </w:numPr>
        <w:rPr>
          <w:szCs w:val="24"/>
        </w:rPr>
      </w:pPr>
      <w:r w:rsidRPr="008C3D75">
        <w:rPr>
          <w:szCs w:val="24"/>
        </w:rPr>
        <w:t>Posun reakcie parametrov na hlboké a spontánne dýchanie</w:t>
      </w:r>
    </w:p>
    <w:p w14:paraId="1A08047A" w14:textId="77777777" w:rsidR="00BD7167" w:rsidRPr="008C3D75" w:rsidRDefault="00BD7167" w:rsidP="00BD7167">
      <w:pPr>
        <w:pStyle w:val="ListParagraph"/>
        <w:ind w:left="720"/>
        <w:rPr>
          <w:szCs w:val="24"/>
        </w:rPr>
      </w:pPr>
    </w:p>
    <w:p w14:paraId="40A08800" w14:textId="38D8110D" w:rsidR="00BD7167" w:rsidRPr="008C3D75" w:rsidRDefault="00BD7167" w:rsidP="00BD7167">
      <w:pPr>
        <w:rPr>
          <w:szCs w:val="24"/>
        </w:rPr>
      </w:pPr>
      <w:r w:rsidRPr="008C3D75">
        <w:rPr>
          <w:szCs w:val="24"/>
        </w:rPr>
        <w:t xml:space="preserve">Bude navrhnutá nová metóda na stanovenie </w:t>
      </w:r>
      <w:r w:rsidR="009076DD" w:rsidRPr="008C3D75">
        <w:rPr>
          <w:szCs w:val="24"/>
        </w:rPr>
        <w:t>srdcov</w:t>
      </w:r>
      <w:r w:rsidRPr="008C3D75">
        <w:rPr>
          <w:szCs w:val="24"/>
        </w:rPr>
        <w:t xml:space="preserve">ého výdaja z impedancie krku: </w:t>
      </w:r>
    </w:p>
    <w:p w14:paraId="698E2D02" w14:textId="1BE096D7" w:rsidR="00BD7167" w:rsidRPr="008C3D75" w:rsidRDefault="00BD7167" w:rsidP="00BD7167">
      <w:pPr>
        <w:pStyle w:val="ListParagraph"/>
        <w:numPr>
          <w:ilvl w:val="0"/>
          <w:numId w:val="12"/>
        </w:numPr>
        <w:rPr>
          <w:szCs w:val="24"/>
        </w:rPr>
      </w:pPr>
      <w:r w:rsidRPr="008C3D75">
        <w:rPr>
          <w:szCs w:val="24"/>
        </w:rPr>
        <w:t xml:space="preserve">Budú diskutované </w:t>
      </w:r>
      <w:del w:id="1538" w:author="admin" w:date="2018-06-18T11:07:00Z">
        <w:r w:rsidRPr="008C3D75" w:rsidDel="00655477">
          <w:rPr>
            <w:szCs w:val="24"/>
          </w:rPr>
          <w:delText>výhodý</w:delText>
        </w:r>
      </w:del>
      <w:ins w:id="1539" w:author="admin" w:date="2018-06-18T11:07:00Z">
        <w:r w:rsidR="00655477" w:rsidRPr="008C3D75">
          <w:rPr>
            <w:szCs w:val="24"/>
          </w:rPr>
          <w:t>výhody</w:t>
        </w:r>
      </w:ins>
      <w:r w:rsidRPr="008C3D75">
        <w:rPr>
          <w:szCs w:val="24"/>
        </w:rPr>
        <w:t xml:space="preserve"> a </w:t>
      </w:r>
      <w:del w:id="1540" w:author="admin" w:date="2018-06-18T11:08:00Z">
        <w:r w:rsidRPr="008C3D75" w:rsidDel="00655477">
          <w:rPr>
            <w:szCs w:val="24"/>
          </w:rPr>
          <w:delText>nevhody</w:delText>
        </w:r>
      </w:del>
      <w:ins w:id="1541" w:author="admin" w:date="2018-06-18T11:08:00Z">
        <w:r w:rsidR="00655477" w:rsidRPr="008C3D75">
          <w:rPr>
            <w:szCs w:val="24"/>
          </w:rPr>
          <w:t>nevýhody</w:t>
        </w:r>
      </w:ins>
      <w:r w:rsidRPr="008C3D75">
        <w:rPr>
          <w:szCs w:val="24"/>
        </w:rPr>
        <w:t xml:space="preserve"> tejto metódy</w:t>
      </w:r>
    </w:p>
    <w:p w14:paraId="0E618ABC" w14:textId="44052CCC" w:rsidR="00BD7167" w:rsidRPr="008C3D75" w:rsidRDefault="00BD7167" w:rsidP="00BD7167">
      <w:pPr>
        <w:pStyle w:val="ListParagraph"/>
        <w:numPr>
          <w:ilvl w:val="0"/>
          <w:numId w:val="12"/>
        </w:numPr>
        <w:rPr>
          <w:szCs w:val="24"/>
        </w:rPr>
      </w:pPr>
      <w:r w:rsidRPr="008C3D75">
        <w:rPr>
          <w:szCs w:val="24"/>
        </w:rPr>
        <w:t xml:space="preserve">Metóda bude porovnaná s meraním </w:t>
      </w:r>
      <w:del w:id="1542" w:author="admin" w:date="2018-06-18T11:08:00Z">
        <w:r w:rsidRPr="008C3D75" w:rsidDel="00655477">
          <w:rPr>
            <w:szCs w:val="24"/>
          </w:rPr>
          <w:delText>termodiloúciou</w:delText>
        </w:r>
      </w:del>
      <w:ins w:id="1543" w:author="admin" w:date="2018-06-18T11:08:00Z">
        <w:r w:rsidR="00655477" w:rsidRPr="008C3D75">
          <w:rPr>
            <w:szCs w:val="24"/>
          </w:rPr>
          <w:t>termodilúciou</w:t>
        </w:r>
      </w:ins>
      <w:r w:rsidRPr="008C3D75">
        <w:rPr>
          <w:szCs w:val="24"/>
        </w:rPr>
        <w:t>, echokardiografiou</w:t>
      </w:r>
    </w:p>
    <w:p w14:paraId="4F13FC14" w14:textId="77777777" w:rsidR="00BD7167" w:rsidRPr="008C3D75" w:rsidRDefault="00BD7167" w:rsidP="00BD7167">
      <w:pPr>
        <w:pStyle w:val="ListParagraph"/>
        <w:ind w:left="720"/>
        <w:rPr>
          <w:szCs w:val="24"/>
        </w:rPr>
      </w:pPr>
    </w:p>
    <w:p w14:paraId="4CBA646E" w14:textId="72FD8906" w:rsidR="00BD7167" w:rsidRPr="008C3D75" w:rsidRDefault="00BD7167" w:rsidP="00BD7167">
      <w:pPr>
        <w:rPr>
          <w:szCs w:val="24"/>
        </w:rPr>
      </w:pPr>
      <w:r w:rsidRPr="008C3D75">
        <w:rPr>
          <w:szCs w:val="24"/>
        </w:rPr>
        <w:lastRenderedPageBreak/>
        <w:t xml:space="preserve">Bude ukázané kontinuálne meranie </w:t>
      </w:r>
      <w:r w:rsidR="009076DD" w:rsidRPr="008C3D75">
        <w:rPr>
          <w:szCs w:val="24"/>
        </w:rPr>
        <w:t>srdcov</w:t>
      </w:r>
      <w:r w:rsidRPr="008C3D75">
        <w:rPr>
          <w:szCs w:val="24"/>
        </w:rPr>
        <w:t>ého výdaju počas fyzickej záťaže</w:t>
      </w:r>
    </w:p>
    <w:p w14:paraId="25ABAFA5" w14:textId="77777777" w:rsidR="00BD7167" w:rsidRPr="008C3D75" w:rsidRDefault="00BD7167" w:rsidP="00BD7167">
      <w:pPr>
        <w:pStyle w:val="ListParagraph"/>
        <w:sectPr w:rsidR="00BD7167" w:rsidRPr="008C3D75" w:rsidSect="00BD7167">
          <w:headerReference w:type="default" r:id="rId29"/>
          <w:footerReference w:type="default" r:id="rId30"/>
          <w:headerReference w:type="first" r:id="rId31"/>
          <w:footerReference w:type="first" r:id="rId32"/>
          <w:pgSz w:w="11907" w:h="16840" w:code="9"/>
          <w:pgMar w:top="1418" w:right="1418" w:bottom="1418" w:left="1985" w:header="737" w:footer="737" w:gutter="0"/>
          <w:pgNumType w:start="1"/>
          <w:cols w:space="708"/>
          <w:noEndnote/>
          <w:titlePg/>
        </w:sectPr>
      </w:pPr>
      <w:r w:rsidRPr="008C3D75">
        <w:rPr>
          <w:szCs w:val="24"/>
        </w:rPr>
        <w:t>Analyzovaný bude súbor dát pacientov po transplantácií srdca</w:t>
      </w:r>
    </w:p>
    <w:p w14:paraId="467E250F" w14:textId="77777777" w:rsidR="00BD7167" w:rsidRPr="008C3D75" w:rsidRDefault="00BD7167" w:rsidP="00BD7167">
      <w:pPr>
        <w:pStyle w:val="Heading1"/>
      </w:pPr>
      <w:bookmarkStart w:id="1544" w:name="_Toc510268149"/>
      <w:bookmarkStart w:id="1545" w:name="_Toc516835628"/>
      <w:r w:rsidRPr="008C3D75">
        <w:lastRenderedPageBreak/>
        <w:t>Dosiahnuté vedecké poznatky</w:t>
      </w:r>
      <w:bookmarkEnd w:id="1544"/>
      <w:bookmarkEnd w:id="1545"/>
    </w:p>
    <w:p w14:paraId="70607B4D" w14:textId="12241E85" w:rsidR="00BD7167" w:rsidRPr="008C3D75" w:rsidRDefault="00BD7167" w:rsidP="00BD7167">
      <w:r w:rsidRPr="008C3D75">
        <w:t xml:space="preserve">Výsledky tejto práce sú rozdelené na dve časti. Prvá časť, Detekcia bioimpedančných parametrov sa zaoberá detekciou, variabilitou a popisom bioimpedančných parametrov. Sú tu hodnotené jednak parametre potrebné na výpočet </w:t>
      </w:r>
      <w:r w:rsidR="009076DD" w:rsidRPr="008C3D75">
        <w:t>srdcov</w:t>
      </w:r>
      <w:r w:rsidRPr="008C3D75">
        <w:t xml:space="preserve">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Nová metodika na výpočet </w:t>
      </w:r>
      <w:r w:rsidR="009076DD" w:rsidRPr="008C3D75">
        <w:t>srdcov</w:t>
      </w:r>
      <w:r w:rsidRPr="008C3D75">
        <w:t>ého výdaja z impedancie krku. Obsahuje jednak návrh novej metodiky na výpočet SV získanej na základe poznatkov z analýzy variability celotelovej impedancie, a takisto overenie presnosti novej metodiky porovnaním s echokardiografiou.</w:t>
      </w:r>
    </w:p>
    <w:p w14:paraId="4067246C" w14:textId="77777777" w:rsidR="00BD7167" w:rsidRPr="008C3D75" w:rsidRDefault="00BD7167" w:rsidP="00BD7167"/>
    <w:p w14:paraId="4FED08FE" w14:textId="6BFAA9BF" w:rsidR="00BD7167" w:rsidRPr="008C3D75" w:rsidRDefault="00BD7167" w:rsidP="00BD7167">
      <w:r w:rsidRPr="008C3D75">
        <w:t xml:space="preserve"> </w:t>
      </w:r>
      <w:r w:rsidRPr="008C3D75">
        <w:tab/>
        <w:t xml:space="preserve">Výsledky prinášajú nové poznatky o variabilite bioimpedančných parametrov, novú metodiku na popisu hemodynamiky obehovej sústavy pomocou bioimpedancie a novú metodiku na výpočet </w:t>
      </w:r>
      <w:r w:rsidR="009076DD" w:rsidRPr="008C3D75">
        <w:t>srdcového</w:t>
      </w:r>
      <w:r w:rsidRPr="008C3D75">
        <w:t xml:space="preserve"> výdaja z impedancie krku.</w:t>
      </w:r>
    </w:p>
    <w:p w14:paraId="537ED63C" w14:textId="34B4C251" w:rsidR="00BD7167" w:rsidRPr="008C3D75" w:rsidRDefault="00BD7167" w:rsidP="00BD7167">
      <w:r w:rsidRPr="008C3D75">
        <w:t xml:space="preserve">V tejto práci sú hodnotené dáta pacientov a zdravých </w:t>
      </w:r>
      <w:del w:id="1546" w:author="admin" w:date="2018-06-18T11:08:00Z">
        <w:r w:rsidRPr="008C3D75" w:rsidDel="00655477">
          <w:delText>dobrovolník</w:delText>
        </w:r>
        <w:r w:rsidR="002C512A" w:rsidRPr="008C3D75" w:rsidDel="00655477">
          <w:delText>ov</w:delText>
        </w:r>
      </w:del>
      <w:ins w:id="1547" w:author="admin" w:date="2018-06-18T11:08:00Z">
        <w:r w:rsidR="00655477" w:rsidRPr="008C3D75">
          <w:t>dobrovoľníkov</w:t>
        </w:r>
      </w:ins>
      <w:r w:rsidRPr="008C3D75">
        <w:t xml:space="preserve">  z fakultnej nemocnice u sv. Anny v Brne (FNUSA) . </w:t>
      </w:r>
    </w:p>
    <w:p w14:paraId="43ED8D18" w14:textId="77777777" w:rsidR="00BD7167" w:rsidRPr="008C3D75" w:rsidRDefault="00BD7167" w:rsidP="00BD7167"/>
    <w:p w14:paraId="0B4AAEA2" w14:textId="77777777" w:rsidR="00BD7167" w:rsidRPr="008C3D75" w:rsidRDefault="00BD7167" w:rsidP="00BD7167">
      <w:pPr>
        <w:pStyle w:val="Heading2"/>
      </w:pPr>
      <w:bookmarkStart w:id="1548" w:name="_Toc510268150"/>
      <w:bookmarkStart w:id="1549" w:name="_Toc516835629"/>
      <w:r w:rsidRPr="008C3D75">
        <w:t>Detekcia bioimpedančných parametrov</w:t>
      </w:r>
      <w:bookmarkEnd w:id="1548"/>
      <w:bookmarkEnd w:id="1549"/>
    </w:p>
    <w:p w14:paraId="4B1A3951" w14:textId="77777777" w:rsidR="00BD7167" w:rsidRPr="008C3D75" w:rsidRDefault="00BD7167" w:rsidP="00BD7167"/>
    <w:p w14:paraId="4815C8AB" w14:textId="77777777" w:rsidR="00BD7167" w:rsidRPr="008C3D75" w:rsidRDefault="00BD7167" w:rsidP="00BD7167">
      <w:pPr>
        <w:pStyle w:val="Heading3"/>
      </w:pPr>
      <w:bookmarkStart w:id="1550" w:name="_Toc510268154"/>
      <w:bookmarkStart w:id="1551" w:name="_Toc516835630"/>
      <w:r w:rsidRPr="008C3D75">
        <w:t>Meraní dobrovoľníci</w:t>
      </w:r>
      <w:bookmarkEnd w:id="1550"/>
      <w:bookmarkEnd w:id="1551"/>
    </w:p>
    <w:p w14:paraId="06C025B6" w14:textId="77777777" w:rsidR="00BD7167" w:rsidRPr="008C3D75" w:rsidRDefault="00BD7167" w:rsidP="00BD7167"/>
    <w:p w14:paraId="14736593" w14:textId="77777777" w:rsidR="00BD7167" w:rsidRPr="008C3D75" w:rsidRDefault="00BD7167" w:rsidP="00BD7167">
      <w:r w:rsidRPr="008C3D75">
        <w:t xml:space="preserve">V tejto analýze boli vyhodnotené dáta namerané u 30-tich zdravých dobrovoľníkov vo veku 20-36 rokov. Charakteristiky meraných dobrovoľníkov uvádza </w:t>
      </w:r>
      <w:r w:rsidRPr="008C3D75">
        <w:fldChar w:fldCharType="begin"/>
      </w:r>
      <w:r w:rsidRPr="008C3D75">
        <w:instrText xml:space="preserve"> REF _Ref509515091 \h </w:instrText>
      </w:r>
      <w:r w:rsidRPr="008C3D75">
        <w:rPr>
          <w:rPrChange w:id="1552" w:author="admin" w:date="2018-06-18T11:14:00Z">
            <w:rPr/>
          </w:rPrChange>
        </w:rPr>
        <w:fldChar w:fldCharType="separate"/>
      </w:r>
      <w:r w:rsidR="00A37FEB" w:rsidRPr="008C3D75">
        <w:t xml:space="preserve">Tabuľka </w:t>
      </w:r>
      <w:r w:rsidR="00A37FEB" w:rsidRPr="008C3D75">
        <w:rPr>
          <w:noProof/>
        </w:rPr>
        <w:t>2</w:t>
      </w:r>
      <w:r w:rsidRPr="008C3D75">
        <w:rPr>
          <w:rPrChange w:id="1553" w:author="admin" w:date="2018-06-18T11:14:00Z">
            <w:rPr/>
          </w:rPrChange>
        </w:rPr>
        <w:fldChar w:fldCharType="end"/>
      </w:r>
      <w:r w:rsidRPr="008C3D75">
        <w:t>.</w:t>
      </w:r>
    </w:p>
    <w:p w14:paraId="2A0C838F" w14:textId="77777777" w:rsidR="00BD7167" w:rsidRPr="008C3D75" w:rsidRDefault="00BD7167" w:rsidP="00BD7167"/>
    <w:p w14:paraId="3D1FBF8B" w14:textId="77777777" w:rsidR="00BD7167" w:rsidRPr="008C3D75" w:rsidRDefault="00BD7167"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8C3D75" w14:paraId="2709C0FE"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060412FD" w14:textId="77777777" w:rsidR="00BD7167" w:rsidRPr="008C3D75" w:rsidRDefault="00BD7167" w:rsidP="00BD7167">
            <w:pPr>
              <w:overflowPunct/>
              <w:autoSpaceDE/>
              <w:autoSpaceDN/>
              <w:adjustRightInd/>
              <w:spacing w:line="240" w:lineRule="auto"/>
              <w:textAlignment w:val="auto"/>
              <w:rPr>
                <w:color w:val="000000"/>
                <w:szCs w:val="24"/>
              </w:rPr>
            </w:pPr>
            <w:r w:rsidRPr="008C3D75">
              <w:rPr>
                <w:color w:val="000000"/>
                <w:szCs w:val="24"/>
              </w:rPr>
              <w:lastRenderedPageBreak/>
              <w:t>Vek (roky)</w:t>
            </w:r>
            <w:r w:rsidRPr="008C3D75">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65591F11" w14:textId="77777777" w:rsidR="00BD7167" w:rsidRPr="008C3D75" w:rsidRDefault="00BD7167" w:rsidP="00BD7167">
            <w:pPr>
              <w:overflowPunct/>
              <w:autoSpaceDE/>
              <w:autoSpaceDN/>
              <w:adjustRightInd/>
              <w:spacing w:line="240" w:lineRule="auto"/>
              <w:jc w:val="right"/>
              <w:textAlignment w:val="auto"/>
              <w:rPr>
                <w:color w:val="000000"/>
                <w:szCs w:val="24"/>
              </w:rPr>
            </w:pPr>
            <w:r w:rsidRPr="008C3D75">
              <w:rPr>
                <w:color w:val="000000"/>
                <w:szCs w:val="24"/>
              </w:rPr>
              <w:t>23.1 ± 4.5</w:t>
            </w:r>
          </w:p>
        </w:tc>
      </w:tr>
      <w:tr w:rsidR="00BD7167" w:rsidRPr="008C3D75" w14:paraId="4318E990"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3C3DA6BE" w14:textId="77777777" w:rsidR="00BD7167" w:rsidRPr="008C3D75" w:rsidRDefault="00BD7167" w:rsidP="00BD7167">
            <w:pPr>
              <w:overflowPunct/>
              <w:autoSpaceDE/>
              <w:autoSpaceDN/>
              <w:adjustRightInd/>
              <w:spacing w:line="240" w:lineRule="auto"/>
              <w:textAlignment w:val="auto"/>
              <w:rPr>
                <w:color w:val="000000"/>
                <w:szCs w:val="24"/>
              </w:rPr>
            </w:pPr>
            <w:r w:rsidRPr="008C3D75">
              <w:rPr>
                <w:color w:val="000000"/>
                <w:szCs w:val="24"/>
              </w:rPr>
              <w:t>Muži / Ženy (n)</w:t>
            </w:r>
            <w:r w:rsidRPr="008C3D75">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24329207"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Cs w:val="24"/>
              </w:rPr>
            </w:pPr>
            <w:r w:rsidRPr="008C3D75">
              <w:rPr>
                <w:rFonts w:ascii="Calibri" w:hAnsi="Calibri" w:cs="Calibri"/>
                <w:color w:val="000000"/>
                <w:szCs w:val="24"/>
              </w:rPr>
              <w:t xml:space="preserve">15 / 15  </w:t>
            </w:r>
          </w:p>
        </w:tc>
      </w:tr>
      <w:tr w:rsidR="00BD7167" w:rsidRPr="008C3D75" w14:paraId="2E1BFB10" w14:textId="77777777" w:rsidTr="00BD7167">
        <w:trPr>
          <w:trHeight w:val="435"/>
          <w:jc w:val="center"/>
        </w:trPr>
        <w:tc>
          <w:tcPr>
            <w:tcW w:w="2540" w:type="dxa"/>
            <w:tcBorders>
              <w:top w:val="nil"/>
              <w:left w:val="nil"/>
              <w:bottom w:val="nil"/>
              <w:right w:val="nil"/>
            </w:tcBorders>
            <w:shd w:val="clear" w:color="auto" w:fill="auto"/>
            <w:vAlign w:val="center"/>
            <w:hideMark/>
          </w:tcPr>
          <w:p w14:paraId="2DC51D0B" w14:textId="77777777" w:rsidR="00BD7167" w:rsidRPr="008C3D75" w:rsidRDefault="00BD7167" w:rsidP="00BD7167">
            <w:pPr>
              <w:overflowPunct/>
              <w:autoSpaceDE/>
              <w:autoSpaceDN/>
              <w:adjustRightInd/>
              <w:spacing w:line="240" w:lineRule="auto"/>
              <w:textAlignment w:val="auto"/>
              <w:rPr>
                <w:color w:val="000000"/>
                <w:szCs w:val="24"/>
              </w:rPr>
            </w:pPr>
            <w:r w:rsidRPr="008C3D75">
              <w:rPr>
                <w:color w:val="000000"/>
                <w:szCs w:val="24"/>
              </w:rPr>
              <w:t>Výška (cm)</w:t>
            </w:r>
            <w:r w:rsidRPr="008C3D75">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DF7FFC4" w14:textId="77777777" w:rsidR="00BD7167" w:rsidRPr="008C3D75"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8C3D75">
              <w:rPr>
                <w:rFonts w:ascii="Calibri" w:hAnsi="Calibri" w:cs="Calibri"/>
                <w:color w:val="000000"/>
                <w:szCs w:val="24"/>
              </w:rPr>
              <w:t xml:space="preserve">179 ± 6 </w:t>
            </w:r>
          </w:p>
        </w:tc>
      </w:tr>
      <w:tr w:rsidR="00BD7167" w:rsidRPr="008C3D75" w14:paraId="25623DA8" w14:textId="77777777" w:rsidTr="00BD7167">
        <w:trPr>
          <w:trHeight w:val="435"/>
          <w:jc w:val="center"/>
        </w:trPr>
        <w:tc>
          <w:tcPr>
            <w:tcW w:w="2540" w:type="dxa"/>
            <w:tcBorders>
              <w:top w:val="nil"/>
              <w:left w:val="nil"/>
              <w:bottom w:val="nil"/>
              <w:right w:val="nil"/>
            </w:tcBorders>
            <w:shd w:val="clear" w:color="auto" w:fill="auto"/>
            <w:vAlign w:val="center"/>
            <w:hideMark/>
          </w:tcPr>
          <w:p w14:paraId="027B6E35" w14:textId="77777777" w:rsidR="00BD7167" w:rsidRPr="008C3D75" w:rsidRDefault="00BD7167" w:rsidP="00BD7167">
            <w:pPr>
              <w:overflowPunct/>
              <w:autoSpaceDE/>
              <w:autoSpaceDN/>
              <w:adjustRightInd/>
              <w:spacing w:line="240" w:lineRule="auto"/>
              <w:textAlignment w:val="auto"/>
              <w:rPr>
                <w:color w:val="000000"/>
                <w:szCs w:val="24"/>
              </w:rPr>
            </w:pPr>
            <w:r w:rsidRPr="008C3D75">
              <w:rPr>
                <w:color w:val="000000"/>
                <w:szCs w:val="24"/>
              </w:rPr>
              <w:t>Váha (kg)</w:t>
            </w:r>
            <w:r w:rsidRPr="008C3D75">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43F8F1D" w14:textId="77777777" w:rsidR="00BD7167" w:rsidRPr="008C3D75"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8C3D75">
              <w:rPr>
                <w:rFonts w:ascii="Calibri" w:hAnsi="Calibri" w:cs="Calibri"/>
                <w:color w:val="000000"/>
                <w:szCs w:val="24"/>
              </w:rPr>
              <w:t xml:space="preserve">73 ± 12 </w:t>
            </w:r>
          </w:p>
        </w:tc>
      </w:tr>
      <w:tr w:rsidR="00BD7167" w:rsidRPr="008C3D75" w14:paraId="7771749A" w14:textId="77777777" w:rsidTr="00BD7167">
        <w:trPr>
          <w:trHeight w:val="435"/>
          <w:jc w:val="center"/>
        </w:trPr>
        <w:tc>
          <w:tcPr>
            <w:tcW w:w="2540" w:type="dxa"/>
            <w:tcBorders>
              <w:top w:val="nil"/>
              <w:left w:val="nil"/>
              <w:bottom w:val="nil"/>
              <w:right w:val="nil"/>
            </w:tcBorders>
            <w:shd w:val="clear" w:color="auto" w:fill="auto"/>
            <w:vAlign w:val="center"/>
            <w:hideMark/>
          </w:tcPr>
          <w:p w14:paraId="44E412A6" w14:textId="77777777" w:rsidR="00BD7167" w:rsidRPr="008C3D75" w:rsidRDefault="00BD7167" w:rsidP="00BD7167">
            <w:pPr>
              <w:overflowPunct/>
              <w:autoSpaceDE/>
              <w:autoSpaceDN/>
              <w:adjustRightInd/>
              <w:spacing w:line="240" w:lineRule="auto"/>
              <w:textAlignment w:val="auto"/>
              <w:rPr>
                <w:color w:val="000000"/>
                <w:szCs w:val="24"/>
              </w:rPr>
            </w:pPr>
            <w:r w:rsidRPr="008C3D75">
              <w:rPr>
                <w:color w:val="000000"/>
                <w:szCs w:val="24"/>
              </w:rPr>
              <w:t>SBP (mmHg)</w:t>
            </w:r>
            <w:r w:rsidRPr="008C3D75">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CAC421E"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Cs w:val="24"/>
              </w:rPr>
            </w:pPr>
            <w:r w:rsidRPr="008C3D75">
              <w:rPr>
                <w:rFonts w:ascii="Calibri" w:hAnsi="Calibri" w:cs="Calibri"/>
                <w:color w:val="000000"/>
                <w:szCs w:val="24"/>
              </w:rPr>
              <w:t xml:space="preserve">136 ± 34 </w:t>
            </w:r>
          </w:p>
        </w:tc>
      </w:tr>
      <w:tr w:rsidR="00BD7167" w:rsidRPr="008C3D75" w14:paraId="02D566B5" w14:textId="77777777" w:rsidTr="00BD7167">
        <w:trPr>
          <w:trHeight w:val="435"/>
          <w:jc w:val="center"/>
        </w:trPr>
        <w:tc>
          <w:tcPr>
            <w:tcW w:w="2540" w:type="dxa"/>
            <w:tcBorders>
              <w:top w:val="nil"/>
              <w:left w:val="nil"/>
              <w:bottom w:val="nil"/>
              <w:right w:val="nil"/>
            </w:tcBorders>
            <w:shd w:val="clear" w:color="auto" w:fill="auto"/>
            <w:vAlign w:val="center"/>
            <w:hideMark/>
          </w:tcPr>
          <w:p w14:paraId="569333F3" w14:textId="77777777" w:rsidR="00BD7167" w:rsidRPr="008C3D75" w:rsidRDefault="00BD7167" w:rsidP="00BD7167">
            <w:pPr>
              <w:overflowPunct/>
              <w:autoSpaceDE/>
              <w:autoSpaceDN/>
              <w:adjustRightInd/>
              <w:spacing w:line="240" w:lineRule="auto"/>
              <w:textAlignment w:val="auto"/>
              <w:rPr>
                <w:color w:val="000000"/>
                <w:szCs w:val="24"/>
              </w:rPr>
            </w:pPr>
            <w:r w:rsidRPr="008C3D75">
              <w:rPr>
                <w:color w:val="000000"/>
                <w:szCs w:val="24"/>
              </w:rPr>
              <w:t>DBP (mmHg)</w:t>
            </w:r>
            <w:r w:rsidRPr="008C3D75">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683CE2CB" w14:textId="77777777" w:rsidR="00BD7167" w:rsidRPr="008C3D75"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8C3D75">
              <w:rPr>
                <w:rFonts w:ascii="Calibri" w:hAnsi="Calibri" w:cs="Calibri"/>
                <w:color w:val="000000"/>
                <w:szCs w:val="24"/>
              </w:rPr>
              <w:t xml:space="preserve">73 ± 22 </w:t>
            </w:r>
          </w:p>
        </w:tc>
      </w:tr>
      <w:tr w:rsidR="00BD7167" w:rsidRPr="008C3D75" w14:paraId="20F923CC" w14:textId="77777777" w:rsidTr="00BD7167">
        <w:trPr>
          <w:trHeight w:val="435"/>
          <w:jc w:val="center"/>
        </w:trPr>
        <w:tc>
          <w:tcPr>
            <w:tcW w:w="2540" w:type="dxa"/>
            <w:tcBorders>
              <w:top w:val="nil"/>
              <w:left w:val="nil"/>
              <w:bottom w:val="nil"/>
              <w:right w:val="nil"/>
            </w:tcBorders>
            <w:shd w:val="clear" w:color="auto" w:fill="auto"/>
            <w:vAlign w:val="center"/>
            <w:hideMark/>
          </w:tcPr>
          <w:p w14:paraId="4FD1E2E1" w14:textId="77777777" w:rsidR="00BD7167" w:rsidRPr="008C3D75" w:rsidRDefault="00BD7167" w:rsidP="00BD7167">
            <w:pPr>
              <w:overflowPunct/>
              <w:autoSpaceDE/>
              <w:autoSpaceDN/>
              <w:adjustRightInd/>
              <w:spacing w:line="240" w:lineRule="auto"/>
              <w:textAlignment w:val="auto"/>
              <w:rPr>
                <w:color w:val="000000"/>
                <w:szCs w:val="24"/>
              </w:rPr>
            </w:pPr>
            <w:r w:rsidRPr="008C3D75">
              <w:rPr>
                <w:color w:val="000000"/>
                <w:szCs w:val="24"/>
              </w:rPr>
              <w:t>MBP (mmHg)</w:t>
            </w:r>
            <w:r w:rsidRPr="008C3D75">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41F9A343" w14:textId="77777777" w:rsidR="00BD7167" w:rsidRPr="008C3D75"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8C3D75">
              <w:rPr>
                <w:rFonts w:ascii="Calibri" w:hAnsi="Calibri" w:cs="Calibri"/>
                <w:color w:val="000000"/>
                <w:szCs w:val="24"/>
              </w:rPr>
              <w:t xml:space="preserve">94 ± 26 </w:t>
            </w:r>
          </w:p>
        </w:tc>
      </w:tr>
      <w:tr w:rsidR="00BD7167" w:rsidRPr="008C3D75" w14:paraId="2278BAD2" w14:textId="77777777" w:rsidTr="00BD7167">
        <w:trPr>
          <w:trHeight w:val="435"/>
          <w:jc w:val="center"/>
        </w:trPr>
        <w:tc>
          <w:tcPr>
            <w:tcW w:w="2540" w:type="dxa"/>
            <w:tcBorders>
              <w:top w:val="nil"/>
              <w:left w:val="nil"/>
              <w:bottom w:val="nil"/>
              <w:right w:val="nil"/>
            </w:tcBorders>
            <w:shd w:val="clear" w:color="auto" w:fill="auto"/>
            <w:vAlign w:val="center"/>
            <w:hideMark/>
          </w:tcPr>
          <w:p w14:paraId="10DF1683" w14:textId="77777777" w:rsidR="00BD7167" w:rsidRPr="008C3D75" w:rsidRDefault="00BD7167" w:rsidP="00BD7167">
            <w:pPr>
              <w:overflowPunct/>
              <w:autoSpaceDE/>
              <w:autoSpaceDN/>
              <w:adjustRightInd/>
              <w:spacing w:line="240" w:lineRule="auto"/>
              <w:textAlignment w:val="auto"/>
              <w:rPr>
                <w:color w:val="000000"/>
                <w:szCs w:val="24"/>
              </w:rPr>
            </w:pPr>
            <w:r w:rsidRPr="008C3D75">
              <w:rPr>
                <w:color w:val="000000"/>
                <w:szCs w:val="24"/>
              </w:rPr>
              <w:t>RR (s)</w:t>
            </w:r>
            <w:r w:rsidRPr="008C3D75">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6F6B6B"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Cs w:val="24"/>
              </w:rPr>
            </w:pPr>
            <w:r w:rsidRPr="008C3D75">
              <w:rPr>
                <w:rFonts w:ascii="Calibri" w:hAnsi="Calibri" w:cs="Calibri"/>
                <w:color w:val="000000"/>
                <w:szCs w:val="24"/>
              </w:rPr>
              <w:t xml:space="preserve">0.94 ± 0.12 </w:t>
            </w:r>
          </w:p>
        </w:tc>
      </w:tr>
      <w:tr w:rsidR="00BD7167" w:rsidRPr="008C3D75" w14:paraId="5B746180" w14:textId="77777777" w:rsidTr="00BD7167">
        <w:trPr>
          <w:trHeight w:val="435"/>
          <w:jc w:val="center"/>
        </w:trPr>
        <w:tc>
          <w:tcPr>
            <w:tcW w:w="2540" w:type="dxa"/>
            <w:tcBorders>
              <w:top w:val="nil"/>
              <w:left w:val="nil"/>
              <w:bottom w:val="nil"/>
              <w:right w:val="nil"/>
            </w:tcBorders>
            <w:shd w:val="clear" w:color="auto" w:fill="auto"/>
            <w:vAlign w:val="center"/>
            <w:hideMark/>
          </w:tcPr>
          <w:p w14:paraId="0CA3C0B1" w14:textId="77777777" w:rsidR="00BD7167" w:rsidRPr="008C3D75" w:rsidRDefault="00BD7167" w:rsidP="00BD7167">
            <w:pPr>
              <w:overflowPunct/>
              <w:autoSpaceDE/>
              <w:autoSpaceDN/>
              <w:adjustRightInd/>
              <w:spacing w:line="240" w:lineRule="auto"/>
              <w:textAlignment w:val="auto"/>
              <w:rPr>
                <w:color w:val="000000"/>
                <w:szCs w:val="24"/>
              </w:rPr>
            </w:pPr>
            <w:r w:rsidRPr="008C3D75">
              <w:rPr>
                <w:color w:val="000000"/>
                <w:szCs w:val="24"/>
              </w:rPr>
              <w:t>BMI (kg/m^2)</w:t>
            </w:r>
            <w:r w:rsidRPr="008C3D75">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0123F4D6"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Cs w:val="24"/>
              </w:rPr>
            </w:pPr>
            <w:r w:rsidRPr="008C3D75">
              <w:rPr>
                <w:rFonts w:ascii="Calibri" w:hAnsi="Calibri" w:cs="Calibri"/>
                <w:color w:val="000000"/>
                <w:szCs w:val="24"/>
              </w:rPr>
              <w:t xml:space="preserve">22 ± 2.7 </w:t>
            </w:r>
          </w:p>
        </w:tc>
      </w:tr>
    </w:tbl>
    <w:p w14:paraId="1ACD4857" w14:textId="77777777" w:rsidR="00BD7167" w:rsidRPr="008C3D75" w:rsidRDefault="00BD7167" w:rsidP="00BD7167">
      <w:pPr>
        <w:pStyle w:val="Caption"/>
        <w:spacing w:before="240"/>
        <w:rPr>
          <w:lang w:val="sk-SK"/>
        </w:rPr>
      </w:pPr>
      <w:bookmarkStart w:id="1554" w:name="_Toc509997476"/>
      <w:bookmarkStart w:id="1555" w:name="_Ref509515091"/>
      <w:bookmarkStart w:id="1556" w:name="_Toc510268065"/>
      <w:bookmarkStart w:id="1557" w:name="_Toc513584976"/>
      <w:bookmarkStart w:id="1558" w:name="_Toc516835699"/>
      <w:r w:rsidRPr="008C3D75">
        <w:rPr>
          <w:lang w:val="sk-SK"/>
        </w:rPr>
        <w:t xml:space="preserve">Tabuľka </w:t>
      </w:r>
      <w:r w:rsidRPr="005C2483">
        <w:rPr>
          <w:lang w:val="sk-SK"/>
        </w:rPr>
        <w:fldChar w:fldCharType="begin"/>
      </w:r>
      <w:r w:rsidRPr="008C3D75">
        <w:rPr>
          <w:lang w:val="sk-SK"/>
        </w:rPr>
        <w:instrText xml:space="preserve"> SEQ Tabuľka \* ARABIC </w:instrText>
      </w:r>
      <w:r w:rsidRPr="008C3D75">
        <w:rPr>
          <w:lang w:val="sk-SK"/>
          <w:rPrChange w:id="1559" w:author="admin" w:date="2018-06-18T11:14:00Z">
            <w:rPr>
              <w:lang w:val="sk-SK"/>
            </w:rPr>
          </w:rPrChange>
        </w:rPr>
        <w:fldChar w:fldCharType="separate"/>
      </w:r>
      <w:r w:rsidR="00A37FEB" w:rsidRPr="008C3D75">
        <w:rPr>
          <w:noProof/>
          <w:lang w:val="sk-SK"/>
        </w:rPr>
        <w:t>2</w:t>
      </w:r>
      <w:bookmarkEnd w:id="1554"/>
      <w:r w:rsidRPr="008C3D75">
        <w:rPr>
          <w:lang w:val="sk-SK"/>
          <w:rPrChange w:id="1560" w:author="admin" w:date="2018-06-18T11:14:00Z">
            <w:rPr>
              <w:lang w:val="sk-SK"/>
            </w:rPr>
          </w:rPrChange>
        </w:rPr>
        <w:fldChar w:fldCharType="end"/>
      </w:r>
      <w:bookmarkEnd w:id="1555"/>
      <w:r w:rsidRPr="008C3D75">
        <w:rPr>
          <w:lang w:val="sk-SK"/>
        </w:rPr>
        <w:t>: Charakteristiky meraných dobrovoľníkov.</w:t>
      </w:r>
      <w:bookmarkEnd w:id="1556"/>
      <w:bookmarkEnd w:id="1557"/>
      <w:bookmarkEnd w:id="1558"/>
    </w:p>
    <w:p w14:paraId="505CF291" w14:textId="77777777" w:rsidR="00BD7167" w:rsidRPr="008C3D75" w:rsidRDefault="00BD7167" w:rsidP="00BD7167">
      <w:pPr>
        <w:rPr>
          <w:lang w:eastAsia="en-US" w:bidi="en-US"/>
        </w:rPr>
      </w:pPr>
    </w:p>
    <w:p w14:paraId="18D29106" w14:textId="77777777" w:rsidR="00BD7167" w:rsidRPr="008C3D75" w:rsidRDefault="00BD7167" w:rsidP="00BD7167">
      <w:r w:rsidRPr="008C3D75">
        <w:t xml:space="preserve">Merania boli vykonané vo Fakultní nemocnici u sv. Anny v Brne. Štúdia bola schválená etickou komisiou.  Všetky merania sa uskutočnili v klimatizovanom laboratóriu s teplotou 22 °C medzi 14.00 a 15.00 hodinou. Dobrovoľníci boli požiadaný aby sa zdržali ťažkej fyzickej záťaže, liekov a látok ktoré by mohli ovplyvniť srdcovocievnu aktivitu a aktivitu autonómneho nervového systému, vrátane alkoholu a kofeínových nápojov a to aspoň 24 hodín pred vyšetrením. Boli takisto požiadaný aby nejedli aspoň 2 hodiny pred vyšetrením. S každým dobrovoľníkom bol vykonaný ústny pohovor, pri ktorom oznámili svoj zdravotný stav a uviedli lieky ktoré užívajú. </w:t>
      </w:r>
    </w:p>
    <w:p w14:paraId="61125FAE" w14:textId="77777777" w:rsidR="00BD7167" w:rsidRPr="008C3D75" w:rsidRDefault="00BD7167" w:rsidP="00BD7167">
      <w:pPr>
        <w:pStyle w:val="Heading3"/>
      </w:pPr>
      <w:bookmarkStart w:id="1561" w:name="_Toc510268155"/>
      <w:bookmarkStart w:id="1562" w:name="_Toc516835631"/>
      <w:r w:rsidRPr="008C3D75">
        <w:t>Merací protokol</w:t>
      </w:r>
      <w:bookmarkEnd w:id="1561"/>
      <w:bookmarkEnd w:id="1562"/>
    </w:p>
    <w:p w14:paraId="18ED8183" w14:textId="77777777" w:rsidR="00BD7167" w:rsidRPr="008C3D75" w:rsidRDefault="00BD7167" w:rsidP="00BD7167"/>
    <w:p w14:paraId="6A8E3642" w14:textId="77777777" w:rsidR="00BD7167" w:rsidRPr="008C3D75" w:rsidRDefault="00BD7167" w:rsidP="00BD7167">
      <w:r w:rsidRPr="008C3D75">
        <w:t>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spontánne dýchanie. Druhá fáza bolo hlboké dýchanie pri ktorej dobrovoľníci dýchali s frekvenciou 0.1Hz (5 sekúnd nádych, 5 sekúnd výdych) podľa inštrukcií na monitore. Nakoniec nasledovala opäť fáza spontánneho dýchania.</w:t>
      </w:r>
    </w:p>
    <w:p w14:paraId="6CC4809A" w14:textId="77777777" w:rsidR="00BD7167" w:rsidRPr="008C3D75" w:rsidRDefault="00BD7167" w:rsidP="00BD7167"/>
    <w:p w14:paraId="49869319" w14:textId="77777777" w:rsidR="00BD7167" w:rsidRPr="008C3D75" w:rsidRDefault="00BD7167" w:rsidP="00BD7167">
      <w:pPr>
        <w:pStyle w:val="Heading3"/>
      </w:pPr>
      <w:bookmarkStart w:id="1563" w:name="_Toc516835632"/>
      <w:r w:rsidRPr="008C3D75">
        <w:lastRenderedPageBreak/>
        <w:t>Merané signály</w:t>
      </w:r>
      <w:bookmarkEnd w:id="1563"/>
    </w:p>
    <w:p w14:paraId="4AC6095D" w14:textId="77777777" w:rsidR="00BD7167" w:rsidRPr="008C3D75" w:rsidRDefault="00BD7167" w:rsidP="00BD7167"/>
    <w:p w14:paraId="2A62021D" w14:textId="77777777" w:rsidR="00BD7167" w:rsidRPr="008C3D75" w:rsidRDefault="00BD7167" w:rsidP="00BD7167">
      <w:r w:rsidRPr="008C3D75">
        <w:t>V tejto práci sú spracované tieto signály:</w:t>
      </w:r>
    </w:p>
    <w:p w14:paraId="0CF7D766" w14:textId="77777777" w:rsidR="00BD7167" w:rsidRPr="008C3D75" w:rsidRDefault="00BD7167" w:rsidP="00BD7167"/>
    <w:p w14:paraId="1B0F14C3" w14:textId="3A1BF1AE" w:rsidR="00BD7167" w:rsidRPr="008C3D75" w:rsidRDefault="00BD7167" w:rsidP="00BD7167">
      <w:pPr>
        <w:pStyle w:val="ListParagraph"/>
        <w:numPr>
          <w:ilvl w:val="0"/>
          <w:numId w:val="34"/>
        </w:numPr>
      </w:pPr>
      <w:r w:rsidRPr="008C3D75">
        <w:t xml:space="preserve">Bioimpedancia nameraná multikanálovým </w:t>
      </w:r>
      <w:r w:rsidR="00655477" w:rsidRPr="008C3D75">
        <w:t>bioimpedančným</w:t>
      </w:r>
      <w:r w:rsidRPr="008C3D75">
        <w:t xml:space="preserve"> monitoru (MBM; ISIBRNO MPM 14.1, Institute of Scientific Instruments, Brno, Czech Republic) </w:t>
      </w:r>
      <w:r w:rsidRPr="005C2483">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rsidRPr="008C3D75">
        <w:instrText xml:space="preserve"> ADDIN EN.CITE </w:instrText>
      </w:r>
      <w:r w:rsidR="00284C6A" w:rsidRPr="008C3D75">
        <w:rPr>
          <w:rPrChange w:id="1564" w:author="admin" w:date="2018-06-18T11:14:00Z">
            <w:rPr/>
          </w:rPrChange>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rsidRPr="008C3D75">
        <w:instrText xml:space="preserve"> ADDIN EN.CITE.DATA </w:instrText>
      </w:r>
      <w:r w:rsidR="00284C6A" w:rsidRPr="008C3D75">
        <w:rPr>
          <w:rPrChange w:id="1565" w:author="admin" w:date="2018-06-18T11:14:00Z">
            <w:rPr/>
          </w:rPrChange>
        </w:rPr>
      </w:r>
      <w:r w:rsidR="00284C6A" w:rsidRPr="008C3D75">
        <w:rPr>
          <w:rPrChange w:id="1566" w:author="admin" w:date="2018-06-18T11:14:00Z">
            <w:rPr/>
          </w:rPrChange>
        </w:rPr>
        <w:fldChar w:fldCharType="end"/>
      </w:r>
      <w:r w:rsidRPr="008C3D75">
        <w:rPr>
          <w:rPrChange w:id="1567" w:author="admin" w:date="2018-06-18T11:14:00Z">
            <w:rPr/>
          </w:rPrChange>
        </w:rPr>
      </w:r>
      <w:r w:rsidRPr="008C3D75">
        <w:rPr>
          <w:rPrChange w:id="1568" w:author="admin" w:date="2018-06-18T11:14:00Z">
            <w:rPr/>
          </w:rPrChange>
        </w:rPr>
        <w:fldChar w:fldCharType="separate"/>
      </w:r>
      <w:r w:rsidRPr="008C3D75">
        <w:rPr>
          <w:noProof/>
        </w:rPr>
        <w:t>[7]</w:t>
      </w:r>
      <w:r w:rsidRPr="008C3D75">
        <w:rPr>
          <w:rPrChange w:id="1569" w:author="admin" w:date="2018-06-18T11:14:00Z">
            <w:rPr/>
          </w:rPrChange>
        </w:rPr>
        <w:fldChar w:fldCharType="end"/>
      </w:r>
      <w:r w:rsidRPr="008C3D75">
        <w:t>.</w:t>
      </w:r>
    </w:p>
    <w:p w14:paraId="2C9C32DD" w14:textId="77777777" w:rsidR="00BD7167" w:rsidRPr="008C3D75" w:rsidRDefault="00BD7167" w:rsidP="00BD7167">
      <w:pPr>
        <w:pStyle w:val="ListParagraph"/>
        <w:numPr>
          <w:ilvl w:val="0"/>
          <w:numId w:val="34"/>
        </w:numPr>
      </w:pPr>
      <w:r w:rsidRPr="008C3D75">
        <w:t xml:space="preserve">12-zvodové EKG (ECG12, ISI BRNO, Czech Republic), </w:t>
      </w:r>
    </w:p>
    <w:p w14:paraId="7F5820B2" w14:textId="1C4446A6" w:rsidR="00BD7167" w:rsidRPr="008C3D75" w:rsidRDefault="00BD7167" w:rsidP="00BD7167">
      <w:pPr>
        <w:pStyle w:val="ListParagraph"/>
        <w:numPr>
          <w:ilvl w:val="0"/>
          <w:numId w:val="34"/>
        </w:numPr>
      </w:pPr>
      <w:r w:rsidRPr="008C3D75">
        <w:t xml:space="preserve">kontinuálny arteriálny </w:t>
      </w:r>
      <w:del w:id="1570" w:author="admin" w:date="2018-06-18T11:09:00Z">
        <w:r w:rsidRPr="008C3D75" w:rsidDel="00655477">
          <w:delText>krvny</w:delText>
        </w:r>
      </w:del>
      <w:ins w:id="1571" w:author="admin" w:date="2018-06-18T11:09:00Z">
        <w:r w:rsidR="00655477" w:rsidRPr="008C3D75">
          <w:t>krvný</w:t>
        </w:r>
      </w:ins>
      <w:r w:rsidRPr="008C3D75">
        <w:t xml:space="preserve"> tlak Penázovou </w:t>
      </w:r>
      <w:del w:id="1572" w:author="admin" w:date="2018-06-18T11:09:00Z">
        <w:r w:rsidRPr="008C3D75" w:rsidDel="00655477">
          <w:delText>metodou</w:delText>
        </w:r>
      </w:del>
      <w:ins w:id="1573" w:author="admin" w:date="2018-06-18T11:09:00Z">
        <w:r w:rsidR="00655477" w:rsidRPr="008C3D75">
          <w:t>metódou</w:t>
        </w:r>
      </w:ins>
      <w:r w:rsidRPr="008C3D75">
        <w:t xml:space="preserve">  (Finapres-2300, Ohmeda Medical, Englewood, Co., USA) </w:t>
      </w:r>
    </w:p>
    <w:p w14:paraId="72EB59C0" w14:textId="4A5220F0" w:rsidR="00BD7167" w:rsidRPr="008C3D75" w:rsidRDefault="009076DD" w:rsidP="00BD7167">
      <w:pPr>
        <w:pStyle w:val="ListParagraph"/>
        <w:numPr>
          <w:ilvl w:val="0"/>
          <w:numId w:val="34"/>
        </w:numPr>
      </w:pPr>
      <w:r w:rsidRPr="008C3D75">
        <w:t>srdcov</w:t>
      </w:r>
      <w:r w:rsidR="00BD7167" w:rsidRPr="008C3D75">
        <w:t>é zvuky (PCG 1.0, ISI BRNO, Czech Republic)</w:t>
      </w:r>
    </w:p>
    <w:p w14:paraId="49DF1C27" w14:textId="77777777" w:rsidR="00BD7167" w:rsidRPr="008C3D75" w:rsidRDefault="00BD7167" w:rsidP="00BD7167"/>
    <w:p w14:paraId="0F47D252" w14:textId="4F850C48" w:rsidR="00BD7167" w:rsidRPr="008C3D75" w:rsidRDefault="00BD7167" w:rsidP="00BD7167">
      <w:r w:rsidRPr="008C3D75">
        <w:t>Polohu meraných hemodynamických signálov na ľudskom tele zachytáva</w:t>
      </w:r>
      <w:r w:rsidR="0027698D" w:rsidRPr="008C3D75">
        <w:t xml:space="preserve"> </w:t>
      </w:r>
      <w:r w:rsidR="0027698D" w:rsidRPr="008C3D75">
        <w:fldChar w:fldCharType="begin"/>
      </w:r>
      <w:r w:rsidR="0027698D" w:rsidRPr="008C3D75">
        <w:instrText xml:space="preserve"> REF _Ref516834864 \h </w:instrText>
      </w:r>
      <w:r w:rsidR="0027698D" w:rsidRPr="008C3D75">
        <w:rPr>
          <w:rPrChange w:id="1574" w:author="admin" w:date="2018-06-18T11:14:00Z">
            <w:rPr/>
          </w:rPrChange>
        </w:rPr>
        <w:fldChar w:fldCharType="separate"/>
      </w:r>
      <w:r w:rsidR="0027698D" w:rsidRPr="008C3D75">
        <w:t xml:space="preserve">Obrázok </w:t>
      </w:r>
      <w:r w:rsidR="0027698D" w:rsidRPr="008C3D75">
        <w:rPr>
          <w:noProof/>
        </w:rPr>
        <w:t>3</w:t>
      </w:r>
      <w:r w:rsidR="0027698D" w:rsidRPr="008C3D75">
        <w:t>.</w:t>
      </w:r>
      <w:r w:rsidR="0027698D" w:rsidRPr="008C3D75">
        <w:rPr>
          <w:noProof/>
        </w:rPr>
        <w:t>1</w:t>
      </w:r>
      <w:r w:rsidR="0027698D" w:rsidRPr="008C3D75">
        <w:rPr>
          <w:rPrChange w:id="1575" w:author="admin" w:date="2018-06-18T11:14:00Z">
            <w:rPr/>
          </w:rPrChange>
        </w:rPr>
        <w:fldChar w:fldCharType="end"/>
      </w:r>
      <w:r w:rsidRPr="008C3D75">
        <w:t>. Všetky signály boli nahrané so vzorkovacou frekvenciou 500Hz a rozlíšením 16 bitov. Pred vzorkovaním bol použitý antialiasingový filter.</w:t>
      </w:r>
    </w:p>
    <w:p w14:paraId="515C5893" w14:textId="77777777" w:rsidR="00BD7167" w:rsidRPr="008C3D75" w:rsidRDefault="00BD7167" w:rsidP="00BD7167"/>
    <w:p w14:paraId="5EBECF80" w14:textId="77777777" w:rsidR="00BD7167" w:rsidRPr="008C3D75" w:rsidRDefault="00BD7167" w:rsidP="00BD7167">
      <w:pPr>
        <w:pStyle w:val="Heading3"/>
        <w:numPr>
          <w:ilvl w:val="2"/>
          <w:numId w:val="31"/>
        </w:numPr>
      </w:pPr>
      <w:bookmarkStart w:id="1576" w:name="_Toc510268147"/>
      <w:bookmarkStart w:id="1577" w:name="_Toc516835633"/>
      <w:r w:rsidRPr="008C3D75">
        <w:t>Multikanálový bioimpedančný monitor</w:t>
      </w:r>
      <w:bookmarkEnd w:id="1576"/>
      <w:bookmarkEnd w:id="1577"/>
    </w:p>
    <w:p w14:paraId="592B4202" w14:textId="77777777" w:rsidR="00BD7167" w:rsidRPr="008C3D75" w:rsidRDefault="00BD7167" w:rsidP="00BD7167"/>
    <w:p w14:paraId="6B901EC4" w14:textId="4B9137EF" w:rsidR="00BD7167" w:rsidRPr="008C3D75" w:rsidRDefault="00BD7167" w:rsidP="00BD7167">
      <w:r w:rsidRPr="008C3D75">
        <w:t xml:space="preserve">Na trhu existuje niekoľko bioimpedančných monitorov merajúcich CO </w:t>
      </w:r>
      <w:r w:rsidRPr="008C3D75">
        <w:fldChar w:fldCharType="begin">
          <w:fldData xml:space="preserve">PEVuZE5vdGU+PENpdGU+PEF1dGhvcj5Gb3J0aW48L0F1dGhvcj48WWVhcj4yMDA2PC9ZZWFyPjxS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</w:fldData>
        </w:fldChar>
      </w:r>
      <w:r w:rsidR="00284C6A" w:rsidRPr="008C3D75">
        <w:instrText xml:space="preserve"> ADDIN EN.CITE </w:instrText>
      </w:r>
      <w:r w:rsidR="00284C6A" w:rsidRPr="008C3D75">
        <w:rPr>
          <w:rPrChange w:id="1578" w:author="admin" w:date="2018-06-18T11:14:00Z">
            <w:rPr/>
          </w:rPrChange>
        </w:rPr>
        <w:fldChar w:fldCharType="begin">
          <w:fldData xml:space="preserve">PEVuZE5vdGU+PENpdGU+PEF1dGhvcj5Gb3J0aW48L0F1dGhvcj48WWVhcj4yMDA2PC9ZZWFyPjxS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</w:fldData>
        </w:fldChar>
      </w:r>
      <w:r w:rsidR="00284C6A" w:rsidRPr="008C3D75">
        <w:instrText xml:space="preserve"> ADDIN EN.CITE.DATA </w:instrText>
      </w:r>
      <w:r w:rsidR="00284C6A" w:rsidRPr="008C3D75">
        <w:rPr>
          <w:rPrChange w:id="1579" w:author="admin" w:date="2018-06-18T11:14:00Z">
            <w:rPr/>
          </w:rPrChange>
        </w:rPr>
      </w:r>
      <w:r w:rsidR="00284C6A" w:rsidRPr="008C3D75">
        <w:rPr>
          <w:rPrChange w:id="1580" w:author="admin" w:date="2018-06-18T11:14:00Z">
            <w:rPr/>
          </w:rPrChange>
        </w:rPr>
        <w:fldChar w:fldCharType="end"/>
      </w:r>
      <w:r w:rsidRPr="008C3D75">
        <w:rPr>
          <w:rPrChange w:id="1581" w:author="admin" w:date="2018-06-18T11:14:00Z">
            <w:rPr/>
          </w:rPrChange>
        </w:rPr>
      </w:r>
      <w:r w:rsidRPr="008C3D75">
        <w:rPr>
          <w:rPrChange w:id="1582" w:author="admin" w:date="2018-06-18T11:14:00Z">
            <w:rPr/>
          </w:rPrChange>
        </w:rPr>
        <w:fldChar w:fldCharType="separate"/>
      </w:r>
      <w:r w:rsidRPr="008C3D75">
        <w:rPr>
          <w:noProof/>
        </w:rPr>
        <w:t>[57, 58]</w:t>
      </w:r>
      <w:r w:rsidRPr="005C2483">
        <w:fldChar w:fldCharType="end"/>
      </w:r>
      <w:r w:rsidRPr="008C3D75">
        <w:t xml:space="preserve">. V tejto práci sú spracované dáta nameraná multikanálovým </w:t>
      </w:r>
      <w:del w:id="1583" w:author="admin" w:date="2018-06-18T11:10:00Z">
        <w:r w:rsidRPr="008C3D75" w:rsidDel="00655477">
          <w:delText>bioimedančným</w:delText>
        </w:r>
      </w:del>
      <w:ins w:id="1584" w:author="admin" w:date="2018-06-18T11:10:00Z">
        <w:r w:rsidR="00655477" w:rsidRPr="008C3D75">
          <w:t>bioimpedančným</w:t>
        </w:r>
      </w:ins>
      <w:r w:rsidRPr="008C3D75">
        <w:t xml:space="preserve"> monitoru (MBM; ISIBRNO MPM 14.1, Institute of Scientific Instruments, Brno, Czech Republic). MBM monitor nezávisle a simultánne meria impedanciu na 18-tich miestach tela - na hrudníku, rukách, nohách a krku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m:t>
            </m:r>
          </m:sub>
        </m:sSub>
        <m:r>
          <w:rPr>
            <w:rFonts w:ascii="Cambria Math" w:hAnsi="Cambria Math"/>
            <w:color w:val="000000"/>
          </w:rPr>
          <m:t>,</m:t>
        </m:r>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18</m:t>
            </m:r>
          </m:sub>
        </m:sSub>
      </m:oMath>
      <w:r w:rsidRPr="008C3D75">
        <w:rPr>
          <w:color w:val="000000"/>
        </w:rPr>
        <w:t xml:space="preserve"> na</w:t>
      </w:r>
      <w:r w:rsidR="0027698D" w:rsidRPr="008C3D75">
        <w:rPr>
          <w:color w:val="000000"/>
        </w:rPr>
        <w:t xml:space="preserve"> </w:t>
      </w:r>
      <w:r w:rsidR="0027698D" w:rsidRPr="008C3D75">
        <w:rPr>
          <w:color w:val="000000"/>
        </w:rPr>
        <w:fldChar w:fldCharType="begin"/>
      </w:r>
      <w:r w:rsidR="0027698D" w:rsidRPr="008C3D75">
        <w:rPr>
          <w:color w:val="000000"/>
        </w:rPr>
        <w:instrText xml:space="preserve"> REF _Ref516834864 \h </w:instrText>
      </w:r>
      <w:r w:rsidR="0027698D" w:rsidRPr="008C3D75">
        <w:rPr>
          <w:color w:val="000000"/>
        </w:rPr>
      </w:r>
      <w:r w:rsidR="0027698D" w:rsidRPr="008C3D75">
        <w:rPr>
          <w:color w:val="000000"/>
          <w:rPrChange w:id="1585" w:author="admin" w:date="2018-06-18T11:14:00Z">
            <w:rPr>
              <w:color w:val="000000"/>
            </w:rPr>
          </w:rPrChange>
        </w:rPr>
        <w:fldChar w:fldCharType="separate"/>
      </w:r>
      <w:r w:rsidR="0027698D" w:rsidRPr="008C3D75">
        <w:t xml:space="preserve">Obrázok </w:t>
      </w:r>
      <w:r w:rsidR="0027698D" w:rsidRPr="008C3D75">
        <w:rPr>
          <w:noProof/>
        </w:rPr>
        <w:t>3</w:t>
      </w:r>
      <w:r w:rsidR="0027698D" w:rsidRPr="008C3D75">
        <w:t>.</w:t>
      </w:r>
      <w:r w:rsidR="0027698D" w:rsidRPr="008C3D75">
        <w:rPr>
          <w:noProof/>
        </w:rPr>
        <w:t>1</w:t>
      </w:r>
      <w:r w:rsidR="0027698D" w:rsidRPr="008C3D75">
        <w:rPr>
          <w:color w:val="000000"/>
          <w:rPrChange w:id="1586" w:author="admin" w:date="2018-06-18T11:14:00Z">
            <w:rPr>
              <w:color w:val="000000"/>
            </w:rPr>
          </w:rPrChange>
        </w:rPr>
        <w:fldChar w:fldCharType="end"/>
      </w:r>
      <w:r w:rsidRPr="008C3D75">
        <w:t>). Pre komplexnosť a priestorové rozloženie ľudského tela nie je možné použiť len jeden zdroj prúdu. MBM používa 3 nezávislé zdroje prúdu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sidRPr="008C3D75">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3</m:t>
            </m:r>
          </m:sub>
        </m:sSub>
        <m:r>
          <w:rPr>
            <w:rFonts w:ascii="Cambria Math" w:hAnsi="Cambria Math"/>
            <w:color w:val="000000"/>
          </w:rPr>
          <m:t xml:space="preserve"> </m:t>
        </m:r>
        <m:r>
          <w:rPr>
            <w:rFonts w:ascii="Cambria Math" w:hAnsi="Cambria Math"/>
            <w:i/>
            <w:color w:val="000000"/>
          </w:rPr>
          <w:fldChar w:fldCharType="begin"/>
        </m:r>
        <m:r>
          <m:rPr>
            <m:sty m:val="p"/>
          </m:rPr>
          <w:rPr>
            <w:rFonts w:ascii="Cambria Math" w:hAnsi="Cambria Math"/>
            <w:color w:val="000000"/>
            <w:rPrChange w:id="1587" w:author="admin" w:date="2018-06-18T11:14:00Z">
              <w:rPr>
                <w:rFonts w:ascii="Cambria Math" w:hAnsi="Cambria Math"/>
                <w:color w:val="000000"/>
              </w:rPr>
            </w:rPrChange>
          </w:rPr>
          <m:t xml:space="preserve"> REF _Ref516834864 \h </m:t>
        </m:r>
        <m:r>
          <w:rPr>
            <w:rFonts w:ascii="Cambria Math" w:hAnsi="Cambria Math"/>
            <w:i/>
            <w:color w:val="000000"/>
          </w:rPr>
        </m:r>
        <m:r>
          <w:rPr>
            <w:rFonts w:ascii="Cambria Math" w:hAnsi="Cambria Math"/>
            <w:i/>
            <w:color w:val="000000"/>
            <w:rPrChange w:id="1588" w:author="admin" w:date="2018-06-18T11:14:00Z">
              <w:rPr>
                <w:rFonts w:ascii="Cambria Math" w:hAnsi="Cambria Math"/>
                <w:i/>
                <w:color w:val="000000"/>
              </w:rPr>
            </w:rPrChange>
          </w:rPr>
          <w:fldChar w:fldCharType="separate"/>
        </m:r>
        <m:r>
          <m:rPr>
            <m:sty m:val="p"/>
          </m:rPr>
          <w:rPr>
            <w:rFonts w:ascii="Cambria Math" w:hAnsi="Cambria Math"/>
          </w:rPr>
          <m:t xml:space="preserve">Obrázok </m:t>
        </m:r>
        <m:r>
          <m:rPr>
            <m:sty m:val="p"/>
          </m:rPr>
          <w:rPr>
            <w:rFonts w:ascii="Cambria Math" w:hAnsi="Cambria Math"/>
            <w:noProof/>
            <w:rPrChange w:id="1589" w:author="admin" w:date="2018-06-18T11:14:00Z">
              <w:rPr>
                <w:rFonts w:ascii="Cambria Math" w:hAnsi="Cambria Math"/>
                <w:noProof/>
              </w:rPr>
            </w:rPrChange>
          </w:rPr>
          <m:t>3</m:t>
        </m:r>
        <m:r>
          <m:rPr>
            <m:sty m:val="p"/>
          </m:rPr>
          <w:rPr>
            <w:rFonts w:ascii="Cambria Math" w:hAnsi="Cambria Math"/>
            <w:rPrChange w:id="1590" w:author="admin" w:date="2018-06-18T11:14:00Z">
              <w:rPr>
                <w:rFonts w:ascii="Cambria Math" w:hAnsi="Cambria Math"/>
              </w:rPr>
            </w:rPrChange>
          </w:rPr>
          <m:t>.</m:t>
        </m:r>
        <m:r>
          <m:rPr>
            <m:sty m:val="p"/>
          </m:rPr>
          <w:rPr>
            <w:rFonts w:ascii="Cambria Math" w:hAnsi="Cambria Math"/>
            <w:noProof/>
            <w:rPrChange w:id="1591" w:author="admin" w:date="2018-06-18T11:14:00Z">
              <w:rPr>
                <w:rFonts w:ascii="Cambria Math" w:hAnsi="Cambria Math"/>
                <w:noProof/>
              </w:rPr>
            </w:rPrChange>
          </w:rPr>
          <m:t>1</m:t>
        </m:r>
        <m:r>
          <w:rPr>
            <w:rFonts w:ascii="Cambria Math" w:hAnsi="Cambria Math"/>
            <w:i/>
            <w:color w:val="000000"/>
          </w:rPr>
          <w:fldChar w:fldCharType="end"/>
        </m:r>
      </m:oMath>
      <w:r w:rsidRPr="008C3D75">
        <w:t>). Zdroje prúdu sú navzájom frekvenčne oddelené aby sa zabránilo vzájomnému rušeniu. Šírka pásma každého zdroja je 250 Hz, frekvencia jednotlivých zdrojov je 49 kHz, 50 kHz a 51 kHz. RMS zdroja prúdu je 1 mA. MBM používa štvor-elektródovú metódu na meranie bioimpedancie pre požadovanú časť tela.  Zdroj striedavého prúdu je pripojený na vonkajšie elektródy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i</m:t>
            </m:r>
          </m:sub>
        </m:sSub>
      </m:oMath>
      <w:r w:rsidRPr="008C3D75">
        <w:rPr>
          <w:color w:val="000000"/>
        </w:rPr>
        <w:t>)</w:t>
      </w:r>
      <w:r w:rsidRPr="008C3D75">
        <w:t xml:space="preserve"> a merací kanál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8C3D75">
        <w:t xml:space="preserve"> je pripojený na vnútorné elektródy. </w:t>
      </w:r>
    </w:p>
    <w:p w14:paraId="12F92F74" w14:textId="77777777" w:rsidR="00BD7167" w:rsidRPr="008C3D75" w:rsidRDefault="00BD7167" w:rsidP="00BD7167">
      <w:pPr>
        <w:jc w:val="center"/>
      </w:pPr>
      <w:r w:rsidRPr="008C3D75">
        <w:rPr>
          <w:noProof/>
          <w:lang w:val="en-US" w:eastAsia="en-US"/>
        </w:rPr>
        <w:lastRenderedPageBreak/>
        <w:drawing>
          <wp:inline distT="0" distB="0" distL="0" distR="0" wp14:anchorId="26C17721" wp14:editId="6703F478">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7C9E3E7E" w14:textId="77777777" w:rsidR="00BD7167" w:rsidRPr="008C3D75" w:rsidRDefault="00BD7167" w:rsidP="00BD7167">
      <w:pPr>
        <w:pStyle w:val="Caption"/>
        <w:rPr>
          <w:vanish/>
          <w:lang w:val="sk-SK"/>
          <w:specVanish/>
        </w:rPr>
      </w:pPr>
      <w:bookmarkStart w:id="1592" w:name="_Ref516834864"/>
      <w:bookmarkStart w:id="1593" w:name="_Toc516835675"/>
      <w:r w:rsidRPr="008C3D75">
        <w:rPr>
          <w:lang w:val="sk-SK"/>
        </w:rPr>
        <w:t xml:space="preserve">Obrázok </w:t>
      </w:r>
      <w:r w:rsidRPr="005C2483">
        <w:rPr>
          <w:lang w:val="sk-SK"/>
        </w:rPr>
        <w:fldChar w:fldCharType="begin"/>
      </w:r>
      <w:r w:rsidRPr="008C3D75">
        <w:rPr>
          <w:lang w:val="sk-SK"/>
        </w:rPr>
        <w:instrText xml:space="preserve"> STYLEREF 1 \s </w:instrText>
      </w:r>
      <w:r w:rsidRPr="008C3D75">
        <w:rPr>
          <w:lang w:val="sk-SK"/>
          <w:rPrChange w:id="1594" w:author="admin" w:date="2018-06-18T11:14:00Z">
            <w:rPr>
              <w:lang w:val="sk-SK"/>
            </w:rPr>
          </w:rPrChange>
        </w:rPr>
        <w:fldChar w:fldCharType="separate"/>
      </w:r>
      <w:r w:rsidR="00A37FEB" w:rsidRPr="008C3D75">
        <w:rPr>
          <w:noProof/>
          <w:lang w:val="sk-SK"/>
        </w:rPr>
        <w:t>3</w:t>
      </w:r>
      <w:r w:rsidRPr="008C3D75">
        <w:rPr>
          <w:lang w:val="sk-SK"/>
          <w:rPrChange w:id="1595" w:author="admin" w:date="2018-06-18T11:14:00Z">
            <w:rPr>
              <w:lang w:val="sk-SK"/>
            </w:rPr>
          </w:rPrChange>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596" w:author="admin" w:date="2018-06-18T11:14:00Z">
            <w:rPr>
              <w:lang w:val="sk-SK"/>
            </w:rPr>
          </w:rPrChange>
        </w:rPr>
        <w:fldChar w:fldCharType="separate"/>
      </w:r>
      <w:r w:rsidR="00A37FEB" w:rsidRPr="008C3D75">
        <w:rPr>
          <w:noProof/>
          <w:lang w:val="sk-SK"/>
        </w:rPr>
        <w:t>1</w:t>
      </w:r>
      <w:r w:rsidRPr="008C3D75">
        <w:rPr>
          <w:lang w:val="sk-SK"/>
          <w:rPrChange w:id="1597" w:author="admin" w:date="2018-06-18T11:14:00Z">
            <w:rPr>
              <w:lang w:val="sk-SK"/>
            </w:rPr>
          </w:rPrChange>
        </w:rPr>
        <w:fldChar w:fldCharType="end"/>
      </w:r>
      <w:bookmarkEnd w:id="1592"/>
      <w:r w:rsidRPr="008C3D75">
        <w:rPr>
          <w:lang w:val="sk-SK"/>
        </w:rPr>
        <w:t>: Poloha meraných hemodynamických signálov na ľudskom tele.</w:t>
      </w:r>
      <w:bookmarkEnd w:id="1593"/>
    </w:p>
    <w:p w14:paraId="5DD0614E" w14:textId="16AE8DEF" w:rsidR="00BD7167" w:rsidRPr="008C3D75" w:rsidRDefault="00BD7167" w:rsidP="00BD7167">
      <w:pPr>
        <w:pStyle w:val="Caption"/>
        <w:rPr>
          <w:lang w:val="sk-SK"/>
        </w:rPr>
      </w:pPr>
      <w:r w:rsidRPr="008C3D75">
        <w:rPr>
          <w:lang w:val="sk-SK"/>
        </w:rPr>
        <w:t xml:space="preserve"> Kanály Zi sú polohy elektród zaznamenávajúce impedanciu, BP udáva meranie krvného tlaku, EKG elektrokardiogram a HS </w:t>
      </w:r>
      <w:r w:rsidR="009076DD" w:rsidRPr="008C3D75">
        <w:rPr>
          <w:lang w:val="sk-SK"/>
          <w:rPrChange w:id="1598" w:author="admin" w:date="2018-06-18T11:14:00Z">
            <w:rPr/>
          </w:rPrChange>
        </w:rPr>
        <w:t>srdcov</w:t>
      </w:r>
      <w:r w:rsidRPr="008C3D75">
        <w:rPr>
          <w:lang w:val="sk-SK"/>
        </w:rPr>
        <w:t xml:space="preserve">é zvuky. Symbol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Pr="008C3D75">
        <w:rPr>
          <w:lang w:val="sk-SK"/>
        </w:rPr>
        <w:t xml:space="preserve"> značí zdroj elektrického prúdu. V spodnej časti obrázku je načrtnutý príklad meraných signálov.</w:t>
      </w:r>
    </w:p>
    <w:p w14:paraId="1E31DF28" w14:textId="77777777" w:rsidR="00BD7167" w:rsidRPr="008C3D75" w:rsidRDefault="00BD7167" w:rsidP="00BD7167"/>
    <w:p w14:paraId="7A4AB1A2" w14:textId="77777777" w:rsidR="00BD7167" w:rsidRPr="008C3D75" w:rsidRDefault="00BD7167" w:rsidP="00BD7167"/>
    <w:p w14:paraId="1E8D8538" w14:textId="77777777" w:rsidR="00BD7167" w:rsidRPr="008C3D75" w:rsidRDefault="00BD7167" w:rsidP="00BD7167"/>
    <w:p w14:paraId="363C8871" w14:textId="77777777" w:rsidR="00BD7167" w:rsidRPr="008C3D75" w:rsidRDefault="00BD7167" w:rsidP="00BD7167">
      <w:pPr>
        <w:rPr>
          <w:color w:val="000000"/>
        </w:rPr>
      </w:pPr>
      <w:r w:rsidRPr="008C3D75">
        <w:lastRenderedPageBreak/>
        <w:t xml:space="preserve">Bioimpedancia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j</m:t>
            </m:r>
          </m:sub>
        </m:sSub>
      </m:oMath>
      <w:r w:rsidRPr="008C3D75">
        <w:rPr>
          <w:color w:val="000000"/>
        </w:rPr>
        <w:t xml:space="preserve">(t) </w:t>
      </w:r>
      <w:r w:rsidRPr="008C3D75">
        <w:t xml:space="preserve">medzi elektródami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8C3D75">
        <w:rPr>
          <w:color w:val="000000"/>
        </w:rPr>
        <w:t xml:space="preserve"> a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8C3D75">
        <w:rPr>
          <w:color w:val="000000"/>
        </w:rPr>
        <w:t xml:space="preserve"> je meraná podľha Ohmovho zákona:</w:t>
      </w:r>
    </w:p>
    <w:p w14:paraId="4B4B1B63" w14:textId="77777777" w:rsidR="00BD7167" w:rsidRPr="008C3D75"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8C3D75" w14:paraId="599181EF" w14:textId="77777777" w:rsidTr="00BD7167">
        <w:tc>
          <w:tcPr>
            <w:tcW w:w="704" w:type="dxa"/>
          </w:tcPr>
          <w:p w14:paraId="1B66719E" w14:textId="77777777" w:rsidR="00BD7167" w:rsidRPr="008C3D75" w:rsidRDefault="00BD7167" w:rsidP="00BD7167">
            <w:pPr>
              <w:jc w:val="center"/>
              <w:rPr>
                <w:color w:val="000000"/>
              </w:rPr>
            </w:pPr>
          </w:p>
        </w:tc>
        <w:tc>
          <w:tcPr>
            <w:tcW w:w="7088" w:type="dxa"/>
            <w:vAlign w:val="center"/>
          </w:tcPr>
          <w:p w14:paraId="44218D45" w14:textId="77777777" w:rsidR="00BD7167" w:rsidRPr="008C3D75" w:rsidRDefault="00292E5D" w:rsidP="00BD7167">
            <w:pPr>
              <w:jc w:val="center"/>
              <w:rPr>
                <w:color w:val="000000"/>
              </w:rPr>
            </w:pPr>
            <m:oMath>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(t)</m:t>
              </m:r>
            </m:oMath>
            <w:r w:rsidR="00BD7167" w:rsidRPr="008C3D75">
              <w:t xml:space="preserve"> </w:t>
            </w:r>
          </w:p>
        </w:tc>
        <w:tc>
          <w:tcPr>
            <w:tcW w:w="702" w:type="dxa"/>
            <w:vAlign w:val="center"/>
          </w:tcPr>
          <w:p w14:paraId="563565DC" w14:textId="77777777" w:rsidR="00BD7167" w:rsidRPr="008C3D75" w:rsidRDefault="00BD7167" w:rsidP="00BD7167">
            <w:pPr>
              <w:jc w:val="center"/>
              <w:rPr>
                <w:color w:val="000000"/>
              </w:rPr>
            </w:pPr>
            <w:r w:rsidRPr="008C3D75">
              <w:rPr>
                <w:color w:val="000000"/>
              </w:rPr>
              <w:t>(</w:t>
            </w:r>
            <w:r w:rsidRPr="008C3D75">
              <w:rPr>
                <w:color w:val="000000"/>
              </w:rPr>
              <w:fldChar w:fldCharType="begin"/>
            </w:r>
            <w:r w:rsidRPr="008C3D75">
              <w:rPr>
                <w:color w:val="000000"/>
              </w:rPr>
              <w:instrText xml:space="preserve"> SEQ eq \* MERGEFORMAT </w:instrText>
            </w:r>
            <w:r w:rsidRPr="008C3D75">
              <w:rPr>
                <w:color w:val="000000"/>
                <w:rPrChange w:id="1599" w:author="admin" w:date="2018-06-18T11:14:00Z">
                  <w:rPr>
                    <w:color w:val="000000"/>
                  </w:rPr>
                </w:rPrChange>
              </w:rPr>
              <w:fldChar w:fldCharType="separate"/>
            </w:r>
            <w:r w:rsidR="00A37FEB" w:rsidRPr="008C3D75">
              <w:rPr>
                <w:noProof/>
                <w:color w:val="000000"/>
              </w:rPr>
              <w:t>40</w:t>
            </w:r>
            <w:r w:rsidRPr="008C3D75">
              <w:rPr>
                <w:color w:val="000000"/>
              </w:rPr>
              <w:fldChar w:fldCharType="end"/>
            </w:r>
            <w:r w:rsidRPr="008C3D75">
              <w:rPr>
                <w:color w:val="000000"/>
              </w:rPr>
              <w:t>)</w:t>
            </w:r>
          </w:p>
        </w:tc>
      </w:tr>
    </w:tbl>
    <w:p w14:paraId="3E32A5EF" w14:textId="77777777" w:rsidR="00BD7167" w:rsidRPr="008C3D75" w:rsidRDefault="00BD7167" w:rsidP="00BD7167">
      <w:pPr>
        <w:rPr>
          <w:color w:val="000000"/>
        </w:rPr>
      </w:pPr>
    </w:p>
    <w:p w14:paraId="3814A22F" w14:textId="77777777" w:rsidR="00BD7167" w:rsidRPr="008C3D75" w:rsidRDefault="00BD7167" w:rsidP="00BD7167">
      <w:pPr>
        <w:rPr>
          <w:color w:val="000000"/>
        </w:rPr>
      </w:pPr>
      <w:r w:rsidRPr="008C3D75">
        <w:t xml:space="preserve">Kde </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(t)</m:t>
        </m:r>
      </m:oMath>
      <w:r w:rsidRPr="008C3D75">
        <w:t xml:space="preserve"> je napatie zaznamené na elektrodách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8C3D75">
        <w:rPr>
          <w:color w:val="000000"/>
        </w:rPr>
        <w:t xml:space="preserve"> a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8C3D75">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j</m:t>
            </m:r>
          </m:sub>
        </m:sSub>
      </m:oMath>
      <w:r w:rsidRPr="008C3D75">
        <w:rPr>
          <w:color w:val="000000"/>
        </w:rPr>
        <w:t xml:space="preserve">(t) je  hodnota elektrického prúdu zdroja prúdu. Bioimpedancia je komplexná hodnota a dá sa rozdeliť na dve časti, na reálnu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j</m:t>
            </m:r>
          </m:sub>
        </m:sSub>
      </m:oMath>
      <w:r w:rsidRPr="008C3D75">
        <w:rPr>
          <w:color w:val="000000"/>
        </w:rPr>
        <w:t xml:space="preserve">(t) a imaginárnu </w:t>
      </w:r>
      <m:oMath>
        <m:sSub>
          <m:sSubPr>
            <m:ctrlPr>
              <w:rPr>
                <w:rFonts w:ascii="Cambria Math" w:hAnsi="Cambria Math"/>
                <w:i/>
                <w:color w:val="000000"/>
              </w:rPr>
            </m:ctrlPr>
          </m:sSubPr>
          <m:e>
            <m:r>
              <w:rPr>
                <w:rFonts w:ascii="Cambria Math" w:hAnsi="Cambria Math"/>
                <w:color w:val="000000"/>
              </w:rPr>
              <m:t>iX</m:t>
            </m:r>
          </m:e>
          <m:sub>
            <m:r>
              <w:rPr>
                <w:rFonts w:ascii="Cambria Math" w:hAnsi="Cambria Math"/>
                <w:color w:val="000000"/>
              </w:rPr>
              <m:t>j</m:t>
            </m:r>
          </m:sub>
        </m:sSub>
      </m:oMath>
      <w:r w:rsidRPr="008C3D75">
        <w:rPr>
          <w:color w:val="000000"/>
        </w:rPr>
        <w:t>(t):</w:t>
      </w:r>
    </w:p>
    <w:p w14:paraId="0A9EAF2F" w14:textId="77777777" w:rsidR="00BD7167" w:rsidRPr="008C3D75"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8C3D75" w14:paraId="7D0DA665" w14:textId="77777777" w:rsidTr="00BD7167">
        <w:tc>
          <w:tcPr>
            <w:tcW w:w="704" w:type="dxa"/>
          </w:tcPr>
          <w:p w14:paraId="04B343D8" w14:textId="77777777" w:rsidR="00BD7167" w:rsidRPr="008C3D75" w:rsidRDefault="00BD7167" w:rsidP="00BD7167">
            <w:pPr>
              <w:jc w:val="center"/>
              <w:rPr>
                <w:color w:val="000000"/>
              </w:rPr>
            </w:pPr>
          </w:p>
        </w:tc>
        <w:tc>
          <w:tcPr>
            <w:tcW w:w="7088" w:type="dxa"/>
            <w:vAlign w:val="center"/>
          </w:tcPr>
          <w:p w14:paraId="6C3E578F" w14:textId="77777777" w:rsidR="00BD7167" w:rsidRPr="008C3D75" w:rsidRDefault="00292E5D" w:rsidP="00BD7167">
            <w:pPr>
              <w:jc w:val="center"/>
              <w:rPr>
                <w:color w:val="000000"/>
              </w:rPr>
            </w:pPr>
            <m:oMathPara>
              <m:oMath>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iX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m:t>
                    </m:r>
                    <m:r>
                      <w:rPr>
                        <w:rFonts w:ascii="Cambria Math" w:hAnsi="Cambria Math"/>
                        <w:rPrChange w:id="1600" w:author="admin" w:date="2018-06-18T11:14:00Z">
                          <w:rPr>
                            <w:rFonts w:ascii="Cambria Math" w:hAnsi="Cambria Math"/>
                          </w:rPr>
                        </w:rPrChange>
                      </w:rPr>
                      <m:t>t)</m:t>
                    </m:r>
                  </m:sup>
                </m:sSup>
              </m:oMath>
            </m:oMathPara>
          </w:p>
        </w:tc>
        <w:tc>
          <w:tcPr>
            <w:tcW w:w="702" w:type="dxa"/>
            <w:vAlign w:val="center"/>
          </w:tcPr>
          <w:p w14:paraId="2EB1FB97" w14:textId="77777777" w:rsidR="00BD7167" w:rsidRPr="008C3D75" w:rsidRDefault="00BD7167" w:rsidP="00BD7167">
            <w:pPr>
              <w:jc w:val="center"/>
              <w:rPr>
                <w:color w:val="000000"/>
              </w:rPr>
            </w:pPr>
            <w:r w:rsidRPr="008C3D75">
              <w:rPr>
                <w:color w:val="000000"/>
              </w:rPr>
              <w:t>(</w:t>
            </w:r>
            <w:bookmarkStart w:id="1601" w:name="MBM_ZRX"/>
            <w:r w:rsidRPr="008C3D75">
              <w:rPr>
                <w:color w:val="000000"/>
              </w:rPr>
              <w:fldChar w:fldCharType="begin"/>
            </w:r>
            <w:r w:rsidRPr="008C3D75">
              <w:rPr>
                <w:color w:val="000000"/>
              </w:rPr>
              <w:instrText xml:space="preserve"> SEQ eq \* MERGEFORMAT </w:instrText>
            </w:r>
            <w:r w:rsidRPr="008C3D75">
              <w:rPr>
                <w:color w:val="000000"/>
                <w:rPrChange w:id="1602" w:author="admin" w:date="2018-06-18T11:14:00Z">
                  <w:rPr>
                    <w:color w:val="000000"/>
                  </w:rPr>
                </w:rPrChange>
              </w:rPr>
              <w:fldChar w:fldCharType="separate"/>
            </w:r>
            <w:r w:rsidR="00A37FEB" w:rsidRPr="008C3D75">
              <w:rPr>
                <w:noProof/>
                <w:color w:val="000000"/>
              </w:rPr>
              <w:t>41</w:t>
            </w:r>
            <w:r w:rsidRPr="008C3D75">
              <w:rPr>
                <w:color w:val="000000"/>
              </w:rPr>
              <w:fldChar w:fldCharType="end"/>
            </w:r>
            <w:bookmarkEnd w:id="1601"/>
            <w:r w:rsidRPr="008C3D75">
              <w:rPr>
                <w:color w:val="000000"/>
              </w:rPr>
              <w:t>)</w:t>
            </w:r>
          </w:p>
        </w:tc>
      </w:tr>
    </w:tbl>
    <w:p w14:paraId="0FB56908" w14:textId="77777777" w:rsidR="00BD7167" w:rsidRPr="008C3D75" w:rsidRDefault="00BD7167" w:rsidP="00BD7167">
      <w:pPr>
        <w:rPr>
          <w:color w:val="000000"/>
        </w:rPr>
      </w:pPr>
    </w:p>
    <w:p w14:paraId="3D8B0098" w14:textId="29EE0FDC" w:rsidR="00BD7167" w:rsidRPr="008C3D75" w:rsidRDefault="00BD7167" w:rsidP="00BD7167">
      <w:r w:rsidRPr="008C3D75">
        <w:rPr>
          <w:color w:val="000000"/>
        </w:rPr>
        <w:t xml:space="preserve">kde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e>
        </m:d>
      </m:oMath>
      <w:r w:rsidRPr="008C3D75">
        <w:t xml:space="preserve"> je veľkosť impedancie a </w:t>
      </w:r>
      <m:oMath>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(t)</m:t>
        </m:r>
      </m:oMath>
      <w:r w:rsidRPr="008C3D75">
        <w:t xml:space="preserve"> je fáza impedanciena kanály j. </w:t>
      </w:r>
      <w:r w:rsidRPr="008C3D75">
        <w:rPr>
          <w:color w:val="000000"/>
        </w:rPr>
        <w:t>Tento princíp je aplikovaný na všetkých 18-tich meraných miestach tela. Pretože je meraných miest 18 a zdroje prúdu 3, merané miesta zdieľajú zdroje prúdu. Máme tak niekoľko meraných miest zapojených v sérií a na ich vonkajšej časti je vždy zapojený zdroj prúdu (</w:t>
      </w:r>
      <w:r w:rsidR="0027698D" w:rsidRPr="008C3D75">
        <w:rPr>
          <w:color w:val="000000"/>
        </w:rPr>
        <w:fldChar w:fldCharType="begin"/>
      </w:r>
      <w:r w:rsidR="0027698D" w:rsidRPr="008C3D75">
        <w:rPr>
          <w:color w:val="000000"/>
        </w:rPr>
        <w:instrText xml:space="preserve"> REF _Ref516834864 \h </w:instrText>
      </w:r>
      <w:r w:rsidR="0027698D" w:rsidRPr="008C3D75">
        <w:rPr>
          <w:color w:val="000000"/>
        </w:rPr>
      </w:r>
      <w:r w:rsidR="0027698D" w:rsidRPr="008C3D75">
        <w:rPr>
          <w:color w:val="000000"/>
          <w:rPrChange w:id="1603" w:author="admin" w:date="2018-06-18T11:14:00Z">
            <w:rPr>
              <w:color w:val="000000"/>
            </w:rPr>
          </w:rPrChange>
        </w:rPr>
        <w:fldChar w:fldCharType="separate"/>
      </w:r>
      <w:r w:rsidR="0027698D" w:rsidRPr="008C3D75">
        <w:t xml:space="preserve">Obrázok </w:t>
      </w:r>
      <w:r w:rsidR="0027698D" w:rsidRPr="008C3D75">
        <w:rPr>
          <w:noProof/>
        </w:rPr>
        <w:t>3</w:t>
      </w:r>
      <w:r w:rsidR="0027698D" w:rsidRPr="008C3D75">
        <w:t>.</w:t>
      </w:r>
      <w:r w:rsidR="0027698D" w:rsidRPr="008C3D75">
        <w:rPr>
          <w:noProof/>
        </w:rPr>
        <w:t>1</w:t>
      </w:r>
      <w:r w:rsidR="0027698D" w:rsidRPr="008C3D75">
        <w:rPr>
          <w:color w:val="000000"/>
        </w:rPr>
        <w:fldChar w:fldCharType="end"/>
      </w:r>
      <w:r w:rsidRPr="008C3D75">
        <w:rPr>
          <w:color w:val="000000"/>
        </w:rPr>
        <w:t xml:space="preserve">). Meraný kanál je vždy naladený na jeden zo zdrojov prúdu, ktoré zobrazuje </w:t>
      </w:r>
      <w:r w:rsidR="0027698D" w:rsidRPr="008C3D75">
        <w:rPr>
          <w:color w:val="000000"/>
        </w:rPr>
        <w:fldChar w:fldCharType="begin"/>
      </w:r>
      <w:r w:rsidR="0027698D" w:rsidRPr="008C3D75">
        <w:rPr>
          <w:color w:val="000000"/>
        </w:rPr>
        <w:instrText xml:space="preserve"> REF _Ref516834864 \h </w:instrText>
      </w:r>
      <w:r w:rsidR="0027698D" w:rsidRPr="008C3D75">
        <w:rPr>
          <w:color w:val="000000"/>
        </w:rPr>
      </w:r>
      <w:r w:rsidR="0027698D" w:rsidRPr="008C3D75">
        <w:rPr>
          <w:color w:val="000000"/>
          <w:rPrChange w:id="1604" w:author="admin" w:date="2018-06-18T11:14:00Z">
            <w:rPr>
              <w:color w:val="000000"/>
            </w:rPr>
          </w:rPrChange>
        </w:rPr>
        <w:fldChar w:fldCharType="separate"/>
      </w:r>
      <w:r w:rsidR="0027698D" w:rsidRPr="008C3D75">
        <w:t xml:space="preserve">Obrázok </w:t>
      </w:r>
      <w:r w:rsidR="0027698D" w:rsidRPr="008C3D75">
        <w:rPr>
          <w:noProof/>
        </w:rPr>
        <w:t>3</w:t>
      </w:r>
      <w:r w:rsidR="0027698D" w:rsidRPr="008C3D75">
        <w:t>.</w:t>
      </w:r>
      <w:r w:rsidR="0027698D" w:rsidRPr="008C3D75">
        <w:rPr>
          <w:noProof/>
        </w:rPr>
        <w:t>1</w:t>
      </w:r>
      <w:r w:rsidR="0027698D" w:rsidRPr="008C3D75">
        <w:rPr>
          <w:color w:val="000000"/>
        </w:rPr>
        <w:fldChar w:fldCharType="end"/>
      </w:r>
      <w:r w:rsidR="0027698D" w:rsidRPr="008C3D75">
        <w:rPr>
          <w:color w:val="000000"/>
        </w:rPr>
        <w:t xml:space="preserve"> </w:t>
      </w:r>
      <w:r w:rsidRPr="008C3D75">
        <w:rPr>
          <w:color w:val="000000"/>
        </w:rPr>
        <w:t xml:space="preserve">ako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oMath>
      <w:r w:rsidRPr="008C3D75">
        <w:rPr>
          <w:color w:val="000000"/>
        </w:rPr>
        <w:t xml:space="preserve">,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sidRPr="008C3D75">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3</m:t>
            </m:r>
          </m:sub>
        </m:sSub>
        <m:r>
          <w:rPr>
            <w:rFonts w:ascii="Cambria Math" w:hAnsi="Cambria Math"/>
            <w:color w:val="000000"/>
          </w:rPr>
          <m:t>.</m:t>
        </m:r>
      </m:oMath>
      <w:r w:rsidRPr="008C3D75">
        <w:rPr>
          <w:color w:val="000000"/>
        </w:rPr>
        <w:t xml:space="preserve"> Meracie elektródy sú umiestnené v blízkosti veľkých artérií, čo umožňuje sledovať tok krvi naprieč celým telom. V tejto práci boli spracované signály z 12-tich meraných miest: ľavá a pravá karotída na krku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8C3D75">
        <w:t xml:space="preserve">a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8C3D75">
        <w:t xml:space="preserve">, ľavá a pravá časť hrude </w:t>
      </w:r>
      <w:r w:rsidRPr="008C3D75">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sidRPr="008C3D75">
        <w:t xml:space="preserve"> a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oMath>
      <w:r w:rsidRPr="008C3D75">
        <w:t xml:space="preserve">, ľavé a pravé stehno </w:t>
      </w:r>
      <w:r w:rsidRPr="008C3D75">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5</m:t>
            </m:r>
          </m:sub>
        </m:sSub>
      </m:oMath>
      <w:r w:rsidRPr="008C3D75">
        <w:t xml:space="preserve"> a </w:t>
      </w:r>
      <m:oMath>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oMath>
      <w:r w:rsidRPr="008C3D75">
        <w:t xml:space="preserve">, ľavé a pravé lýtko </w:t>
      </w:r>
      <w:r w:rsidRPr="008C3D75">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7</m:t>
            </m:r>
          </m:sub>
        </m:sSub>
      </m:oMath>
      <w:r w:rsidRPr="008C3D75">
        <w:t xml:space="preserve"> a </w:t>
      </w:r>
      <m:oMath>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oMath>
      <w:r w:rsidRPr="008C3D75">
        <w:t xml:space="preserve">, ľavé a pravé rameno </w:t>
      </w:r>
      <w:r w:rsidRPr="008C3D75">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13</m:t>
            </m:r>
          </m:sub>
        </m:sSub>
      </m:oMath>
      <w:r w:rsidRPr="008C3D75">
        <w:t xml:space="preserve"> a </w:t>
      </w:r>
      <m:oMath>
        <m:sSub>
          <m:sSubPr>
            <m:ctrlPr>
              <w:rPr>
                <w:rFonts w:ascii="Cambria Math" w:hAnsi="Cambria Math"/>
                <w:i/>
              </w:rPr>
            </m:ctrlPr>
          </m:sSubPr>
          <m:e>
            <m:r>
              <w:rPr>
                <w:rFonts w:ascii="Cambria Math" w:hAnsi="Cambria Math"/>
              </w:rPr>
              <m:t>Z</m:t>
            </m:r>
          </m:e>
          <m:sub>
            <m:r>
              <w:rPr>
                <w:rFonts w:ascii="Cambria Math" w:hAnsi="Cambria Math"/>
              </w:rPr>
              <m:t>14</m:t>
            </m:r>
          </m:sub>
        </m:sSub>
        <m:r>
          <w:rPr>
            <w:rFonts w:ascii="Cambria Math" w:hAnsi="Cambria Math"/>
          </w:rPr>
          <m:t>)</m:t>
        </m:r>
      </m:oMath>
      <w:r w:rsidRPr="008C3D75">
        <w:t xml:space="preserve"> a ľavé a pravé predlaktie </w:t>
      </w:r>
      <w:r w:rsidRPr="008C3D75">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15</m:t>
            </m:r>
          </m:sub>
        </m:sSub>
      </m:oMath>
      <w:r w:rsidRPr="008C3D75">
        <w:t xml:space="preserve"> a </w:t>
      </w:r>
      <m:oMath>
        <m:sSub>
          <m:sSubPr>
            <m:ctrlPr>
              <w:rPr>
                <w:rFonts w:ascii="Cambria Math" w:hAnsi="Cambria Math"/>
                <w:i/>
              </w:rPr>
            </m:ctrlPr>
          </m:sSubPr>
          <m:e>
            <m:r>
              <w:rPr>
                <w:rFonts w:ascii="Cambria Math" w:hAnsi="Cambria Math"/>
              </w:rPr>
              <m:t>Z</m:t>
            </m:r>
          </m:e>
          <m:sub>
            <m:r>
              <w:rPr>
                <w:rFonts w:ascii="Cambria Math" w:hAnsi="Cambria Math"/>
              </w:rPr>
              <m:t>16</m:t>
            </m:r>
          </m:sub>
        </m:sSub>
        <m:r>
          <w:rPr>
            <w:rFonts w:ascii="Cambria Math" w:hAnsi="Cambria Math"/>
          </w:rPr>
          <m:t>)</m:t>
        </m:r>
      </m:oMath>
      <w:r w:rsidRPr="008C3D75">
        <w:t xml:space="preserve">. Zvyšné kanály boli síce zaznamenávané ale neboli spracované hlavne pre proměnnou kvalitu signálu. Tok krvi počas </w:t>
      </w:r>
      <w:r w:rsidR="009076DD" w:rsidRPr="008C3D75">
        <w:t>srdcov</w:t>
      </w:r>
      <w:r w:rsidRPr="008C3D75">
        <w:t>ého cyklu moduluje zmeny na základnej impedancií. Zmeny impedancie sú však extrémne malé v porovnaní so základnou impedanciou a zmenami impedancie v dôsledku dýchania. Vlastnosti zmien impedancie kladú vysoké nároky na konštrukciu impedančného monitora.</w:t>
      </w:r>
      <w:r w:rsidR="002C512A" w:rsidRPr="008C3D75">
        <w:t xml:space="preserve"> </w:t>
      </w:r>
      <w:del w:id="1605" w:author="admin" w:date="2018-06-18T11:10:00Z">
        <w:r w:rsidRPr="008C3D75" w:rsidDel="00655477">
          <w:delText>Sinusový</w:delText>
        </w:r>
      </w:del>
      <w:ins w:id="1606" w:author="admin" w:date="2018-06-18T11:10:00Z">
        <w:r w:rsidR="00655477" w:rsidRPr="008C3D75">
          <w:t>Sínusový</w:t>
        </w:r>
      </w:ins>
      <w:r w:rsidRPr="008C3D75">
        <w:t xml:space="preserve"> zdroj prúdu je generovaný numericky kontrolovaným oscilátorom (NCO) a transformovaný do analógovej domény digitálno-analógovým prevodníkom (DAC). Signál z meracích elektród je digitalizovaný analógovo digitálnym prevodníkom a násobený kvadtratúrov</w:t>
      </w:r>
      <w:ins w:id="1607" w:author="admin" w:date="2018-06-18T11:11:00Z">
        <w:r w:rsidR="00655477" w:rsidRPr="008C3D75">
          <w:t xml:space="preserve"> kvadratúrou</w:t>
        </w:r>
      </w:ins>
      <w:r w:rsidRPr="008C3D75">
        <w:t xml:space="preserve"> z NCO. Výsledná komplexná obálka je digitálne filtrovaná filtrom typu spodná priepusť. </w:t>
      </w:r>
      <w:del w:id="1608" w:author="admin" w:date="2018-06-18T11:15:00Z">
        <w:r w:rsidRPr="008C3D75" w:rsidDel="008C3D75">
          <w:delText>Komponenta</w:delText>
        </w:r>
      </w:del>
      <w:ins w:id="1609" w:author="admin" w:date="2018-06-18T11:15:00Z">
        <w:r w:rsidR="008C3D75" w:rsidRPr="008C3D75">
          <w:t>Komponent</w:t>
        </w:r>
      </w:ins>
      <w:r w:rsidRPr="008C3D75">
        <w:t xml:space="preserve"> vo fáze prezentuje rezistanciu </w:t>
      </w:r>
      <m:oMath>
        <m:r>
          <w:rPr>
            <w:rFonts w:ascii="Cambria Math" w:hAnsi="Cambria Math"/>
          </w:rPr>
          <m:t>R</m:t>
        </m:r>
        <m:d>
          <m:dPr>
            <m:ctrlPr>
              <w:rPr>
                <w:rFonts w:ascii="Cambria Math" w:hAnsi="Cambria Math"/>
                <w:i/>
              </w:rPr>
            </m:ctrlPr>
          </m:dPr>
          <m:e>
            <m:r>
              <w:rPr>
                <w:rFonts w:ascii="Cambria Math" w:hAnsi="Cambria Math"/>
              </w:rPr>
              <m:t>t</m:t>
            </m:r>
          </m:e>
        </m:d>
      </m:oMath>
      <w:r w:rsidRPr="008C3D75">
        <w:t xml:space="preserve"> a kvadratúrna komponenta </w:t>
      </w:r>
      <w:r w:rsidRPr="008C3D75">
        <w:lastRenderedPageBreak/>
        <w:t xml:space="preserve">reaktanciu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oMath>
      <w:r w:rsidRPr="008C3D75">
        <w:t xml:space="preserve">meranej impedancie </w:t>
      </w:r>
      <w:r w:rsidRPr="008C3D75">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rsidRPr="008C3D75">
        <w:instrText xml:space="preserve"> ADDIN EN.CITE </w:instrText>
      </w:r>
      <w:r w:rsidR="00284C6A" w:rsidRPr="008C3D75">
        <w:rPr>
          <w:rPrChange w:id="1610" w:author="admin" w:date="2018-06-18T11:14:00Z">
            <w:rPr/>
          </w:rPrChange>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rsidRPr="008C3D75">
        <w:instrText xml:space="preserve"> ADDIN EN.CITE.DATA </w:instrText>
      </w:r>
      <w:r w:rsidR="00284C6A" w:rsidRPr="008C3D75">
        <w:rPr>
          <w:rPrChange w:id="1611" w:author="admin" w:date="2018-06-18T11:14:00Z">
            <w:rPr/>
          </w:rPrChange>
        </w:rPr>
      </w:r>
      <w:r w:rsidR="00284C6A" w:rsidRPr="008C3D75">
        <w:rPr>
          <w:rPrChange w:id="1612" w:author="admin" w:date="2018-06-18T11:14:00Z">
            <w:rPr/>
          </w:rPrChange>
        </w:rPr>
        <w:fldChar w:fldCharType="end"/>
      </w:r>
      <w:r w:rsidRPr="008C3D75">
        <w:rPr>
          <w:rPrChange w:id="1613" w:author="admin" w:date="2018-06-18T11:14:00Z">
            <w:rPr/>
          </w:rPrChange>
        </w:rPr>
      </w:r>
      <w:r w:rsidRPr="008C3D75">
        <w:rPr>
          <w:rPrChange w:id="1614" w:author="admin" w:date="2018-06-18T11:14:00Z">
            <w:rPr/>
          </w:rPrChange>
        </w:rPr>
        <w:fldChar w:fldCharType="separate"/>
      </w:r>
      <w:r w:rsidRPr="008C3D75">
        <w:rPr>
          <w:noProof/>
        </w:rPr>
        <w:t>[7]</w:t>
      </w:r>
      <w:r w:rsidRPr="008C3D75">
        <w:fldChar w:fldCharType="end"/>
      </w:r>
      <w:r w:rsidRPr="008C3D75">
        <w:t xml:space="preserve">. </w:t>
      </w:r>
      <w:r w:rsidRPr="008C3D75">
        <w:fldChar w:fldCharType="begin"/>
      </w:r>
      <w:r w:rsidRPr="008C3D75">
        <w:instrText xml:space="preserve"> REF _Ref510264846 \h </w:instrText>
      </w:r>
      <w:r w:rsidRPr="008C3D75">
        <w:rPr>
          <w:rPrChange w:id="1615" w:author="admin" w:date="2018-06-18T11:14:00Z">
            <w:rPr/>
          </w:rPrChange>
        </w:rPr>
        <w:fldChar w:fldCharType="separate"/>
      </w:r>
      <w:r w:rsidR="00A37FEB" w:rsidRPr="008C3D75">
        <w:t xml:space="preserve">Obrázok </w:t>
      </w:r>
      <w:r w:rsidR="00A37FEB" w:rsidRPr="008C3D75">
        <w:rPr>
          <w:noProof/>
        </w:rPr>
        <w:t>3</w:t>
      </w:r>
      <w:r w:rsidR="00A37FEB" w:rsidRPr="008C3D75">
        <w:t>.</w:t>
      </w:r>
      <w:r w:rsidR="00A37FEB" w:rsidRPr="008C3D75">
        <w:rPr>
          <w:noProof/>
        </w:rPr>
        <w:t>2</w:t>
      </w:r>
      <w:r w:rsidRPr="008C3D75">
        <w:fldChar w:fldCharType="end"/>
      </w:r>
      <w:r w:rsidRPr="008C3D75">
        <w:t xml:space="preserve"> ukazuje dobrovoľníka počas merania MBM monitorom.</w:t>
      </w:r>
    </w:p>
    <w:p w14:paraId="18A292E6" w14:textId="77777777" w:rsidR="00BD7167" w:rsidRPr="008C3D75" w:rsidRDefault="00BD7167" w:rsidP="00BD7167">
      <w:pPr>
        <w:pStyle w:val="Caption"/>
        <w:rPr>
          <w:vanish/>
          <w:lang w:val="sk-SK"/>
          <w:specVanish/>
        </w:rPr>
      </w:pPr>
      <w:bookmarkStart w:id="1616" w:name="_Ref510264846"/>
      <w:bookmarkStart w:id="1617" w:name="_Ref510264825"/>
      <w:bookmarkStart w:id="1618" w:name="_Toc516835676"/>
      <w:r w:rsidRPr="005C2483">
        <w:rPr>
          <w:noProof/>
          <w:szCs w:val="22"/>
          <w:lang w:bidi="ar-SA"/>
        </w:rPr>
        <w:drawing>
          <wp:anchor distT="71755" distB="71755" distL="114300" distR="114300" simplePos="0" relativeHeight="251832320" behindDoc="0" locked="0" layoutInCell="1" allowOverlap="1" wp14:anchorId="1DC68460" wp14:editId="63D1161D">
            <wp:simplePos x="0" y="0"/>
            <wp:positionH relativeFrom="margin">
              <wp:align>center</wp:align>
            </wp:positionH>
            <wp:positionV relativeFrom="paragraph">
              <wp:posOffset>195580</wp:posOffset>
            </wp:positionV>
            <wp:extent cx="4508500" cy="2734310"/>
            <wp:effectExtent l="0" t="0" r="6350" b="889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4"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Pr="008C3D75">
        <w:rPr>
          <w:lang w:val="sk-SK"/>
        </w:rPr>
        <w:t xml:space="preserve">Obrázok </w:t>
      </w:r>
      <w:r w:rsidRPr="005C2483">
        <w:rPr>
          <w:lang w:val="sk-SK"/>
        </w:rPr>
        <w:fldChar w:fldCharType="begin"/>
      </w:r>
      <w:r w:rsidRPr="008C3D75">
        <w:rPr>
          <w:lang w:val="sk-SK"/>
        </w:rPr>
        <w:instrText xml:space="preserve"> STYLEREF 1 \s </w:instrText>
      </w:r>
      <w:r w:rsidRPr="008C3D75">
        <w:rPr>
          <w:lang w:val="sk-SK"/>
          <w:rPrChange w:id="1619" w:author="admin" w:date="2018-06-18T11:14:00Z">
            <w:rPr>
              <w:lang w:val="sk-SK"/>
            </w:rPr>
          </w:rPrChange>
        </w:rPr>
        <w:fldChar w:fldCharType="separate"/>
      </w:r>
      <w:r w:rsidR="00A37FEB" w:rsidRPr="008C3D75">
        <w:rPr>
          <w:noProof/>
          <w:lang w:val="sk-SK"/>
        </w:rPr>
        <w:t>3</w:t>
      </w:r>
      <w:r w:rsidRPr="008C3D75">
        <w:rPr>
          <w:lang w:val="sk-SK"/>
          <w:rPrChange w:id="1620" w:author="admin" w:date="2018-06-18T11:14:00Z">
            <w:rPr>
              <w:lang w:val="sk-SK"/>
            </w:rPr>
          </w:rPrChange>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621" w:author="admin" w:date="2018-06-18T11:14:00Z">
            <w:rPr>
              <w:lang w:val="sk-SK"/>
            </w:rPr>
          </w:rPrChange>
        </w:rPr>
        <w:fldChar w:fldCharType="separate"/>
      </w:r>
      <w:r w:rsidR="00A37FEB" w:rsidRPr="008C3D75">
        <w:rPr>
          <w:noProof/>
          <w:lang w:val="sk-SK"/>
        </w:rPr>
        <w:t>2</w:t>
      </w:r>
      <w:r w:rsidRPr="008C3D75">
        <w:rPr>
          <w:lang w:val="sk-SK"/>
          <w:rPrChange w:id="1622" w:author="admin" w:date="2018-06-18T11:14:00Z">
            <w:rPr>
              <w:lang w:val="sk-SK"/>
            </w:rPr>
          </w:rPrChange>
        </w:rPr>
        <w:fldChar w:fldCharType="end"/>
      </w:r>
      <w:bookmarkEnd w:id="1616"/>
      <w:r w:rsidRPr="008C3D75">
        <w:rPr>
          <w:lang w:val="sk-SK"/>
        </w:rPr>
        <w:t>:</w:t>
      </w:r>
      <w:r w:rsidRPr="008C3D75">
        <w:rPr>
          <w:szCs w:val="22"/>
          <w:lang w:val="sk-SK"/>
        </w:rPr>
        <w:t xml:space="preserve"> Dobrovoľník počas </w:t>
      </w:r>
      <w:r w:rsidRPr="008C3D75">
        <w:rPr>
          <w:lang w:val="sk-SK"/>
        </w:rPr>
        <w:t>merania</w:t>
      </w:r>
      <w:r w:rsidRPr="008C3D75">
        <w:rPr>
          <w:szCs w:val="22"/>
          <w:lang w:val="sk-SK"/>
        </w:rPr>
        <w:t xml:space="preserve"> bioimpedančným monitorom MBM</w:t>
      </w:r>
      <w:bookmarkEnd w:id="1617"/>
      <w:r w:rsidRPr="008C3D75">
        <w:rPr>
          <w:lang w:val="sk-SK"/>
        </w:rPr>
        <w:t>.</w:t>
      </w:r>
      <w:bookmarkEnd w:id="1618"/>
    </w:p>
    <w:p w14:paraId="2FEA4691" w14:textId="77777777" w:rsidR="00BD7167" w:rsidRPr="008C3D75" w:rsidRDefault="00BD7167" w:rsidP="00BD7167">
      <w:pPr>
        <w:pStyle w:val="Caption"/>
        <w:rPr>
          <w:szCs w:val="22"/>
          <w:lang w:val="sk-SK"/>
        </w:rPr>
      </w:pPr>
      <w:r w:rsidRPr="008C3D75">
        <w:rPr>
          <w:szCs w:val="22"/>
          <w:lang w:val="sk-SK"/>
        </w:rPr>
        <w:t xml:space="preserve"> Pred meraním boli na dobrovoľníka pripevnené elektródy (modrá farba), ktoré slúžia ako zdroje elektrického prúdu, impedanciu snímajúce elektródy a EKG elektródy. Na pravej ruke ma pripevnenú manžetu na meranie arteriálneho krvného tlaku. Vpravo na stole sú zosilňovače impedančného signálu a počítač nahrávajúci namerané signály.</w:t>
      </w:r>
    </w:p>
    <w:p w14:paraId="49A1E751" w14:textId="77777777" w:rsidR="00BD7167" w:rsidRPr="008C3D75" w:rsidRDefault="00BD7167" w:rsidP="00BD7167"/>
    <w:p w14:paraId="6333E292" w14:textId="77777777" w:rsidR="00BD7167" w:rsidRPr="008C3D75" w:rsidRDefault="00BD7167" w:rsidP="00BD7167">
      <w:pPr>
        <w:pStyle w:val="Heading3"/>
      </w:pPr>
      <w:bookmarkStart w:id="1623" w:name="_Toc510268156"/>
      <w:bookmarkStart w:id="1624" w:name="_Toc516835634"/>
      <w:r w:rsidRPr="008C3D75">
        <w:t>Spracovanie dát</w:t>
      </w:r>
      <w:bookmarkEnd w:id="1623"/>
      <w:bookmarkEnd w:id="1624"/>
    </w:p>
    <w:p w14:paraId="5887D434" w14:textId="77777777" w:rsidR="00BD7167" w:rsidRPr="008C3D75" w:rsidRDefault="00BD7167" w:rsidP="00BD7167"/>
    <w:p w14:paraId="6DE4AE92" w14:textId="23819928" w:rsidR="00BD7167" w:rsidRPr="008C3D75" w:rsidRDefault="00BD7167" w:rsidP="00BD7167">
      <w:r w:rsidRPr="008C3D75">
        <w:t xml:space="preserve">Dáta boli počas merania ukladané na PC. Po meraní boli normalizované a predané k ďalšej analýze. Pred analýzou boli dáta vizuálne skontrolované a pre ďalšiu analýzu boli identifikované záznamy bez výrazných technických artefaktov na signály bioimpedancie, </w:t>
      </w:r>
      <w:r w:rsidR="009076DD" w:rsidRPr="008C3D75">
        <w:t>srdcov</w:t>
      </w:r>
      <w:r w:rsidRPr="008C3D75">
        <w:t xml:space="preserve">ých zvukov, EKG a krvného tlaku. Príčina technických artefaktov na bioimpedančnom signály mohla byť zle nalepená elektróda, alebo odlepenie elektródy počas merania. Technické artefakty majú amplitúdu signálu spravidla rádovo vyššiu ako fyziologický bioimpedančný signál. Pri spracovaní signálov bol počítaný pomer signál šum, a to ako pomer </w:t>
      </w:r>
      <w:del w:id="1625" w:author="admin" w:date="2018-06-18T11:12:00Z">
        <w:r w:rsidRPr="008C3D75" w:rsidDel="00655477">
          <w:delText>smerodatných</w:delText>
        </w:r>
      </w:del>
      <w:ins w:id="1626" w:author="admin" w:date="2018-06-18T11:12:00Z">
        <w:r w:rsidR="00655477" w:rsidRPr="008C3D75">
          <w:t>smerodajných</w:t>
        </w:r>
      </w:ins>
      <w:r w:rsidRPr="008C3D75">
        <w:t xml:space="preserve"> </w:t>
      </w:r>
      <w:del w:id="1627" w:author="admin" w:date="2018-06-18T11:12:00Z">
        <w:r w:rsidRPr="008C3D75" w:rsidDel="00655477">
          <w:delText xml:space="preserve">odchyliek </w:delText>
        </w:r>
      </w:del>
      <w:ins w:id="1628" w:author="admin" w:date="2018-06-18T11:12:00Z">
        <w:r w:rsidR="00655477" w:rsidRPr="008C3D75">
          <w:t xml:space="preserve">odchýliek </w:t>
        </w:r>
      </w:ins>
      <w:r w:rsidRPr="008C3D75">
        <w:t xml:space="preserve">signálu </w:t>
      </w:r>
      <m:oMath>
        <m:r>
          <w:rPr>
            <w:rFonts w:ascii="Cambria Math" w:hAnsi="Cambria Math"/>
          </w:rPr>
          <m:t>-</m:t>
        </m:r>
        <m:r>
          <w:rPr>
            <w:rFonts w:ascii="Cambria Math" w:hAnsi="Cambria Math"/>
            <w:rPrChange w:id="1629" w:author="admin" w:date="2018-06-18T11:14:00Z">
              <w:rPr>
                <w:rFonts w:ascii="Cambria Math" w:hAnsi="Cambria Math"/>
              </w:rPr>
            </w:rPrChange>
          </w:rPr>
          <m:t>dZ/dt</m:t>
        </m:r>
      </m:oMath>
      <w:r w:rsidRPr="008C3D75">
        <w:t xml:space="preserve"> v dvoch úsekoch vrámci RR intervalu. Prvý úsek bol úsek 0-0,3 násobok RR intervalu (v tomto intervale sa fyziologický vyskytuje </w:t>
      </w:r>
      <m:oMath>
        <m:r>
          <w:rPr>
            <w:rFonts w:ascii="Cambria Math" w:hAnsi="Cambria Math"/>
          </w:rPr>
          <m:t>-</m:t>
        </m:r>
        <m:r>
          <w:rPr>
            <w:rFonts w:ascii="Cambria Math" w:hAnsi="Cambria Math"/>
            <w:rPrChange w:id="1630" w:author="admin" w:date="2018-06-18T11:14:00Z">
              <w:rPr>
                <w:rFonts w:ascii="Cambria Math" w:hAnsi="Cambria Math"/>
              </w:rPr>
            </w:rPrChange>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a druhý úsek bol 0,6 – 0,9 násobok RR intervalu. Následne bola spočítaná priemerná hodnota pomerov signál šum </w:t>
      </w:r>
      <w:r w:rsidRPr="008C3D75">
        <w:lastRenderedPageBreak/>
        <w:t xml:space="preserve">pre jednotlivé RR </w:t>
      </w:r>
      <w:del w:id="1631" w:author="admin" w:date="2018-06-18T11:16:00Z">
        <w:r w:rsidRPr="008C3D75" w:rsidDel="008C3D75">
          <w:delText>intervali</w:delText>
        </w:r>
      </w:del>
      <w:ins w:id="1632" w:author="admin" w:date="2018-06-18T11:16:00Z">
        <w:r w:rsidR="008C3D75" w:rsidRPr="008C3D75">
          <w:t>intervaly</w:t>
        </w:r>
      </w:ins>
      <w:r w:rsidRPr="008C3D75">
        <w:t xml:space="preserve">. Ďalej boli spracovávané len signály, ktoré dosahovali pomer signál šum </w:t>
      </w:r>
      <w:del w:id="1633" w:author="admin" w:date="2018-06-18T11:12:00Z">
        <w:r w:rsidRPr="008C3D75" w:rsidDel="00655477">
          <w:delText>vačší</w:delText>
        </w:r>
      </w:del>
      <w:ins w:id="1634" w:author="admin" w:date="2018-06-18T11:12:00Z">
        <w:r w:rsidR="00655477" w:rsidRPr="008C3D75">
          <w:t>väčší</w:t>
        </w:r>
      </w:ins>
      <w:r w:rsidRPr="008C3D75">
        <w:t xml:space="preserve"> ako 2. Kvalitný signál  </w:t>
      </w:r>
      <m:oMath>
        <m:r>
          <w:rPr>
            <w:rFonts w:ascii="Cambria Math" w:hAnsi="Cambria Math"/>
          </w:rPr>
          <m:t>-</m:t>
        </m:r>
        <m:r>
          <w:rPr>
            <w:rFonts w:ascii="Cambria Math" w:hAnsi="Cambria Math"/>
            <w:rPrChange w:id="1635" w:author="admin" w:date="2018-06-18T11:14:00Z">
              <w:rPr>
                <w:rFonts w:ascii="Cambria Math" w:hAnsi="Cambria Math"/>
              </w:rPr>
            </w:rPrChange>
          </w:rPr>
          <m:t>dZ/dt</m:t>
        </m:r>
      </m:oMath>
      <w:r w:rsidRPr="008C3D75">
        <w:t xml:space="preserve"> a Z0 na lýtku ukazuje Obrázok 3.3.</w:t>
      </w:r>
    </w:p>
    <w:p w14:paraId="5A4C9D75" w14:textId="77777777" w:rsidR="002C512A" w:rsidRPr="008C3D75" w:rsidRDefault="002C512A" w:rsidP="00BD7167"/>
    <w:p w14:paraId="790A1584" w14:textId="77777777" w:rsidR="00BD7167" w:rsidRPr="008C3D75" w:rsidRDefault="00BD7167" w:rsidP="00BD7167">
      <w:r w:rsidRPr="008C3D75">
        <w:rPr>
          <w:noProof/>
          <w:lang w:val="en-US" w:eastAsia="en-US"/>
        </w:rPr>
        <w:drawing>
          <wp:inline distT="0" distB="0" distL="0" distR="0" wp14:anchorId="674A3C10" wp14:editId="25EF1060">
            <wp:extent cx="5396865" cy="1709420"/>
            <wp:effectExtent l="0" t="0" r="0" b="5080"/>
            <wp:docPr id="40" name="Obrázok 40" descr="OK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K7c"/>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6865" cy="1709420"/>
                    </a:xfrm>
                    <a:prstGeom prst="rect">
                      <a:avLst/>
                    </a:prstGeom>
                    <a:noFill/>
                    <a:ln>
                      <a:noFill/>
                    </a:ln>
                  </pic:spPr>
                </pic:pic>
              </a:graphicData>
            </a:graphic>
          </wp:inline>
        </w:drawing>
      </w:r>
    </w:p>
    <w:p w14:paraId="12E85A2C" w14:textId="77777777" w:rsidR="00BD7167" w:rsidRPr="008C3D75" w:rsidRDefault="00BD7167" w:rsidP="00BD7167">
      <w:pPr>
        <w:pStyle w:val="Caption"/>
        <w:rPr>
          <w:vanish/>
          <w:lang w:val="sk-SK"/>
          <w:specVanish/>
          <w:rPrChange w:id="1636" w:author="admin" w:date="2018-06-18T11:14:00Z">
            <w:rPr>
              <w:vanish/>
              <w:specVanish/>
            </w:rPr>
          </w:rPrChange>
        </w:rPr>
      </w:pPr>
      <w:bookmarkStart w:id="1637" w:name="_Toc516835677"/>
      <w:r w:rsidRPr="008C3D75">
        <w:rPr>
          <w:lang w:val="sk-SK"/>
          <w:rPrChange w:id="1638" w:author="admin" w:date="2018-06-18T11:14:00Z">
            <w:rPr/>
          </w:rPrChange>
        </w:rPr>
        <w:t xml:space="preserve">Obrázok </w:t>
      </w:r>
      <w:r w:rsidRPr="008C3D75">
        <w:rPr>
          <w:lang w:val="sk-SK"/>
          <w:rPrChange w:id="1639" w:author="admin" w:date="2018-06-18T11:14:00Z">
            <w:rPr/>
          </w:rPrChange>
        </w:rPr>
        <w:fldChar w:fldCharType="begin"/>
      </w:r>
      <w:r w:rsidRPr="008C3D75">
        <w:rPr>
          <w:lang w:val="sk-SK"/>
          <w:rPrChange w:id="1640" w:author="admin" w:date="2018-06-18T11:14:00Z">
            <w:rPr/>
          </w:rPrChange>
        </w:rPr>
        <w:instrText xml:space="preserve"> STYLEREF 1 \s </w:instrText>
      </w:r>
      <w:r w:rsidRPr="008C3D75">
        <w:rPr>
          <w:lang w:val="sk-SK"/>
          <w:rPrChange w:id="1641" w:author="admin" w:date="2018-06-18T11:14:00Z">
            <w:rPr/>
          </w:rPrChange>
        </w:rPr>
        <w:fldChar w:fldCharType="separate"/>
      </w:r>
      <w:r w:rsidR="00A37FEB" w:rsidRPr="008C3D75">
        <w:rPr>
          <w:noProof/>
          <w:lang w:val="sk-SK"/>
          <w:rPrChange w:id="1642" w:author="admin" w:date="2018-06-18T11:14:00Z">
            <w:rPr>
              <w:noProof/>
            </w:rPr>
          </w:rPrChange>
        </w:rPr>
        <w:t>3</w:t>
      </w:r>
      <w:r w:rsidRPr="008C3D75">
        <w:rPr>
          <w:lang w:val="sk-SK"/>
          <w:rPrChange w:id="1643" w:author="admin" w:date="2018-06-18T11:14:00Z">
            <w:rPr/>
          </w:rPrChange>
        </w:rPr>
        <w:fldChar w:fldCharType="end"/>
      </w:r>
      <w:r w:rsidRPr="008C3D75">
        <w:rPr>
          <w:lang w:val="sk-SK"/>
          <w:rPrChange w:id="1644" w:author="admin" w:date="2018-06-18T11:14:00Z">
            <w:rPr/>
          </w:rPrChange>
        </w:rPr>
        <w:t>.</w:t>
      </w:r>
      <w:r w:rsidRPr="008C3D75">
        <w:rPr>
          <w:lang w:val="sk-SK"/>
          <w:rPrChange w:id="1645" w:author="admin" w:date="2018-06-18T11:14:00Z">
            <w:rPr/>
          </w:rPrChange>
        </w:rPr>
        <w:fldChar w:fldCharType="begin"/>
      </w:r>
      <w:r w:rsidRPr="008C3D75">
        <w:rPr>
          <w:lang w:val="sk-SK"/>
          <w:rPrChange w:id="1646" w:author="admin" w:date="2018-06-18T11:14:00Z">
            <w:rPr/>
          </w:rPrChange>
        </w:rPr>
        <w:instrText xml:space="preserve"> SEQ Obrázok \* ARABIC \s 1 </w:instrText>
      </w:r>
      <w:r w:rsidRPr="008C3D75">
        <w:rPr>
          <w:lang w:val="sk-SK"/>
          <w:rPrChange w:id="1647" w:author="admin" w:date="2018-06-18T11:14:00Z">
            <w:rPr/>
          </w:rPrChange>
        </w:rPr>
        <w:fldChar w:fldCharType="separate"/>
      </w:r>
      <w:r w:rsidR="00A37FEB" w:rsidRPr="008C3D75">
        <w:rPr>
          <w:noProof/>
          <w:lang w:val="sk-SK"/>
          <w:rPrChange w:id="1648" w:author="admin" w:date="2018-06-18T11:14:00Z">
            <w:rPr>
              <w:noProof/>
            </w:rPr>
          </w:rPrChange>
        </w:rPr>
        <w:t>3</w:t>
      </w:r>
      <w:r w:rsidRPr="008C3D75">
        <w:rPr>
          <w:lang w:val="sk-SK"/>
          <w:rPrChange w:id="1649" w:author="admin" w:date="2018-06-18T11:14:00Z">
            <w:rPr/>
          </w:rPrChange>
        </w:rPr>
        <w:fldChar w:fldCharType="end"/>
      </w:r>
      <w:r w:rsidRPr="008C3D75">
        <w:rPr>
          <w:lang w:val="sk-SK"/>
          <w:rPrChange w:id="1650" w:author="admin" w:date="2018-06-18T11:14:00Z">
            <w:rPr/>
          </w:rPrChange>
        </w:rPr>
        <w:t xml:space="preserve">: Kvalitný signál </w:t>
      </w:r>
      <m:oMath>
        <m:r>
          <w:rPr>
            <w:rFonts w:ascii="Cambria Math" w:hAnsi="Cambria Math"/>
            <w:lang w:val="sk-SK"/>
            <w:rPrChange w:id="1651" w:author="admin" w:date="2018-06-18T11:14:00Z">
              <w:rPr>
                <w:rFonts w:ascii="Cambria Math" w:hAnsi="Cambria Math"/>
              </w:rPr>
            </w:rPrChange>
          </w:rPr>
          <m:t>-dZ/dt</m:t>
        </m:r>
      </m:oMath>
      <w:r w:rsidRPr="008C3D75">
        <w:rPr>
          <w:lang w:val="sk-SK"/>
          <w:rPrChange w:id="1652" w:author="admin" w:date="2018-06-18T11:14:00Z">
            <w:rPr/>
          </w:rPrChange>
        </w:rPr>
        <w:t xml:space="preserve"> a </w:t>
      </w:r>
      <w:r w:rsidRPr="008C3D75">
        <w:rPr>
          <w:rFonts w:ascii="Cambria Math" w:hAnsi="Cambria Math"/>
          <w:i/>
          <w:lang w:val="sk-SK"/>
          <w:rPrChange w:id="1653" w:author="admin" w:date="2018-06-18T11:14:00Z">
            <w:rPr>
              <w:rFonts w:ascii="Cambria Math" w:hAnsi="Cambria Math"/>
              <w:i/>
            </w:rPr>
          </w:rPrChange>
        </w:rPr>
        <w:t>Z0</w:t>
      </w:r>
      <w:r w:rsidRPr="008C3D75">
        <w:rPr>
          <w:lang w:val="sk-SK"/>
          <w:rPrChange w:id="1654" w:author="admin" w:date="2018-06-18T11:14:00Z">
            <w:rPr/>
          </w:rPrChange>
        </w:rPr>
        <w:t xml:space="preserve"> bez artefaktov a problémových tvarov</w:t>
      </w:r>
      <w:bookmarkEnd w:id="1637"/>
      <w:r w:rsidRPr="008C3D75">
        <w:rPr>
          <w:lang w:val="sk-SK"/>
          <w:rPrChange w:id="1655" w:author="admin" w:date="2018-06-18T11:14:00Z">
            <w:rPr/>
          </w:rPrChange>
        </w:rPr>
        <w:t xml:space="preserve"> </w:t>
      </w:r>
    </w:p>
    <w:p w14:paraId="76D80F24" w14:textId="77777777" w:rsidR="00BD7167" w:rsidRPr="008C3D75" w:rsidRDefault="00BD7167" w:rsidP="00BD7167">
      <w:r w:rsidRPr="008C3D75">
        <w:t xml:space="preserve"> Červená krivka znázorňuje priebeh signálu </w:t>
      </w:r>
      <w:r w:rsidRPr="008C3D75">
        <w:rPr>
          <w:rFonts w:ascii="Cambria Math" w:eastAsiaTheme="majorEastAsia" w:hAnsi="Cambria Math" w:cstheme="majorBidi"/>
          <w:i/>
          <w:spacing w:val="10"/>
          <w:sz w:val="22"/>
          <w:szCs w:val="18"/>
          <w:lang w:eastAsia="en-US" w:bidi="en-US"/>
          <w:rPrChange w:id="1656" w:author="admin" w:date="2018-06-18T11:14:00Z">
            <w:rPr>
              <w:rFonts w:ascii="Cambria Math" w:eastAsiaTheme="majorEastAsia" w:hAnsi="Cambria Math" w:cstheme="majorBidi"/>
              <w:i/>
              <w:spacing w:val="10"/>
              <w:sz w:val="22"/>
              <w:szCs w:val="18"/>
              <w:lang w:val="en-US" w:eastAsia="en-US" w:bidi="en-US"/>
            </w:rPr>
          </w:rPrChange>
        </w:rPr>
        <w:t>Z0</w:t>
      </w:r>
      <w:r w:rsidRPr="008C3D75">
        <w:t xml:space="preserve"> na lýtku a modrá krivka znázorňuje jeho derivovaný záporný priebeh (</w:t>
      </w:r>
      <m:oMath>
        <m:r>
          <w:rPr>
            <w:rFonts w:ascii="Cambria Math" w:hAnsi="Cambria Math"/>
          </w:rPr>
          <m:t>-</m:t>
        </m:r>
        <m:r>
          <w:rPr>
            <w:rFonts w:ascii="Cambria Math" w:hAnsi="Cambria Math"/>
          </w:rPr>
          <m:t>dZ</m:t>
        </m:r>
        <m:r>
          <w:rPr>
            <w:rFonts w:ascii="Cambria Math" w:hAnsi="Cambria Math"/>
            <w:rPrChange w:id="1657" w:author="admin" w:date="2018-06-18T11:14:00Z">
              <w:rPr>
                <w:rFonts w:ascii="Cambria Math" w:hAnsi="Cambria Math"/>
              </w:rPr>
            </w:rPrChange>
          </w:rPr>
          <m:t>/dt)</m:t>
        </m:r>
      </m:oMath>
      <w:r w:rsidRPr="008C3D75">
        <w:t>. Červené hviezdy znázorňujú polohu R vlny.</w:t>
      </w:r>
    </w:p>
    <w:p w14:paraId="59C9CB04" w14:textId="77777777" w:rsidR="00BD7167" w:rsidRPr="008C3D75" w:rsidRDefault="00BD7167" w:rsidP="00BD7167"/>
    <w:p w14:paraId="2D7E4ADF" w14:textId="77777777" w:rsidR="00BD7167" w:rsidRPr="008C3D75" w:rsidRDefault="00BD7167" w:rsidP="00BD7167">
      <w:r w:rsidRPr="008C3D75">
        <w:t xml:space="preserve">Pri spracovaní boli identifikované nasledovné problémové priebehy signálu </w:t>
      </w:r>
      <m:oMath>
        <m:r>
          <w:rPr>
            <w:rFonts w:ascii="Cambria Math" w:hAnsi="Cambria Math"/>
          </w:rPr>
          <m:t>-</m:t>
        </m:r>
        <m:r>
          <w:rPr>
            <w:rFonts w:ascii="Cambria Math" w:hAnsi="Cambria Math"/>
            <w:rPrChange w:id="1658" w:author="admin" w:date="2018-06-18T11:14:00Z">
              <w:rPr>
                <w:rFonts w:ascii="Cambria Math" w:hAnsi="Cambria Math"/>
              </w:rPr>
            </w:rPrChange>
          </w:rPr>
          <m:t>dZ/dt</m:t>
        </m:r>
      </m:oMath>
      <w:r w:rsidRPr="008C3D75">
        <w:t>:</w:t>
      </w:r>
    </w:p>
    <w:p w14:paraId="610B0E7F" w14:textId="77777777" w:rsidR="00BD7167" w:rsidRPr="008C3D75" w:rsidRDefault="00BD7167" w:rsidP="00BD7167">
      <w:pPr>
        <w:pStyle w:val="ListParagraph"/>
        <w:numPr>
          <w:ilvl w:val="0"/>
          <w:numId w:val="28"/>
        </w:numPr>
      </w:pPr>
      <w:r w:rsidRPr="008C3D75">
        <w:t>Slabý pomer signál šum, signál máva spravidla výrazne nižšiu amplitúdu oproti kvalitnému signálu (</w:t>
      </w:r>
      <w:r w:rsidRPr="008C3D75">
        <w:rPr>
          <w:rPrChange w:id="1659" w:author="admin" w:date="2018-06-18T11:14:00Z">
            <w:rPr/>
          </w:rPrChange>
        </w:rPr>
        <w:fldChar w:fldCharType="begin"/>
      </w:r>
      <w:r w:rsidRPr="008C3D75">
        <w:instrText xml:space="preserve"> REF _Ref510295431 \h </w:instrText>
      </w:r>
      <w:r w:rsidRPr="008C3D75">
        <w:rPr>
          <w:rPrChange w:id="1660" w:author="admin" w:date="2018-06-18T11:14:00Z">
            <w:rPr/>
          </w:rPrChange>
        </w:rPr>
      </w:r>
      <w:r w:rsidRPr="008C3D75">
        <w:rPr>
          <w:rPrChange w:id="1661" w:author="admin" w:date="2018-06-18T11:14:00Z">
            <w:rPr/>
          </w:rPrChange>
        </w:rPr>
        <w:fldChar w:fldCharType="separate"/>
      </w:r>
      <w:r w:rsidR="00A37FEB" w:rsidRPr="008C3D75">
        <w:t xml:space="preserve">Obrázok </w:t>
      </w:r>
      <w:r w:rsidR="00A37FEB" w:rsidRPr="008C3D75">
        <w:rPr>
          <w:noProof/>
        </w:rPr>
        <w:t>3</w:t>
      </w:r>
      <w:r w:rsidR="00A37FEB" w:rsidRPr="008C3D75">
        <w:t>.</w:t>
      </w:r>
      <w:r w:rsidR="00A37FEB" w:rsidRPr="008C3D75">
        <w:rPr>
          <w:noProof/>
        </w:rPr>
        <w:t>4</w:t>
      </w:r>
      <w:r w:rsidRPr="008C3D75">
        <w:rPr>
          <w:rPrChange w:id="1662" w:author="admin" w:date="2018-06-18T11:14:00Z">
            <w:rPr/>
          </w:rPrChange>
        </w:rPr>
        <w:fldChar w:fldCharType="end"/>
      </w:r>
      <w:r w:rsidRPr="008C3D75">
        <w:t>).</w:t>
      </w:r>
    </w:p>
    <w:p w14:paraId="003814E7" w14:textId="484F6C98" w:rsidR="00A37FEB" w:rsidRPr="008C3D75" w:rsidRDefault="00BD7167" w:rsidP="00BD7167">
      <w:pPr>
        <w:pStyle w:val="Caption"/>
        <w:rPr>
          <w:lang w:val="sk-SK"/>
        </w:rPr>
      </w:pPr>
      <w:r w:rsidRPr="008C3D75">
        <w:rPr>
          <w:lang w:val="sk-SK"/>
        </w:rPr>
        <w:lastRenderedPageBreak/>
        <w:t xml:space="preserve">Prítomná druhá špička </w:t>
      </w:r>
      <m:oMath>
        <m:r>
          <w:rPr>
            <w:rFonts w:ascii="Cambria Math" w:hAnsi="Cambria Math"/>
            <w:lang w:val="sk-SK"/>
          </w:rPr>
          <m:t>-</m:t>
        </m:r>
        <m:r>
          <w:rPr>
            <w:rFonts w:ascii="Cambria Math" w:hAnsi="Cambria Math"/>
            <w:lang w:val="sk-SK"/>
            <w:rPrChange w:id="1663" w:author="admin" w:date="2018-06-18T11:14:00Z">
              <w:rPr>
                <w:rFonts w:ascii="Cambria Math" w:hAnsi="Cambria Math"/>
                <w:lang w:val="sk-SK"/>
              </w:rPr>
            </w:rPrChange>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8C3D75">
        <w:rPr>
          <w:lang w:val="sk-SK"/>
        </w:rPr>
        <w:t xml:space="preserve"> vrámci </w:t>
      </w:r>
      <w:r w:rsidR="009076DD" w:rsidRPr="008C3D75">
        <w:rPr>
          <w:lang w:val="sk-SK"/>
          <w:rPrChange w:id="1664" w:author="admin" w:date="2018-06-18T11:14:00Z">
            <w:rPr/>
          </w:rPrChange>
        </w:rPr>
        <w:t>srdcov</w:t>
      </w:r>
      <w:r w:rsidRPr="008C3D75">
        <w:rPr>
          <w:lang w:val="sk-SK"/>
        </w:rPr>
        <w:t xml:space="preserve">ého cyklu, svojou výškou prevyšuje prvú špičku </w:t>
      </w:r>
      <m:oMath>
        <m:r>
          <w:rPr>
            <w:rFonts w:ascii="Cambria Math" w:hAnsi="Cambria Math"/>
            <w:lang w:val="sk-SK"/>
          </w:rPr>
          <m:t>-dZ</m:t>
        </m:r>
        <m:r>
          <w:rPr>
            <w:rFonts w:ascii="Cambria Math" w:hAnsi="Cambria Math"/>
            <w:lang w:val="sk-SK"/>
          </w:rPr>
          <m:t>/</m:t>
        </m:r>
        <m:r>
          <w:rPr>
            <w:rFonts w:ascii="Cambria Math" w:hAnsi="Cambria Math"/>
            <w:lang w:val="sk-SK"/>
            <w:rPrChange w:id="1665" w:author="admin" w:date="2018-06-18T11:14:00Z">
              <w:rPr>
                <w:rFonts w:ascii="Cambria Math" w:hAnsi="Cambria Math"/>
                <w:lang w:val="sk-SK"/>
              </w:rPr>
            </w:rPrChange>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8C3D75">
        <w:rPr>
          <w:i/>
          <w:lang w:val="sk-SK"/>
        </w:rPr>
        <w:t xml:space="preserve"> (</w:t>
      </w:r>
      <w:r w:rsidRPr="008C3D75">
        <w:rPr>
          <w:i/>
          <w:lang w:val="sk-SK"/>
          <w:rPrChange w:id="1666" w:author="admin" w:date="2018-06-18T11:14:00Z">
            <w:rPr>
              <w:i/>
              <w:lang w:val="sk-SK"/>
            </w:rPr>
          </w:rPrChange>
        </w:rPr>
        <w:fldChar w:fldCharType="begin"/>
      </w:r>
      <w:r w:rsidRPr="008C3D75">
        <w:rPr>
          <w:i/>
          <w:lang w:val="sk-SK"/>
        </w:rPr>
        <w:instrText xml:space="preserve"> REF _Ref510295450 \h </w:instrText>
      </w:r>
      <w:r w:rsidRPr="008C3D75">
        <w:rPr>
          <w:i/>
          <w:lang w:val="sk-SK"/>
          <w:rPrChange w:id="1667" w:author="admin" w:date="2018-06-18T11:14:00Z">
            <w:rPr>
              <w:i/>
              <w:lang w:val="sk-SK"/>
            </w:rPr>
          </w:rPrChange>
        </w:rPr>
      </w:r>
      <w:r w:rsidRPr="008C3D75">
        <w:rPr>
          <w:i/>
          <w:lang w:val="sk-SK"/>
          <w:rPrChange w:id="1668" w:author="admin" w:date="2018-06-18T11:14:00Z">
            <w:rPr>
              <w:i/>
              <w:lang w:val="sk-SK"/>
            </w:rPr>
          </w:rPrChange>
        </w:rPr>
        <w:fldChar w:fldCharType="separate"/>
      </w:r>
    </w:p>
    <w:p w14:paraId="02869194" w14:textId="77777777" w:rsidR="00BD7167" w:rsidRPr="008C3D75" w:rsidRDefault="00A37FEB" w:rsidP="00BD7167">
      <w:pPr>
        <w:pStyle w:val="Caption"/>
        <w:numPr>
          <w:ilvl w:val="0"/>
          <w:numId w:val="28"/>
        </w:numPr>
        <w:rPr>
          <w:lang w:val="sk-SK"/>
        </w:rPr>
      </w:pPr>
      <w:r w:rsidRPr="008C3D75">
        <w:rPr>
          <w:lang w:val="sk-SK"/>
        </w:rPr>
        <w:t xml:space="preserve">Obrázok </w:t>
      </w:r>
      <w:r w:rsidRPr="008C3D75">
        <w:rPr>
          <w:noProof/>
          <w:lang w:val="sk-SK"/>
        </w:rPr>
        <w:t>3</w:t>
      </w:r>
      <w:r w:rsidRPr="008C3D75">
        <w:rPr>
          <w:lang w:val="sk-SK"/>
        </w:rPr>
        <w:t>.</w:t>
      </w:r>
      <w:r w:rsidRPr="008C3D75">
        <w:rPr>
          <w:noProof/>
          <w:lang w:val="sk-SK"/>
        </w:rPr>
        <w:t>5</w:t>
      </w:r>
      <w:r w:rsidR="00BD7167" w:rsidRPr="008C3D75">
        <w:rPr>
          <w:i/>
          <w:lang w:val="sk-SK"/>
          <w:rPrChange w:id="1669" w:author="admin" w:date="2018-06-18T11:14:00Z">
            <w:rPr>
              <w:i/>
              <w:lang w:val="sk-SK"/>
            </w:rPr>
          </w:rPrChange>
        </w:rPr>
        <w:fldChar w:fldCharType="end"/>
      </w:r>
      <w:r w:rsidR="00BD7167" w:rsidRPr="008C3D75">
        <w:rPr>
          <w:i/>
          <w:lang w:val="sk-SK"/>
        </w:rPr>
        <w:t>)</w:t>
      </w:r>
    </w:p>
    <w:p w14:paraId="7F8B7BF5" w14:textId="77777777" w:rsidR="00BD7167" w:rsidRPr="008C3D75" w:rsidRDefault="00BD7167" w:rsidP="00BD7167">
      <w:pPr>
        <w:pStyle w:val="ListParagraph"/>
        <w:numPr>
          <w:ilvl w:val="0"/>
          <w:numId w:val="28"/>
        </w:numPr>
      </w:pPr>
      <w:r w:rsidRPr="008C3D75">
        <w:t xml:space="preserve">Rozdvojený vrchol </w:t>
      </w:r>
      <m:oMath>
        <m:r>
          <w:rPr>
            <w:rFonts w:ascii="Cambria Math" w:hAnsi="Cambria Math"/>
          </w:rPr>
          <m:t>-</m:t>
        </m:r>
        <m:r>
          <w:rPr>
            <w:rFonts w:ascii="Cambria Math" w:hAnsi="Cambria Math"/>
            <w:rPrChange w:id="1670" w:author="admin" w:date="2018-06-18T11:14:00Z">
              <w:rPr>
                <w:rFonts w:ascii="Cambria Math" w:hAnsi="Cambria Math"/>
              </w:rPr>
            </w:rPrChange>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vyskytuje sa hlavne pri výdychu </w:t>
      </w:r>
    </w:p>
    <w:p w14:paraId="251F6021" w14:textId="77777777" w:rsidR="00BD7167" w:rsidRPr="008C3D75" w:rsidRDefault="00BD7167" w:rsidP="00BD7167">
      <w:pPr>
        <w:pStyle w:val="ListParagraph"/>
        <w:ind w:left="720"/>
      </w:pPr>
      <w:r w:rsidRPr="008C3D75">
        <w:t>(</w:t>
      </w:r>
      <w:r w:rsidRPr="008C3D75">
        <w:rPr>
          <w:rPrChange w:id="1671" w:author="admin" w:date="2018-06-18T11:14:00Z">
            <w:rPr/>
          </w:rPrChange>
        </w:rPr>
        <w:fldChar w:fldCharType="begin"/>
      </w:r>
      <w:r w:rsidRPr="008C3D75">
        <w:instrText xml:space="preserve"> REF _Ref510295499 \h </w:instrText>
      </w:r>
      <w:r w:rsidRPr="008C3D75">
        <w:rPr>
          <w:rPrChange w:id="1672" w:author="admin" w:date="2018-06-18T11:14:00Z">
            <w:rPr/>
          </w:rPrChange>
        </w:rPr>
      </w:r>
      <w:r w:rsidRPr="008C3D75">
        <w:rPr>
          <w:rPrChange w:id="1673" w:author="admin" w:date="2018-06-18T11:14:00Z">
            <w:rPr/>
          </w:rPrChange>
        </w:rPr>
        <w:fldChar w:fldCharType="separate"/>
      </w:r>
      <w:r w:rsidR="00A37FEB" w:rsidRPr="008C3D75">
        <w:t xml:space="preserve">Obrázok </w:t>
      </w:r>
      <w:r w:rsidR="00A37FEB" w:rsidRPr="008C3D75">
        <w:rPr>
          <w:noProof/>
        </w:rPr>
        <w:t>3</w:t>
      </w:r>
      <w:r w:rsidR="00A37FEB" w:rsidRPr="008C3D75">
        <w:t>.</w:t>
      </w:r>
      <w:r w:rsidR="00A37FEB" w:rsidRPr="008C3D75">
        <w:rPr>
          <w:noProof/>
        </w:rPr>
        <w:t>6</w:t>
      </w:r>
      <w:r w:rsidRPr="008C3D75">
        <w:rPr>
          <w:rPrChange w:id="1674" w:author="admin" w:date="2018-06-18T11:14:00Z">
            <w:rPr/>
          </w:rPrChange>
        </w:rPr>
        <w:fldChar w:fldCharType="end"/>
      </w:r>
      <w:r w:rsidRPr="008C3D75">
        <w:t>).</w:t>
      </w:r>
    </w:p>
    <w:p w14:paraId="3FB78876" w14:textId="77777777" w:rsidR="00BD7167" w:rsidRPr="008C3D75" w:rsidRDefault="00BD7167" w:rsidP="00BD7167">
      <w:pPr>
        <w:pStyle w:val="ListParagraph"/>
        <w:numPr>
          <w:ilvl w:val="0"/>
          <w:numId w:val="28"/>
        </w:numPr>
      </w:pPr>
      <w:r w:rsidRPr="008C3D75">
        <w:t xml:space="preserve">Výrazné rozdiely v amplitúde </w:t>
      </w:r>
      <m:oMath>
        <m:r>
          <w:rPr>
            <w:rFonts w:ascii="Cambria Math" w:hAnsi="Cambria Math"/>
          </w:rPr>
          <m:t>-</m:t>
        </m:r>
        <m:r>
          <w:rPr>
            <w:rFonts w:ascii="Cambria Math" w:hAnsi="Cambria Math"/>
            <w:rPrChange w:id="1675" w:author="admin" w:date="2018-06-18T11:14:00Z">
              <w:rPr>
                <w:rFonts w:ascii="Cambria Math" w:hAnsi="Cambria Math"/>
              </w:rPr>
            </w:rPrChange>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pravdepodobne nefyziologické (</w:t>
      </w:r>
      <w:r w:rsidRPr="008C3D75">
        <w:rPr>
          <w:rPrChange w:id="1676" w:author="admin" w:date="2018-06-18T11:14:00Z">
            <w:rPr/>
          </w:rPrChange>
        </w:rPr>
        <w:fldChar w:fldCharType="begin"/>
      </w:r>
      <w:r w:rsidRPr="008C3D75">
        <w:instrText xml:space="preserve"> REF</w:instrText>
      </w:r>
      <w:r w:rsidRPr="008C3D75">
        <w:lastRenderedPageBreak/>
        <w:instrText xml:space="preserve"> _Ref510295528 \h </w:instrText>
      </w:r>
      <w:r w:rsidRPr="008C3D75">
        <w:rPr>
          <w:rPrChange w:id="1677" w:author="admin" w:date="2018-06-18T11:14:00Z">
            <w:rPr/>
          </w:rPrChange>
        </w:rPr>
      </w:r>
      <w:r w:rsidRPr="008C3D75">
        <w:rPr>
          <w:rPrChange w:id="1678" w:author="admin" w:date="2018-06-18T11:14:00Z">
            <w:rPr/>
          </w:rPrChange>
        </w:rPr>
        <w:fldChar w:fldCharType="separate"/>
      </w:r>
      <w:r w:rsidR="00A37FEB" w:rsidRPr="008C3D75">
        <w:t xml:space="preserve">Obrázok </w:t>
      </w:r>
      <w:r w:rsidR="00A37FEB" w:rsidRPr="008C3D75">
        <w:rPr>
          <w:noProof/>
        </w:rPr>
        <w:t>3</w:t>
      </w:r>
      <w:r w:rsidR="00A37FEB" w:rsidRPr="008C3D75">
        <w:t>.</w:t>
      </w:r>
      <w:r w:rsidR="00A37FEB" w:rsidRPr="008C3D75">
        <w:rPr>
          <w:noProof/>
        </w:rPr>
        <w:t>7</w:t>
      </w:r>
      <w:r w:rsidRPr="008C3D75">
        <w:rPr>
          <w:rPrChange w:id="1679" w:author="admin" w:date="2018-06-18T11:14:00Z">
            <w:rPr/>
          </w:rPrChange>
        </w:rPr>
        <w:fldChar w:fldCharType="end"/>
      </w:r>
      <w:r w:rsidRPr="008C3D75">
        <w:t>).</w:t>
      </w:r>
    </w:p>
    <w:p w14:paraId="7EFAF2BA" w14:textId="77777777" w:rsidR="00BD7167" w:rsidRPr="008C3D75" w:rsidRDefault="00BD7167" w:rsidP="00BD7167">
      <w:pPr>
        <w:pStyle w:val="ListParagraph"/>
        <w:ind w:left="720"/>
      </w:pPr>
    </w:p>
    <w:p w14:paraId="59CEED03" w14:textId="77777777" w:rsidR="002C512A" w:rsidRPr="008C3D75" w:rsidRDefault="002C512A" w:rsidP="00BD7167">
      <w:pPr>
        <w:pStyle w:val="ListParagraph"/>
        <w:ind w:left="720"/>
      </w:pPr>
    </w:p>
    <w:p w14:paraId="726776A3" w14:textId="77777777" w:rsidR="002C512A" w:rsidRPr="008C3D75" w:rsidRDefault="002C512A" w:rsidP="00BD7167">
      <w:pPr>
        <w:pStyle w:val="ListParagraph"/>
        <w:ind w:left="720"/>
      </w:pPr>
    </w:p>
    <w:p w14:paraId="7C3EBDEE" w14:textId="77777777" w:rsidR="00BD7167" w:rsidRPr="008C3D75" w:rsidRDefault="00BD7167" w:rsidP="00BD7167">
      <w:pPr>
        <w:jc w:val="center"/>
      </w:pPr>
      <w:r w:rsidRPr="008C3D75">
        <w:rPr>
          <w:noProof/>
          <w:lang w:val="en-US" w:eastAsia="en-US"/>
        </w:rPr>
        <w:drawing>
          <wp:inline distT="0" distB="0" distL="0" distR="0" wp14:anchorId="5F53EF31" wp14:editId="320C0D1C">
            <wp:extent cx="5398770" cy="1371600"/>
            <wp:effectExtent l="0" t="0" r="0" b="0"/>
            <wp:docPr id="449" name="Obrázok 449" descr="slaby_signa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aby_signal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8770" cy="1371600"/>
                    </a:xfrm>
                    <a:prstGeom prst="rect">
                      <a:avLst/>
                    </a:prstGeom>
                    <a:noFill/>
                    <a:ln>
                      <a:noFill/>
                    </a:ln>
                  </pic:spPr>
                </pic:pic>
              </a:graphicData>
            </a:graphic>
          </wp:inline>
        </w:drawing>
      </w:r>
    </w:p>
    <w:p w14:paraId="0E09571D" w14:textId="77777777" w:rsidR="00BD7167" w:rsidRPr="008C3D75" w:rsidRDefault="00BD7167" w:rsidP="00BD7167">
      <w:pPr>
        <w:pStyle w:val="Caption"/>
        <w:rPr>
          <w:vanish/>
          <w:lang w:val="sk-SK"/>
          <w:specVanish/>
        </w:rPr>
      </w:pPr>
      <w:bookmarkStart w:id="1680" w:name="_Ref510295431"/>
      <w:bookmarkStart w:id="1681" w:name="_Toc516835678"/>
      <w:r w:rsidRPr="008C3D75">
        <w:rPr>
          <w:lang w:val="sk-SK"/>
        </w:rPr>
        <w:t xml:space="preserve">Obrázok </w:t>
      </w:r>
      <w:r w:rsidRPr="005C2483">
        <w:rPr>
          <w:lang w:val="sk-SK"/>
        </w:rPr>
        <w:fldChar w:fldCharType="begin"/>
      </w:r>
      <w:r w:rsidRPr="008C3D75">
        <w:rPr>
          <w:lang w:val="sk-SK"/>
        </w:rPr>
        <w:instrText xml:space="preserve"> STYLEREF 1 \s </w:instrText>
      </w:r>
      <w:r w:rsidRPr="008C3D75">
        <w:rPr>
          <w:lang w:val="sk-SK"/>
          <w:rPrChange w:id="1682" w:author="admin" w:date="2018-06-18T11:14:00Z">
            <w:rPr>
              <w:lang w:val="sk-SK"/>
            </w:rPr>
          </w:rPrChange>
        </w:rPr>
        <w:fldChar w:fldCharType="separate"/>
      </w:r>
      <w:r w:rsidR="00A37FEB" w:rsidRPr="008C3D75">
        <w:rPr>
          <w:noProof/>
          <w:lang w:val="sk-SK"/>
        </w:rPr>
        <w:t>3</w:t>
      </w:r>
      <w:r w:rsidRPr="008C3D75">
        <w:rPr>
          <w:lang w:val="sk-SK"/>
          <w:rPrChange w:id="1683" w:author="admin" w:date="2018-06-18T11:14:00Z">
            <w:rPr>
              <w:lang w:val="sk-SK"/>
            </w:rPr>
          </w:rPrChange>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684" w:author="admin" w:date="2018-06-18T11:14:00Z">
            <w:rPr>
              <w:lang w:val="sk-SK"/>
            </w:rPr>
          </w:rPrChange>
        </w:rPr>
        <w:fldChar w:fldCharType="separate"/>
      </w:r>
      <w:r w:rsidR="00A37FEB" w:rsidRPr="008C3D75">
        <w:rPr>
          <w:noProof/>
          <w:lang w:val="sk-SK"/>
        </w:rPr>
        <w:t>4</w:t>
      </w:r>
      <w:r w:rsidRPr="008C3D75">
        <w:rPr>
          <w:lang w:val="sk-SK"/>
          <w:rPrChange w:id="1685" w:author="admin" w:date="2018-06-18T11:14:00Z">
            <w:rPr>
              <w:lang w:val="sk-SK"/>
            </w:rPr>
          </w:rPrChange>
        </w:rPr>
        <w:fldChar w:fldCharType="end"/>
      </w:r>
      <w:bookmarkEnd w:id="1680"/>
      <w:r w:rsidRPr="008C3D75">
        <w:rPr>
          <w:lang w:val="sk-SK"/>
        </w:rPr>
        <w:t xml:space="preserve">: Problémový tvar signálu </w:t>
      </w:r>
      <m:oMath>
        <m:r>
          <w:rPr>
            <w:rFonts w:ascii="Cambria Math" w:hAnsi="Cambria Math"/>
            <w:lang w:val="sk-SK"/>
          </w:rPr>
          <m:t>-</m:t>
        </m:r>
        <m:r>
          <w:rPr>
            <w:rFonts w:ascii="Cambria Math" w:hAnsi="Cambria Math"/>
            <w:lang w:val="sk-SK"/>
            <w:rPrChange w:id="1686" w:author="admin" w:date="2018-06-18T11:14:00Z">
              <w:rPr>
                <w:rFonts w:ascii="Cambria Math" w:hAnsi="Cambria Math"/>
                <w:lang w:val="sk-SK"/>
              </w:rPr>
            </w:rPrChange>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8C3D75">
        <w:rPr>
          <w:lang w:val="sk-SK"/>
        </w:rPr>
        <w:t>. Nízky pomer signál-šum</w:t>
      </w:r>
      <w:bookmarkEnd w:id="1681"/>
    </w:p>
    <w:p w14:paraId="175FAC8F" w14:textId="77777777" w:rsidR="00BD7167" w:rsidRPr="008C3D75" w:rsidRDefault="00BD7167" w:rsidP="00BD7167">
      <w:pPr>
        <w:pStyle w:val="Caption"/>
        <w:rPr>
          <w:lang w:val="sk-SK"/>
        </w:rPr>
      </w:pPr>
      <w:r w:rsidRPr="008C3D75">
        <w:rPr>
          <w:lang w:val="sk-SK"/>
        </w:rPr>
        <w:t xml:space="preserve">. Modrá krivka je </w:t>
      </w:r>
      <m:oMath>
        <m:r>
          <w:rPr>
            <w:rFonts w:ascii="Cambria Math" w:hAnsi="Cambria Math"/>
            <w:lang w:val="sk-SK"/>
          </w:rPr>
          <m:t>-</m:t>
        </m:r>
        <m:r>
          <w:rPr>
            <w:rFonts w:ascii="Cambria Math" w:hAnsi="Cambria Math"/>
            <w:lang w:val="sk-SK"/>
            <w:rPrChange w:id="1687" w:author="admin" w:date="2018-06-18T11:14:00Z">
              <w:rPr>
                <w:rFonts w:ascii="Cambria Math" w:hAnsi="Cambria Math"/>
                <w:lang w:val="sk-SK"/>
              </w:rPr>
            </w:rPrChange>
          </w:rPr>
          <m:t>dZ/dt</m:t>
        </m:r>
      </m:oMath>
      <w:r w:rsidRPr="008C3D75">
        <w:rPr>
          <w:lang w:val="sk-SK"/>
        </w:rPr>
        <w:t xml:space="preserve"> na kanály 1 (krk). Červená hviezda ukazuje pozíciu R vlny v srdcovom cykle. </w:t>
      </w:r>
    </w:p>
    <w:p w14:paraId="063F304C" w14:textId="77777777" w:rsidR="002C512A" w:rsidRPr="008C3D75" w:rsidRDefault="002C512A" w:rsidP="002C512A">
      <w:pPr>
        <w:rPr>
          <w:lang w:eastAsia="en-US" w:bidi="en-US"/>
        </w:rPr>
      </w:pPr>
    </w:p>
    <w:p w14:paraId="4C6BA631" w14:textId="77777777" w:rsidR="00BD7167" w:rsidRPr="008C3D75" w:rsidRDefault="00BD7167" w:rsidP="00BD7167">
      <w:pPr>
        <w:pStyle w:val="Caption"/>
        <w:rPr>
          <w:lang w:val="sk-SK"/>
        </w:rPr>
      </w:pPr>
      <w:r w:rsidRPr="005C2483">
        <w:rPr>
          <w:noProof/>
          <w:lang w:bidi="ar-SA"/>
        </w:rPr>
        <w:drawing>
          <wp:inline distT="0" distB="0" distL="0" distR="0" wp14:anchorId="135FAAA4" wp14:editId="58220349">
            <wp:extent cx="5398770" cy="2153920"/>
            <wp:effectExtent l="0" t="0" r="0" b="0"/>
            <wp:docPr id="56" name="Obrázok 56" descr="pritomna2vln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tomna2vlna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8770" cy="2153920"/>
                    </a:xfrm>
                    <a:prstGeom prst="rect">
                      <a:avLst/>
                    </a:prstGeom>
                    <a:noFill/>
                    <a:ln>
                      <a:noFill/>
                    </a:ln>
                  </pic:spPr>
                </pic:pic>
              </a:graphicData>
            </a:graphic>
          </wp:inline>
        </w:drawing>
      </w:r>
      <w:bookmarkStart w:id="1688" w:name="_Ref510295450"/>
    </w:p>
    <w:p w14:paraId="58D38123" w14:textId="77777777" w:rsidR="00BD7167" w:rsidRPr="008C3D75" w:rsidRDefault="00BD7167" w:rsidP="00BD7167">
      <w:pPr>
        <w:pStyle w:val="Caption"/>
        <w:rPr>
          <w:vanish/>
          <w:lang w:val="sk-SK"/>
          <w:specVanish/>
        </w:rPr>
      </w:pPr>
      <w:bookmarkStart w:id="1689" w:name="_Toc516835679"/>
      <w:r w:rsidRPr="008C3D75">
        <w:rPr>
          <w:lang w:val="sk-SK"/>
        </w:rPr>
        <w:t xml:space="preserve">Obrázok </w:t>
      </w:r>
      <w:r w:rsidRPr="005C2483">
        <w:rPr>
          <w:lang w:val="sk-SK"/>
        </w:rPr>
        <w:fldChar w:fldCharType="begin"/>
      </w:r>
      <w:r w:rsidRPr="008C3D75">
        <w:rPr>
          <w:lang w:val="sk-SK"/>
        </w:rPr>
        <w:instrText xml:space="preserve"> STYLEREF 1 \s </w:instrText>
      </w:r>
      <w:r w:rsidRPr="008C3D75">
        <w:rPr>
          <w:lang w:val="sk-SK"/>
          <w:rPrChange w:id="1690" w:author="admin" w:date="2018-06-18T11:14:00Z">
            <w:rPr>
              <w:lang w:val="sk-SK"/>
            </w:rPr>
          </w:rPrChange>
        </w:rPr>
        <w:fldChar w:fldCharType="separate"/>
      </w:r>
      <w:r w:rsidR="00A37FEB" w:rsidRPr="008C3D75">
        <w:rPr>
          <w:noProof/>
          <w:lang w:val="sk-SK"/>
        </w:rPr>
        <w:t>3</w:t>
      </w:r>
      <w:r w:rsidRPr="008C3D75">
        <w:rPr>
          <w:lang w:val="sk-SK"/>
          <w:rPrChange w:id="1691" w:author="admin" w:date="2018-06-18T11:14:00Z">
            <w:rPr>
              <w:lang w:val="sk-SK"/>
            </w:rPr>
          </w:rPrChange>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692" w:author="admin" w:date="2018-06-18T11:14:00Z">
            <w:rPr>
              <w:lang w:val="sk-SK"/>
            </w:rPr>
          </w:rPrChange>
        </w:rPr>
        <w:fldChar w:fldCharType="separate"/>
      </w:r>
      <w:r w:rsidR="00A37FEB" w:rsidRPr="008C3D75">
        <w:rPr>
          <w:noProof/>
          <w:lang w:val="sk-SK"/>
        </w:rPr>
        <w:t>5</w:t>
      </w:r>
      <w:r w:rsidRPr="008C3D75">
        <w:rPr>
          <w:lang w:val="sk-SK"/>
          <w:rPrChange w:id="1693" w:author="admin" w:date="2018-06-18T11:14:00Z">
            <w:rPr>
              <w:lang w:val="sk-SK"/>
            </w:rPr>
          </w:rPrChange>
        </w:rPr>
        <w:fldChar w:fldCharType="end"/>
      </w:r>
      <w:bookmarkEnd w:id="1688"/>
      <w:r w:rsidRPr="008C3D75">
        <w:rPr>
          <w:lang w:val="sk-SK"/>
        </w:rPr>
        <w:t xml:space="preserve">: Problémový tvar signálu </w:t>
      </w:r>
      <m:oMath>
        <m:r>
          <w:rPr>
            <w:rFonts w:ascii="Cambria Math" w:hAnsi="Cambria Math"/>
            <w:lang w:val="sk-SK"/>
          </w:rPr>
          <m:t>-</m:t>
        </m:r>
        <m:r>
          <w:rPr>
            <w:rFonts w:ascii="Cambria Math" w:hAnsi="Cambria Math"/>
            <w:lang w:val="sk-SK"/>
            <w:rPrChange w:id="1694" w:author="admin" w:date="2018-06-18T11:14:00Z">
              <w:rPr>
                <w:rFonts w:ascii="Cambria Math" w:hAnsi="Cambria Math"/>
                <w:lang w:val="sk-SK"/>
              </w:rPr>
            </w:rPrChange>
          </w:rPr>
          <m:t>dZ/dt</m:t>
        </m:r>
      </m:oMath>
      <w:r w:rsidRPr="008C3D75">
        <w:rPr>
          <w:lang w:val="sk-SK"/>
        </w:rPr>
        <w:t xml:space="preserve">. V signály prítomný druhý vrchol </w:t>
      </w:r>
      <m:oMath>
        <m:r>
          <w:rPr>
            <w:rFonts w:ascii="Cambria Math" w:hAnsi="Cambria Math"/>
            <w:lang w:val="sk-SK"/>
          </w:rPr>
          <m:t>-</m:t>
        </m:r>
        <m:r>
          <w:rPr>
            <w:rFonts w:ascii="Cambria Math" w:hAnsi="Cambria Math"/>
            <w:lang w:val="sk-SK"/>
            <w:rPrChange w:id="1695" w:author="admin" w:date="2018-06-18T11:14:00Z">
              <w:rPr>
                <w:rFonts w:ascii="Cambria Math" w:hAnsi="Cambria Math"/>
                <w:lang w:val="sk-SK"/>
              </w:rPr>
            </w:rPrChange>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bookmarkEnd w:id="1689"/>
    </w:p>
    <w:p w14:paraId="450E05AA" w14:textId="3FA4FE1D" w:rsidR="00BD7167" w:rsidRPr="008C3D75" w:rsidRDefault="00BD7167" w:rsidP="00BD7167">
      <w:pPr>
        <w:pStyle w:val="Caption"/>
        <w:rPr>
          <w:lang w:val="sk-SK"/>
        </w:rPr>
      </w:pPr>
      <w:r w:rsidRPr="008C3D75">
        <w:rPr>
          <w:lang w:val="sk-SK"/>
        </w:rPr>
        <w:t xml:space="preserve">, amplitúdov prevyšuje prvý vrchol </w:t>
      </w:r>
      <m:oMath>
        <m:r>
          <w:rPr>
            <w:rFonts w:ascii="Cambria Math" w:hAnsi="Cambria Math"/>
            <w:lang w:val="sk-SK"/>
          </w:rPr>
          <m:t>-</m:t>
        </m:r>
        <m:r>
          <w:rPr>
            <w:rFonts w:ascii="Cambria Math" w:hAnsi="Cambria Math"/>
            <w:lang w:val="sk-SK"/>
            <w:rPrChange w:id="1696" w:author="admin" w:date="2018-06-18T11:14:00Z">
              <w:rPr>
                <w:rFonts w:ascii="Cambria Math" w:hAnsi="Cambria Math"/>
                <w:lang w:val="sk-SK"/>
              </w:rPr>
            </w:rPrChange>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8C3D75">
        <w:rPr>
          <w:lang w:val="sk-SK"/>
        </w:rPr>
        <w:t xml:space="preserve">. Zhora zelená krvka je signál Z0 na kanály 15, dole modrá krivka je </w:t>
      </w:r>
      <m:oMath>
        <m:r>
          <w:rPr>
            <w:rFonts w:ascii="Cambria Math" w:hAnsi="Cambria Math"/>
            <w:lang w:val="sk-SK"/>
          </w:rPr>
          <m:t>-</m:t>
        </m:r>
        <m:r>
          <w:rPr>
            <w:rFonts w:ascii="Cambria Math" w:hAnsi="Cambria Math"/>
            <w:lang w:val="sk-SK"/>
            <w:rPrChange w:id="1697" w:author="admin" w:date="2018-06-18T11:14:00Z">
              <w:rPr>
                <w:rFonts w:ascii="Cambria Math" w:hAnsi="Cambria Math"/>
                <w:lang w:val="sk-SK"/>
              </w:rPr>
            </w:rPrChange>
          </w:rPr>
          <m:t>dZ/dt</m:t>
        </m:r>
      </m:oMath>
      <w:r w:rsidRPr="008C3D75">
        <w:rPr>
          <w:lang w:val="sk-SK"/>
        </w:rPr>
        <w:t xml:space="preserve"> na kanály 15 (ruka). Červená hviezda ukazuje pozíciu R vlny v </w:t>
      </w:r>
      <w:r w:rsidR="009076DD" w:rsidRPr="008C3D75">
        <w:rPr>
          <w:lang w:val="sk-SK"/>
          <w:rPrChange w:id="1698" w:author="admin" w:date="2018-06-18T11:14:00Z">
            <w:rPr/>
          </w:rPrChange>
        </w:rPr>
        <w:t>srdcov</w:t>
      </w:r>
      <w:r w:rsidRPr="008C3D75">
        <w:rPr>
          <w:lang w:val="sk-SK"/>
        </w:rPr>
        <w:t>om cykle.</w:t>
      </w:r>
    </w:p>
    <w:p w14:paraId="45FC1E74" w14:textId="77777777" w:rsidR="00BD7167" w:rsidRPr="008C3D75" w:rsidRDefault="00BD7167" w:rsidP="00BD7167">
      <w:pPr>
        <w:rPr>
          <w:lang w:eastAsia="en-US" w:bidi="en-US"/>
        </w:rPr>
      </w:pPr>
    </w:p>
    <w:p w14:paraId="74291DDB" w14:textId="77777777" w:rsidR="00BD7167" w:rsidRPr="008C3D75" w:rsidRDefault="00BD7167" w:rsidP="00BD7167">
      <w:pPr>
        <w:keepNext/>
        <w:jc w:val="center"/>
      </w:pPr>
      <w:r w:rsidRPr="008C3D75">
        <w:rPr>
          <w:noProof/>
          <w:lang w:val="en-US" w:eastAsia="en-US"/>
        </w:rPr>
        <w:drawing>
          <wp:inline distT="0" distB="0" distL="0" distR="0" wp14:anchorId="2BE4D9B8" wp14:editId="0581254A">
            <wp:extent cx="5389880" cy="1696720"/>
            <wp:effectExtent l="0" t="0" r="1270" b="0"/>
            <wp:docPr id="55" name="Obrázok 55" descr="rozdvojeny_vrcho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zdvojeny_vrcholB"/>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89880" cy="1696720"/>
                    </a:xfrm>
                    <a:prstGeom prst="rect">
                      <a:avLst/>
                    </a:prstGeom>
                    <a:noFill/>
                    <a:ln>
                      <a:noFill/>
                    </a:ln>
                  </pic:spPr>
                </pic:pic>
              </a:graphicData>
            </a:graphic>
          </wp:inline>
        </w:drawing>
      </w:r>
    </w:p>
    <w:p w14:paraId="686B52F7" w14:textId="77777777" w:rsidR="00BD7167" w:rsidRPr="008C3D75" w:rsidRDefault="00BD7167" w:rsidP="00BD7167">
      <w:pPr>
        <w:pStyle w:val="Caption"/>
        <w:rPr>
          <w:vanish/>
          <w:lang w:val="sk-SK"/>
          <w:specVanish/>
        </w:rPr>
      </w:pPr>
      <w:bookmarkStart w:id="1699" w:name="_Ref510295499"/>
      <w:bookmarkStart w:id="1700" w:name="_Toc516835680"/>
      <w:r w:rsidRPr="008C3D75">
        <w:rPr>
          <w:lang w:val="sk-SK"/>
        </w:rPr>
        <w:t xml:space="preserve">Obrázok </w:t>
      </w:r>
      <w:r w:rsidRPr="008C3D75">
        <w:rPr>
          <w:lang w:val="sk-SK"/>
        </w:rPr>
        <w:fldChar w:fldCharType="begin"/>
      </w:r>
      <w:r w:rsidRPr="008C3D75">
        <w:rPr>
          <w:lang w:val="sk-SK"/>
        </w:rPr>
        <w:instrText xml:space="preserve"> STYLEREF 1 \s </w:instrText>
      </w:r>
      <w:r w:rsidRPr="008C3D75">
        <w:rPr>
          <w:lang w:val="sk-SK"/>
          <w:rPrChange w:id="1701" w:author="admin" w:date="2018-06-18T11:14:00Z">
            <w:rPr>
              <w:lang w:val="sk-SK"/>
            </w:rPr>
          </w:rPrChange>
        </w:rPr>
        <w:fldChar w:fldCharType="separate"/>
      </w:r>
      <w:r w:rsidR="00A37FEB" w:rsidRPr="008C3D75">
        <w:rPr>
          <w:noProof/>
          <w:lang w:val="sk-SK"/>
        </w:rPr>
        <w:t>3</w:t>
      </w:r>
      <w:r w:rsidRPr="005C2483">
        <w:rPr>
          <w:lang w:val="sk-SK"/>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702" w:author="admin" w:date="2018-06-18T11:14:00Z">
            <w:rPr>
              <w:lang w:val="sk-SK"/>
            </w:rPr>
          </w:rPrChange>
        </w:rPr>
        <w:fldChar w:fldCharType="separate"/>
      </w:r>
      <w:r w:rsidR="00A37FEB" w:rsidRPr="008C3D75">
        <w:rPr>
          <w:noProof/>
          <w:lang w:val="sk-SK"/>
        </w:rPr>
        <w:t>6</w:t>
      </w:r>
      <w:r w:rsidRPr="008C3D75">
        <w:rPr>
          <w:lang w:val="sk-SK"/>
          <w:rPrChange w:id="1703" w:author="admin" w:date="2018-06-18T11:14:00Z">
            <w:rPr>
              <w:lang w:val="sk-SK"/>
            </w:rPr>
          </w:rPrChange>
        </w:rPr>
        <w:fldChar w:fldCharType="end"/>
      </w:r>
      <w:bookmarkEnd w:id="1699"/>
      <w:r w:rsidRPr="008C3D75">
        <w:rPr>
          <w:lang w:val="sk-SK"/>
        </w:rPr>
        <w:t xml:space="preserve">: Problémový tvar signálu </w:t>
      </w:r>
      <m:oMath>
        <m:r>
          <w:rPr>
            <w:rFonts w:ascii="Cambria Math" w:hAnsi="Cambria Math"/>
            <w:lang w:val="sk-SK"/>
          </w:rPr>
          <m:t>-</m:t>
        </m:r>
        <m:r>
          <w:rPr>
            <w:rFonts w:ascii="Cambria Math" w:hAnsi="Cambria Math"/>
            <w:lang w:val="sk-SK"/>
            <w:rPrChange w:id="1704" w:author="admin" w:date="2018-06-18T11:14:00Z">
              <w:rPr>
                <w:rFonts w:ascii="Cambria Math" w:hAnsi="Cambria Math"/>
                <w:lang w:val="sk-SK"/>
              </w:rPr>
            </w:rPrChange>
          </w:rPr>
          <m:t>dZ/dt</m:t>
        </m:r>
      </m:oMath>
      <w:r w:rsidRPr="008C3D75">
        <w:rPr>
          <w:lang w:val="sk-SK"/>
        </w:rPr>
        <w:t xml:space="preserve">. Vrchol </w:t>
      </w:r>
      <m:oMath>
        <m:r>
          <w:rPr>
            <w:rFonts w:ascii="Cambria Math" w:hAnsi="Cambria Math"/>
            <w:lang w:val="sk-SK"/>
          </w:rPr>
          <m:t>-</m:t>
        </m:r>
        <m:r>
          <w:rPr>
            <w:rFonts w:ascii="Cambria Math" w:hAnsi="Cambria Math"/>
            <w:lang w:val="sk-SK"/>
            <w:rPrChange w:id="1705" w:author="admin" w:date="2018-06-18T11:14:00Z">
              <w:rPr>
                <w:rFonts w:ascii="Cambria Math" w:hAnsi="Cambria Math"/>
                <w:lang w:val="sk-SK"/>
              </w:rPr>
            </w:rPrChange>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8C3D75">
        <w:rPr>
          <w:lang w:val="sk-SK"/>
        </w:rPr>
        <w:t xml:space="preserve"> je rozdvojený</w:t>
      </w:r>
      <w:bookmarkEnd w:id="1700"/>
    </w:p>
    <w:p w14:paraId="785ACA09" w14:textId="22FC98E3" w:rsidR="00BD7167" w:rsidRPr="008C3D75" w:rsidRDefault="00BD7167" w:rsidP="00BD7167">
      <w:pPr>
        <w:pStyle w:val="Caption"/>
        <w:rPr>
          <w:lang w:val="sk-SK"/>
        </w:rPr>
      </w:pPr>
      <w:r w:rsidRPr="008C3D75">
        <w:rPr>
          <w:lang w:val="sk-SK"/>
        </w:rPr>
        <w:t xml:space="preserve">. Zhora zelená </w:t>
      </w:r>
      <w:del w:id="1706" w:author="admin" w:date="2018-06-18T11:16:00Z">
        <w:r w:rsidRPr="008C3D75" w:rsidDel="008C3D75">
          <w:rPr>
            <w:lang w:val="sk-SK"/>
          </w:rPr>
          <w:delText>krvka</w:delText>
        </w:r>
      </w:del>
      <w:ins w:id="1707" w:author="admin" w:date="2018-06-18T11:16:00Z">
        <w:r w:rsidR="008C3D75" w:rsidRPr="008C3D75">
          <w:rPr>
            <w:lang w:val="sk-SK"/>
          </w:rPr>
          <w:t>krivka</w:t>
        </w:r>
      </w:ins>
      <w:r w:rsidRPr="008C3D75">
        <w:rPr>
          <w:lang w:val="sk-SK"/>
        </w:rPr>
        <w:t xml:space="preserve"> je signál Z0 na kanály 4, dole modrá krivka je </w:t>
      </w:r>
      <m:oMath>
        <m:r>
          <w:rPr>
            <w:rFonts w:ascii="Cambria Math" w:hAnsi="Cambria Math"/>
            <w:lang w:val="sk-SK"/>
          </w:rPr>
          <m:t>-</m:t>
        </m:r>
        <m:r>
          <w:rPr>
            <w:rFonts w:ascii="Cambria Math" w:hAnsi="Cambria Math"/>
            <w:lang w:val="sk-SK"/>
            <w:rPrChange w:id="1708" w:author="admin" w:date="2018-06-18T11:14:00Z">
              <w:rPr>
                <w:rFonts w:ascii="Cambria Math" w:hAnsi="Cambria Math"/>
                <w:lang w:val="sk-SK"/>
              </w:rPr>
            </w:rPrChange>
          </w:rPr>
          <m:t>dZ/dt</m:t>
        </m:r>
      </m:oMath>
      <w:r w:rsidRPr="008C3D75">
        <w:rPr>
          <w:lang w:val="sk-SK"/>
        </w:rPr>
        <w:t xml:space="preserve"> na kanály 4 (hruď). Červená hviezda ukazuje pozíciu R vlny v </w:t>
      </w:r>
      <w:r w:rsidR="009076DD" w:rsidRPr="008C3D75">
        <w:rPr>
          <w:lang w:val="sk-SK"/>
          <w:rPrChange w:id="1709" w:author="admin" w:date="2018-06-18T11:14:00Z">
            <w:rPr/>
          </w:rPrChange>
        </w:rPr>
        <w:t>srdcov</w:t>
      </w:r>
      <w:r w:rsidRPr="008C3D75">
        <w:rPr>
          <w:lang w:val="sk-SK"/>
        </w:rPr>
        <w:t>om cykle.</w:t>
      </w:r>
    </w:p>
    <w:p w14:paraId="4E05A238" w14:textId="77777777" w:rsidR="00BD7167" w:rsidRPr="008C3D75" w:rsidRDefault="00BD7167" w:rsidP="00BD7167"/>
    <w:p w14:paraId="492D2E5C" w14:textId="77777777" w:rsidR="00BD7167" w:rsidRPr="008C3D75" w:rsidRDefault="00BD7167" w:rsidP="00BD7167">
      <w:pPr>
        <w:jc w:val="center"/>
      </w:pPr>
      <w:r w:rsidRPr="008C3D75">
        <w:rPr>
          <w:noProof/>
          <w:lang w:val="en-US" w:eastAsia="en-US"/>
        </w:rPr>
        <w:drawing>
          <wp:inline distT="0" distB="0" distL="0" distR="0" wp14:anchorId="46803943" wp14:editId="40218DB7">
            <wp:extent cx="5398770" cy="1714500"/>
            <wp:effectExtent l="0" t="0" r="0" b="0"/>
            <wp:docPr id="47" name="Obrázok 47" descr="rozdiel_vyske_dzdtma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zdiel_vyske_dzdtmaxB"/>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8770" cy="1714500"/>
                    </a:xfrm>
                    <a:prstGeom prst="rect">
                      <a:avLst/>
                    </a:prstGeom>
                    <a:noFill/>
                    <a:ln>
                      <a:noFill/>
                    </a:ln>
                  </pic:spPr>
                </pic:pic>
              </a:graphicData>
            </a:graphic>
          </wp:inline>
        </w:drawing>
      </w:r>
    </w:p>
    <w:p w14:paraId="65586E77" w14:textId="77777777" w:rsidR="00BD7167" w:rsidRPr="008C3D75" w:rsidRDefault="00BD7167" w:rsidP="00BD7167">
      <w:pPr>
        <w:pStyle w:val="Caption"/>
        <w:rPr>
          <w:vanish/>
          <w:lang w:val="sk-SK"/>
          <w:specVanish/>
        </w:rPr>
      </w:pPr>
      <w:bookmarkStart w:id="1710" w:name="_Ref510295528"/>
      <w:bookmarkStart w:id="1711" w:name="_Toc516835681"/>
      <w:r w:rsidRPr="008C3D75">
        <w:rPr>
          <w:lang w:val="sk-SK"/>
        </w:rPr>
        <w:t xml:space="preserve">Obrázok </w:t>
      </w:r>
      <w:r w:rsidRPr="008C3D75">
        <w:rPr>
          <w:lang w:val="sk-SK"/>
        </w:rPr>
        <w:fldChar w:fldCharType="begin"/>
      </w:r>
      <w:r w:rsidRPr="008C3D75">
        <w:rPr>
          <w:lang w:val="sk-SK"/>
        </w:rPr>
        <w:instrText xml:space="preserve"> STYLEREF 1 \s </w:instrText>
      </w:r>
      <w:r w:rsidRPr="008C3D75">
        <w:rPr>
          <w:lang w:val="sk-SK"/>
          <w:rPrChange w:id="1712" w:author="admin" w:date="2018-06-18T11:14:00Z">
            <w:rPr>
              <w:lang w:val="sk-SK"/>
            </w:rPr>
          </w:rPrChange>
        </w:rPr>
        <w:fldChar w:fldCharType="separate"/>
      </w:r>
      <w:r w:rsidR="00A37FEB" w:rsidRPr="008C3D75">
        <w:rPr>
          <w:noProof/>
          <w:lang w:val="sk-SK"/>
        </w:rPr>
        <w:t>3</w:t>
      </w:r>
      <w:r w:rsidRPr="005C2483">
        <w:rPr>
          <w:lang w:val="sk-SK"/>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713" w:author="admin" w:date="2018-06-18T11:14:00Z">
            <w:rPr>
              <w:lang w:val="sk-SK"/>
            </w:rPr>
          </w:rPrChange>
        </w:rPr>
        <w:fldChar w:fldCharType="separate"/>
      </w:r>
      <w:r w:rsidR="00A37FEB" w:rsidRPr="008C3D75">
        <w:rPr>
          <w:noProof/>
          <w:lang w:val="sk-SK"/>
        </w:rPr>
        <w:t>7</w:t>
      </w:r>
      <w:r w:rsidRPr="008C3D75">
        <w:rPr>
          <w:lang w:val="sk-SK"/>
          <w:rPrChange w:id="1714" w:author="admin" w:date="2018-06-18T11:14:00Z">
            <w:rPr>
              <w:lang w:val="sk-SK"/>
            </w:rPr>
          </w:rPrChange>
        </w:rPr>
        <w:fldChar w:fldCharType="end"/>
      </w:r>
      <w:bookmarkEnd w:id="1710"/>
      <w:r w:rsidRPr="008C3D75">
        <w:rPr>
          <w:lang w:val="sk-SK"/>
        </w:rPr>
        <w:t xml:space="preserve">: Problémový tvar signálu </w:t>
      </w:r>
      <m:oMath>
        <m:r>
          <w:rPr>
            <w:rFonts w:ascii="Cambria Math" w:hAnsi="Cambria Math"/>
            <w:lang w:val="sk-SK"/>
          </w:rPr>
          <m:t>-</m:t>
        </m:r>
        <m:r>
          <w:rPr>
            <w:rFonts w:ascii="Cambria Math" w:hAnsi="Cambria Math"/>
            <w:lang w:val="sk-SK"/>
            <w:rPrChange w:id="1715" w:author="admin" w:date="2018-06-18T11:14:00Z">
              <w:rPr>
                <w:rFonts w:ascii="Cambria Math" w:hAnsi="Cambria Math"/>
                <w:lang w:val="sk-SK"/>
              </w:rPr>
            </w:rPrChange>
          </w:rPr>
          <m:t>dZ/dt</m:t>
        </m:r>
      </m:oMath>
      <w:r w:rsidRPr="008C3D75">
        <w:rPr>
          <w:i/>
          <w:lang w:val="sk-SK"/>
        </w:rPr>
        <w:t xml:space="preserve">. </w:t>
      </w:r>
      <w:r w:rsidRPr="008C3D75">
        <w:rPr>
          <w:lang w:val="sk-SK"/>
        </w:rPr>
        <w:t xml:space="preserve">Pravdepodobne nefyziologické rozdiely v po sebe nasledujúcich hodnotách </w:t>
      </w:r>
      <m:oMath>
        <m:r>
          <w:rPr>
            <w:rFonts w:ascii="Cambria Math" w:hAnsi="Cambria Math"/>
            <w:lang w:val="sk-SK"/>
          </w:rPr>
          <m:t>-</m:t>
        </m:r>
        <m:r>
          <w:rPr>
            <w:rFonts w:ascii="Cambria Math" w:hAnsi="Cambria Math"/>
            <w:lang w:val="sk-SK"/>
            <w:rPrChange w:id="1716" w:author="admin" w:date="2018-06-18T11:14:00Z">
              <w:rPr>
                <w:rFonts w:ascii="Cambria Math" w:hAnsi="Cambria Math"/>
                <w:lang w:val="sk-SK"/>
              </w:rPr>
            </w:rPrChange>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bookmarkEnd w:id="1711"/>
    </w:p>
    <w:p w14:paraId="0C92AC6A" w14:textId="27ED516C" w:rsidR="00BD7167" w:rsidRPr="008C3D75" w:rsidRDefault="00BD7167" w:rsidP="00BD7167">
      <w:pPr>
        <w:pStyle w:val="Caption"/>
        <w:rPr>
          <w:lang w:val="sk-SK"/>
        </w:rPr>
      </w:pPr>
      <w:r w:rsidRPr="008C3D75">
        <w:rPr>
          <w:i/>
          <w:lang w:val="sk-SK"/>
        </w:rPr>
        <w:t xml:space="preserve">. </w:t>
      </w:r>
      <w:r w:rsidRPr="008C3D75">
        <w:rPr>
          <w:lang w:val="sk-SK"/>
        </w:rPr>
        <w:t xml:space="preserve">Modrá krivka je </w:t>
      </w:r>
      <m:oMath>
        <m:r>
          <w:rPr>
            <w:rFonts w:ascii="Cambria Math" w:hAnsi="Cambria Math"/>
            <w:lang w:val="sk-SK"/>
          </w:rPr>
          <m:t>-</m:t>
        </m:r>
        <m:r>
          <w:rPr>
            <w:rFonts w:ascii="Cambria Math" w:hAnsi="Cambria Math"/>
            <w:lang w:val="sk-SK"/>
            <w:rPrChange w:id="1717" w:author="admin" w:date="2018-06-18T11:14:00Z">
              <w:rPr>
                <w:rFonts w:ascii="Cambria Math" w:hAnsi="Cambria Math"/>
                <w:lang w:val="sk-SK"/>
              </w:rPr>
            </w:rPrChange>
          </w:rPr>
          <m:t>dZ/dt</m:t>
        </m:r>
      </m:oMath>
      <w:r w:rsidRPr="008C3D75">
        <w:rPr>
          <w:lang w:val="sk-SK"/>
        </w:rPr>
        <w:t xml:space="preserve"> na kanály 15 (ruka). Červená hviezda ukazuje pozíciu R vlny v </w:t>
      </w:r>
      <w:r w:rsidR="009076DD" w:rsidRPr="008C3D75">
        <w:rPr>
          <w:lang w:val="sk-SK"/>
          <w:rPrChange w:id="1718" w:author="admin" w:date="2018-06-18T11:14:00Z">
            <w:rPr/>
          </w:rPrChange>
        </w:rPr>
        <w:t>srdcov</w:t>
      </w:r>
      <w:r w:rsidRPr="008C3D75">
        <w:rPr>
          <w:lang w:val="sk-SK"/>
        </w:rPr>
        <w:t>om cykle.</w:t>
      </w:r>
    </w:p>
    <w:p w14:paraId="71ED2889" w14:textId="77777777" w:rsidR="00BD7167" w:rsidRPr="008C3D75" w:rsidRDefault="00BD7167" w:rsidP="00BD7167">
      <w:pPr>
        <w:pStyle w:val="Caption"/>
        <w:rPr>
          <w:i/>
          <w:lang w:val="sk-SK"/>
        </w:rPr>
      </w:pPr>
    </w:p>
    <w:p w14:paraId="3238FB4B" w14:textId="48826F57" w:rsidR="00BD7167" w:rsidRPr="008C3D75" w:rsidRDefault="00BD7167" w:rsidP="00BD7167">
      <w:pPr>
        <w:rPr>
          <w:lang w:eastAsia="en-US" w:bidi="en-US"/>
        </w:rPr>
      </w:pPr>
      <w:r w:rsidRPr="008C3D75">
        <w:t xml:space="preserve">Priebeh signálu </w:t>
      </w:r>
      <m:oMath>
        <m:r>
          <w:rPr>
            <w:rFonts w:ascii="Cambria Math" w:hAnsi="Cambria Math"/>
          </w:rPr>
          <m:t>-</m:t>
        </m:r>
        <m:r>
          <w:rPr>
            <w:rFonts w:ascii="Cambria Math" w:hAnsi="Cambria Math"/>
            <w:rPrChange w:id="1719" w:author="admin" w:date="2018-06-18T11:14:00Z">
              <w:rPr>
                <w:rFonts w:ascii="Cambria Math" w:hAnsi="Cambria Math"/>
              </w:rPr>
            </w:rPrChange>
          </w:rPr>
          <m:t>dZ/dt</m:t>
        </m:r>
      </m:oMath>
      <w:r w:rsidRPr="008C3D75">
        <w:t xml:space="preserve"> bez vymenovaných problematických znakov znázorňuje </w:t>
      </w:r>
      <w:r w:rsidRPr="008C3D75">
        <w:fldChar w:fldCharType="begin"/>
      </w:r>
      <w:r w:rsidRPr="008C3D75">
        <w:instrText xml:space="preserve"> REF _Ref516814048 \h </w:instrText>
      </w:r>
      <w:r w:rsidRPr="008C3D75">
        <w:rPr>
          <w:rPrChange w:id="1720" w:author="admin" w:date="2018-06-18T11:14:00Z">
            <w:rPr/>
          </w:rPrChange>
        </w:rPr>
        <w:fldChar w:fldCharType="separate"/>
      </w:r>
      <w:r w:rsidR="00A37FEB" w:rsidRPr="008C3D75">
        <w:t xml:space="preserve">Obrázok </w:t>
      </w:r>
      <w:r w:rsidR="00A37FEB" w:rsidRPr="008C3D75">
        <w:rPr>
          <w:noProof/>
        </w:rPr>
        <w:t>1</w:t>
      </w:r>
      <w:r w:rsidR="00A37FEB" w:rsidRPr="008C3D75">
        <w:t>.</w:t>
      </w:r>
      <w:r w:rsidR="00A37FEB" w:rsidRPr="008C3D75">
        <w:rPr>
          <w:noProof/>
        </w:rPr>
        <w:t>12</w:t>
      </w:r>
      <w:r w:rsidRPr="008C3D75">
        <w:fldChar w:fldCharType="end"/>
      </w:r>
      <w:r w:rsidRPr="008C3D75">
        <w:t>.</w:t>
      </w:r>
      <w:r w:rsidRPr="008C3D75">
        <w:rPr>
          <w:lang w:eastAsia="en-US" w:bidi="en-US"/>
        </w:rPr>
        <w:t xml:space="preserve"> Záznamy s problémovými tvarmi signálov sú buď vylúčené z ďalšieho spracovania, alebo je upravený algoritmus na spracovanie signálov, tak aby nedochádzalo k nesprávnej detekcií parametrov. Signály s nízkym pomerom signál šum boli vylúčené. Pri prítomnej druhej špičke boli zužované úseky RR intervalu v ktorých sa detekovalo </w:t>
      </w:r>
      <m:oMath>
        <m:r>
          <w:rPr>
            <w:rFonts w:ascii="Cambria Math" w:hAnsi="Cambria Math"/>
          </w:rPr>
          <m:t>-</m:t>
        </m:r>
        <m:r>
          <w:rPr>
            <w:rFonts w:ascii="Cambria Math" w:hAnsi="Cambria Math"/>
          </w:rPr>
          <m:t>dZ</m:t>
        </m:r>
        <m:r>
          <w:rPr>
            <w:rFonts w:ascii="Cambria Math" w:hAnsi="Cambria Math"/>
            <w:rPrChange w:id="1721" w:author="admin" w:date="2018-06-18T11:14:00Z">
              <w:rPr>
                <w:rFonts w:ascii="Cambria Math" w:hAnsi="Cambria Math"/>
              </w:rPr>
            </w:rPrChange>
          </w:rPr>
          <m:t>/d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rPr>
          <w:i/>
        </w:rPr>
        <w:t xml:space="preserve">. </w:t>
      </w:r>
      <w:r w:rsidRPr="008C3D75">
        <w:t xml:space="preserve">Pri rozdvojenej špičke bolo detekovaná poloha </w:t>
      </w:r>
      <m:oMath>
        <m:r>
          <w:rPr>
            <w:rFonts w:ascii="Cambria Math" w:hAnsi="Cambria Math"/>
          </w:rPr>
          <m:t>-dZ/</m:t>
        </m:r>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rPr>
          <w:i/>
        </w:rPr>
        <w:t xml:space="preserve"> </w:t>
      </w:r>
      <w:r w:rsidRPr="008C3D75">
        <w:t xml:space="preserve">ako </w:t>
      </w:r>
      <w:del w:id="1722" w:author="admin" w:date="2018-06-18T11:16:00Z">
        <w:r w:rsidRPr="008C3D75" w:rsidDel="008C3D75">
          <w:delText>tažisko</w:delText>
        </w:r>
      </w:del>
      <w:ins w:id="1723" w:author="admin" w:date="2018-06-18T11:16:00Z">
        <w:r w:rsidR="008C3D75" w:rsidRPr="008C3D75">
          <w:t>ťažisko</w:t>
        </w:r>
      </w:ins>
      <w:r w:rsidRPr="008C3D75">
        <w:t xml:space="preserve"> krivky </w:t>
      </w:r>
      <m:oMath>
        <m:r>
          <w:rPr>
            <w:rFonts w:ascii="Cambria Math" w:hAnsi="Cambria Math"/>
          </w:rPr>
          <m:t>-dZ/</m:t>
        </m:r>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rPr>
          <w:i/>
        </w:rPr>
        <w:t xml:space="preserve">. </w:t>
      </w:r>
      <w:r w:rsidRPr="008C3D75">
        <w:t xml:space="preserve">Pri výrazných rozdieloch v amplitúde </w:t>
      </w:r>
      <m:oMath>
        <m:r>
          <w:rPr>
            <w:rFonts w:ascii="Cambria Math" w:hAnsi="Cambria Math"/>
          </w:rPr>
          <m:t>-dZ/</m:t>
        </m:r>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rPr>
          <w:i/>
        </w:rPr>
        <w:t xml:space="preserve"> </w:t>
      </w:r>
      <w:r w:rsidRPr="008C3D75">
        <w:t>bol takýto signál ponechaný pre hodnotenie, keďže sa vyskytoval veľmi výnimočne a nemáme dokaz o tom že je nefyziologický.</w:t>
      </w:r>
    </w:p>
    <w:p w14:paraId="4F0D38E6" w14:textId="77777777" w:rsidR="00BD7167" w:rsidRPr="008C3D75" w:rsidRDefault="00BD7167" w:rsidP="00BD7167"/>
    <w:p w14:paraId="494CA26D" w14:textId="3E05ABC0" w:rsidR="00BD7167" w:rsidRPr="008C3D75" w:rsidRDefault="00BD7167" w:rsidP="00BD7167">
      <w:pPr>
        <w:pStyle w:val="Heading3"/>
      </w:pPr>
      <w:bookmarkStart w:id="1724" w:name="_Toc510268151"/>
      <w:bookmarkStart w:id="1725" w:name="_Toc516835635"/>
      <w:r w:rsidRPr="008C3D75">
        <w:lastRenderedPageBreak/>
        <w:t xml:space="preserve">Detekcia prvého </w:t>
      </w:r>
      <w:r w:rsidR="009076DD" w:rsidRPr="008C3D75">
        <w:t>srdcov</w:t>
      </w:r>
      <w:r w:rsidRPr="008C3D75">
        <w:t>ého zvuku (S1</w:t>
      </w:r>
      <w:bookmarkEnd w:id="1724"/>
      <w:r w:rsidRPr="008C3D75">
        <w:t>)</w:t>
      </w:r>
      <w:bookmarkEnd w:id="1725"/>
    </w:p>
    <w:p w14:paraId="1C000565" w14:textId="77777777" w:rsidR="00BD7167" w:rsidRPr="008C3D75" w:rsidRDefault="00BD7167" w:rsidP="00BD7167"/>
    <w:p w14:paraId="47DBA658" w14:textId="6881DD54" w:rsidR="00BD7167" w:rsidRPr="008C3D75" w:rsidRDefault="00BD7167" w:rsidP="00BD7167">
      <w:r w:rsidRPr="008C3D75">
        <w:t xml:space="preserve">S1 je prvým zvukom po R-vlne. Frekvenčný rozsah nie je z literatúry jasný. Jeden zdroj tvrdí že jeho spektrum je v pásme 50-150Hz </w:t>
      </w:r>
      <w:r w:rsidRPr="008C3D75">
        <w:fldChar w:fldCharType="begin"/>
      </w:r>
      <w:r w:rsidR="00284C6A" w:rsidRPr="008C3D75">
        <w:instrText xml:space="preserve"> ADDIN EN.CITE &lt;EndNote&gt;&lt;Cite&gt;&lt;Author&gt;Djebbari&lt;/Author&gt;&lt;Year&gt;2000&lt;/Year&gt;&lt;RecNum&gt;0&lt;/RecNum&gt;&lt;IDText&gt;Short-time Fourier transform analysis of the phonocardiogram signal&lt;/IDText&gt;&lt;DisplayText&gt;[59]&lt;/DisplayText&gt;&lt;record&gt;&lt;keywords&gt;&lt;keyword&gt;Computer Science&lt;/keyword&gt;&lt;keyword&gt;Engineering&lt;/keyword&gt;&lt;/keywords&gt;&lt;urls&gt;&lt;related-urls&gt;&lt;url&gt;&amp;lt;Go to ISI&amp;gt;://WOS:000167666700197&lt;/url&gt;&lt;/related-urls&gt;&lt;/urls&gt;&lt;work-type&gt;Proceedings Paper&lt;/work-type&gt;&lt;titles&gt;&lt;title&gt;Short-time Fourier transform analysis of the phonocardiogram signal&lt;/title&gt;&lt;secondary-title&gt;Icecs 2000: 7th Ieee International Conference on Electronics, Circuits &amp;amp; Systems, Vols I and Ii&lt;/secondary-title&gt;&lt;/titles&gt;&lt;pages&gt;844-847&lt;/pages&gt;&lt;contributors&gt;&lt;authors&gt;&lt;author&gt;Djebbari, A.&lt;/author&gt;&lt;author&gt;Reguig, F. B.&lt;/author&gt;&lt;author&gt;Ieee,&lt;/author&gt;&lt;/authors&gt;&lt;/contributors&gt;&lt;language&gt;English&lt;/language&gt;&lt;added-date format="utc"&gt;1522485724&lt;/added-date&gt;&lt;ref-type name="Journal Article"&gt;17&lt;/ref-type&gt;&lt;auth-address&gt;Univ Abou Bekr Belkaid, Fac Sci Ingenieur, Dept Elect, Lab Elect Biomed, Chetouane, Tlemcen, Algeria.&amp;#xD;Djebbari, A (reprint author), Univ Abou Bekr Belkaid, Fac Sci Ingenieur, Dept Elect, Lab Elect Biomed, BP 119, Chetouane, Tlemcen, Algeria.&lt;/auth-address&gt;&lt;dates&gt;&lt;year&gt;2000&lt;/year&gt;&lt;/dates&gt;&lt;rec-number&gt;90&lt;/rec-number&gt;&lt;last-updated-date format="utc"&gt;1522485724&lt;/last-updated-date&gt;&lt;accession-num&gt;WOS:000167666700197&lt;/accession-num&gt;&lt;/record&gt;&lt;/Cite&gt;&lt;/EndNote&gt;</w:instrText>
      </w:r>
      <w:r w:rsidRPr="008C3D75">
        <w:rPr>
          <w:rPrChange w:id="1726" w:author="admin" w:date="2018-06-18T11:14:00Z">
            <w:rPr/>
          </w:rPrChange>
        </w:rPr>
        <w:fldChar w:fldCharType="separate"/>
      </w:r>
      <w:r w:rsidRPr="008C3D75">
        <w:rPr>
          <w:noProof/>
        </w:rPr>
        <w:t>[59]</w:t>
      </w:r>
      <w:r w:rsidRPr="008C3D75">
        <w:fldChar w:fldCharType="end"/>
      </w:r>
      <w:r w:rsidRPr="008C3D75">
        <w:t xml:space="preserve">, iný že to je 20-150Hz </w:t>
      </w:r>
      <w:r w:rsidRPr="008C3D75">
        <w:fldChar w:fldCharType="begin"/>
      </w:r>
      <w:r w:rsidR="00284C6A" w:rsidRPr="008C3D75">
        <w:instrText xml:space="preserve"> ADDIN EN.CITE &lt;EndNote&gt;&lt;Cite&gt;&lt;Author&gt;J. Zhong&lt;/Author&gt;&lt;Year&gt;2013&lt;/Year&gt;&lt;RecNum&gt;0&lt;/RecNum&gt;&lt;IDText&gt;Automatic heart sound signal analysis with reused multi-scale wavelet transform&lt;/IDText&gt;&lt;DisplayText&gt;[60]&lt;/DisplayText&gt;&lt;record&gt;&lt;titles&gt;&lt;title&gt;Automatic heart sound signal analysis with reused multi-scale wavelet transform&lt;/title&gt;&lt;/titles&gt;&lt;pages&gt;50-57&lt;/pages&gt;&lt;contributors&gt;&lt;authors&gt;&lt;author&gt;J. Zhong, F. Scalzo&lt;/author&gt;&lt;/authors&gt;&lt;/contributors&gt;&lt;added-date format="utc"&gt;1522486028&lt;/added-date&gt;&lt;ref-type name="Generic"&gt;13&lt;/ref-type&gt;&lt;dates&gt;&lt;year&gt;2013&lt;/year&gt;&lt;/dates&gt;&lt;rec-number&gt;91&lt;/rec-number&gt;&lt;publisher&gt;International&amp;#xA;Journal Of Engineering And Science &lt;/publisher&gt;&lt;last-updated-date format="utc"&gt;1522486223&lt;/last-updated-date&gt;&lt;volume&gt;2&lt;/volume&gt;&lt;/record&gt;&lt;/Cite&gt;&lt;/EndNote&gt;</w:instrText>
      </w:r>
      <w:r w:rsidRPr="008C3D75">
        <w:rPr>
          <w:rPrChange w:id="1727" w:author="admin" w:date="2018-06-18T11:14:00Z">
            <w:rPr/>
          </w:rPrChange>
        </w:rPr>
        <w:fldChar w:fldCharType="separate"/>
      </w:r>
      <w:r w:rsidRPr="008C3D75">
        <w:rPr>
          <w:noProof/>
        </w:rPr>
        <w:t>[60]</w:t>
      </w:r>
      <w:r w:rsidRPr="008C3D75">
        <w:fldChar w:fldCharType="end"/>
      </w:r>
      <w:r w:rsidRPr="008C3D75">
        <w:t xml:space="preserve">. Na odfiltrovanie užitočnej zložky HS z nameraného signálu sa používa filtrovanie za pomoci </w:t>
      </w:r>
      <w:del w:id="1728" w:author="admin" w:date="2018-06-18T11:16:00Z">
        <w:r w:rsidRPr="008C3D75" w:rsidDel="008C3D75">
          <w:delText>dikrétnej</w:delText>
        </w:r>
      </w:del>
      <w:ins w:id="1729" w:author="admin" w:date="2018-06-18T11:16:00Z">
        <w:r w:rsidR="008C3D75" w:rsidRPr="008C3D75">
          <w:t>diskrétnej</w:t>
        </w:r>
      </w:ins>
      <w:r w:rsidRPr="008C3D75">
        <w:t xml:space="preserve"> vlnkovej transformácie (Discrete Wavelet Transform – DWT) ale aj fourierovej transformácie. Z dôvodov nejasností frekvenčného rozsahu HS a nestacionarity HS je problematické stanovenie frekvenčného rozsahu filtra vo fáze predspracovania pred segmentáciou. Nie je takisto jasné, ktorá metóda filtrovania je k tomuto účelu optimálna. Fourierová transformácia bola na predspracovanie HS použitá v štúdií </w:t>
      </w:r>
      <w:r w:rsidRPr="008C3D75">
        <w:fldChar w:fldCharType="begin"/>
      </w:r>
      <w:r w:rsidR="00284C6A" w:rsidRPr="008C3D75">
        <w:instrText xml:space="preserve"> ADDIN EN.CITE &lt;EndNote&gt;&lt;Cite&gt;&lt;Author&gt;El-Segaier&lt;/Author&gt;&lt;Year&gt;2005&lt;/Year&gt;&lt;RecNum&gt;0&lt;/RecNum&gt;&lt;IDText&gt;Computer-based detection and analysis of heart sound and murmur&lt;/IDText&gt;&lt;DisplayText&gt;[61]&lt;/DisplayText&gt;&lt;record&gt;&lt;dates&gt;&lt;pub-dates&gt;&lt;date&gt;Jul&lt;/date&gt;&lt;/pub-dates&gt;&lt;year&gt;2005&lt;/year&gt;&lt;/dates&gt;&lt;keywords&gt;&lt;keyword&gt;detection algorithm&lt;/keyword&gt;&lt;keyword&gt;signal analysis&lt;/keyword&gt;&lt;keyword&gt;short-time Fourier transform&lt;/keyword&gt;&lt;keyword&gt;&lt;/keyword&gt;&lt;keyword&gt;systolic murmur&lt;/keyword&gt;&lt;keyword&gt;septal-defect&lt;/keyword&gt;&lt;keyword&gt;Engineering&lt;/keyword&gt;&lt;/keywords&gt;&lt;urls&gt;&lt;related-urls&gt;&lt;url&gt;&amp;lt;Go to ISI&amp;gt;://WOS:000230431700009&lt;/url&gt;&lt;/related-urls&gt;&lt;/urls&gt;&lt;isbn&gt;0090-6964&lt;/isbn&gt;&lt;work-type&gt;Article&lt;/work-type&gt;&lt;titles&gt;&lt;title&gt;Computer-based detection and analysis of heart sound and murmur&lt;/title&gt;&lt;secondary-title&gt;Annals of Biomedical Engineering&lt;/secondary-title&gt;&lt;alt-title&gt;Ann. Biomed. Eng.&lt;/alt-title&gt;&lt;/titles&gt;&lt;pages&gt;937-942&lt;/pages&gt;&lt;number&gt;7&lt;/number&gt;&lt;contributors&gt;&lt;authors&gt;&lt;author&gt;El-Segaier, M.&lt;/author&gt;&lt;author&gt;Lilja, O.&lt;/author&gt;&lt;author&gt;Lukkarinen, S.&lt;/author&gt;&lt;author&gt;Sornmo, L.&lt;/author&gt;&lt;author&gt;Sepponen, R.&lt;/author&gt;&lt;author&gt;Pesonen, E.&lt;/author&gt;&lt;/authors&gt;&lt;/contributors&gt;&lt;language&gt;English&lt;/language&gt;&lt;added-date format="utc"&gt;1522487312&lt;/added-date&gt;&lt;ref-type name="Journal Article"&gt;17&lt;/ref-type&gt;&lt;auth-address&gt;Univ Lund Hosp, Childrens Hosp, Dept Paediat, Div Paediat Cardiol, SE-22185 Lund, Sweden. Lund Univ, Dept Electrosci, S-22100 Lund, Sweden. Helsinki Univ Technol, Dept Appl Elect, Helsinki, Finland.&amp;#xD;El-Segaier, M (reprint author), Univ Lund Hosp, Childrens Hosp, Dept Paediat, Div Paediat Cardiol, SE-22185 Lund, Sweden.&amp;#xD;el-segaier@skane.se&lt;/auth-address&gt;&lt;rec-number&gt;98&lt;/rec-number&gt;&lt;last-updated-date format="utc"&gt;1522487312&lt;/last-updated-date&gt;&lt;accession-num&gt;WOS:000230431700009&lt;/accession-num&gt;&lt;electronic-resource-num&gt;10.1007/s10439-005-4053-3&lt;/electronic-resource-num&gt;&lt;volume&gt;33&lt;/volume&gt;&lt;/record&gt;&lt;/Cite&gt;&lt;/EndNote&gt;</w:instrText>
      </w:r>
      <w:r w:rsidRPr="008C3D75">
        <w:rPr>
          <w:rPrChange w:id="1730" w:author="admin" w:date="2018-06-18T11:14:00Z">
            <w:rPr/>
          </w:rPrChange>
        </w:rPr>
        <w:fldChar w:fldCharType="separate"/>
      </w:r>
      <w:r w:rsidRPr="008C3D75">
        <w:rPr>
          <w:noProof/>
        </w:rPr>
        <w:t>[61]</w:t>
      </w:r>
      <w:r w:rsidRPr="008C3D75">
        <w:fldChar w:fldCharType="end"/>
      </w:r>
      <w:r w:rsidRPr="008C3D75">
        <w:t xml:space="preserve">, DWT bola znova použitá </w:t>
      </w:r>
      <w:r w:rsidRPr="008C3D75">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sidRPr="008C3D75">
        <w:instrText xml:space="preserve"> ADDIN EN.CITE </w:instrText>
      </w:r>
      <w:r w:rsidR="00284C6A" w:rsidRPr="008C3D75">
        <w:rPr>
          <w:rPrChange w:id="1731" w:author="admin" w:date="2018-06-18T11:14:00Z">
            <w:rPr/>
          </w:rPrChange>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sidRPr="008C3D75">
        <w:instrText xml:space="preserve"> ADDIN EN.CITE.DATA </w:instrText>
      </w:r>
      <w:r w:rsidR="00284C6A" w:rsidRPr="008C3D75">
        <w:rPr>
          <w:rPrChange w:id="1732" w:author="admin" w:date="2018-06-18T11:14:00Z">
            <w:rPr/>
          </w:rPrChange>
        </w:rPr>
      </w:r>
      <w:r w:rsidR="00284C6A" w:rsidRPr="008C3D75">
        <w:rPr>
          <w:rPrChange w:id="1733" w:author="admin" w:date="2018-06-18T11:14:00Z">
            <w:rPr/>
          </w:rPrChange>
        </w:rPr>
        <w:fldChar w:fldCharType="end"/>
      </w:r>
      <w:r w:rsidRPr="008C3D75">
        <w:rPr>
          <w:rPrChange w:id="1734" w:author="admin" w:date="2018-06-18T11:14:00Z">
            <w:rPr/>
          </w:rPrChange>
        </w:rPr>
      </w:r>
      <w:r w:rsidRPr="008C3D75">
        <w:rPr>
          <w:rPrChange w:id="1735" w:author="admin" w:date="2018-06-18T11:14:00Z">
            <w:rPr/>
          </w:rPrChange>
        </w:rPr>
        <w:fldChar w:fldCharType="separate"/>
      </w:r>
      <w:r w:rsidRPr="008C3D75">
        <w:rPr>
          <w:noProof/>
        </w:rPr>
        <w:t>[62]</w:t>
      </w:r>
      <w:r w:rsidRPr="008C3D75">
        <w:fldChar w:fldCharType="end"/>
      </w:r>
      <w:r w:rsidRPr="008C3D75">
        <w:t xml:space="preserve"> alebo </w:t>
      </w:r>
      <w:r w:rsidRPr="008C3D75">
        <w:fldChar w:fldCharType="begin"/>
      </w:r>
      <w:r w:rsidR="00284C6A" w:rsidRPr="008C3D75">
        <w:instrText xml:space="preserve"> ADDIN EN.CITE &lt;EndNote&gt;&lt;Cite&gt;&lt;Author&gt;Messer&lt;/Author&gt;&lt;Year&gt;2001&lt;/Year&gt;&lt;RecNum&gt;0&lt;/RecNum&gt;&lt;IDText&gt;Optimal wavelet denoising for phonocardiograms&lt;/IDText&gt;&lt;DisplayText&gt;[63]&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8C3D75">
        <w:rPr>
          <w:rPrChange w:id="1736" w:author="admin" w:date="2018-06-18T11:14:00Z">
            <w:rPr/>
          </w:rPrChange>
        </w:rPr>
        <w:fldChar w:fldCharType="separate"/>
      </w:r>
      <w:r w:rsidRPr="008C3D75">
        <w:rPr>
          <w:noProof/>
        </w:rPr>
        <w:t>[63]</w:t>
      </w:r>
      <w:r w:rsidRPr="008C3D75">
        <w:fldChar w:fldCharType="end"/>
      </w:r>
      <w:r w:rsidRPr="008C3D75">
        <w:t xml:space="preserve">, neurónové siete </w:t>
      </w:r>
      <w:r w:rsidRPr="008C3D75">
        <w:fldChar w:fldCharType="begin">
          <w:fldData xml:space="preserve">PEVuZE5vdGU+PENpdGU+PEF1dGhvcj5DaGVuPC9BdXRob3I+PFllYXI+MjAxNzwvWWVhcj48UmVj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</w:fldData>
        </w:fldChar>
      </w:r>
      <w:r w:rsidR="00284C6A" w:rsidRPr="008C3D75">
        <w:instrText xml:space="preserve"> ADDIN EN.CITE </w:instrText>
      </w:r>
      <w:r w:rsidR="00284C6A" w:rsidRPr="008C3D75">
        <w:rPr>
          <w:rPrChange w:id="1737" w:author="admin" w:date="2018-06-18T11:14:00Z">
            <w:rPr/>
          </w:rPrChange>
        </w:rPr>
        <w:fldChar w:fldCharType="begin">
          <w:fldData xml:space="preserve">PEVuZE5vdGU+PENpdGU+PEF1dGhvcj5DaGVuPC9BdXRob3I+PFllYXI+MjAxNzwvWWVhcj48UmVj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</w:fldData>
        </w:fldChar>
      </w:r>
      <w:r w:rsidR="00284C6A" w:rsidRPr="008C3D75">
        <w:instrText xml:space="preserve"> ADDIN EN.CITE.DATA </w:instrText>
      </w:r>
      <w:r w:rsidR="00284C6A" w:rsidRPr="008C3D75">
        <w:rPr>
          <w:rPrChange w:id="1738" w:author="admin" w:date="2018-06-18T11:14:00Z">
            <w:rPr/>
          </w:rPrChange>
        </w:rPr>
      </w:r>
      <w:r w:rsidR="00284C6A" w:rsidRPr="008C3D75">
        <w:rPr>
          <w:rPrChange w:id="1739" w:author="admin" w:date="2018-06-18T11:14:00Z">
            <w:rPr/>
          </w:rPrChange>
        </w:rPr>
        <w:fldChar w:fldCharType="end"/>
      </w:r>
      <w:r w:rsidRPr="008C3D75">
        <w:rPr>
          <w:rPrChange w:id="1740" w:author="admin" w:date="2018-06-18T11:14:00Z">
            <w:rPr/>
          </w:rPrChange>
        </w:rPr>
      </w:r>
      <w:r w:rsidRPr="008C3D75">
        <w:rPr>
          <w:rPrChange w:id="1741" w:author="admin" w:date="2018-06-18T11:14:00Z">
            <w:rPr/>
          </w:rPrChange>
        </w:rPr>
        <w:fldChar w:fldCharType="separate"/>
      </w:r>
      <w:r w:rsidRPr="008C3D75">
        <w:rPr>
          <w:noProof/>
        </w:rPr>
        <w:t>[64]</w:t>
      </w:r>
      <w:r w:rsidRPr="008C3D75">
        <w:fldChar w:fldCharType="end"/>
      </w:r>
      <w:r w:rsidRPr="008C3D75">
        <w:t xml:space="preserve">. Aj keď sú HS výrazne nestacionárne a komplexné signály, majú v rámci R-R intervalu (interval medzi dvoma po sebe idúcimi R vlnami) pomerne stabilnú pozíciu. Špička S1 sa nachádza v intervale od 5% dĺžky R-R intervalu od R vlny po 20% dĺžky R-R intervalu od R-vlny (0,05R-R – 0,20R-R) </w:t>
      </w:r>
      <w:r w:rsidRPr="008C3D75">
        <w:fldChar w:fldCharType="begin"/>
      </w:r>
      <w:r w:rsidR="00284C6A" w:rsidRPr="008C3D75">
        <w:instrText xml:space="preserve"> ADDIN EN.CITE &lt;EndNote&gt;&lt;Cite&gt;&lt;Author&gt;Debbal&lt;/Author&gt;&lt;Year&gt;2007&lt;/Year&gt;&lt;RecNum&gt;0&lt;/RecNum&gt;&lt;IDText&gt;Time-frequency analysis of the first and the second heartbeat sounds&lt;/IDText&gt;&lt;DisplayText&gt;[65]&lt;/DisplayText&gt;&lt;record&gt;&lt;dates&gt;&lt;pub-dates&gt;&lt;date&gt;Jan&lt;/date&gt;&lt;/pub-dates&gt;&lt;year&gt;2007&lt;/year&gt;&lt;/dates&gt;&lt;keywords&gt;&lt;keyword&gt;first sound S1&lt;/keyword&gt;&lt;keyword&gt;second sound S2&lt;/keyword&gt;&lt;keyword&gt;phonocardiogram signal&lt;/keyword&gt;&lt;keyword&gt;component M1&lt;/keyword&gt;&lt;keyword&gt;&lt;/keyword&gt;&lt;keyword&gt;component T1&lt;/keyword&gt;&lt;keyword&gt;component A2&lt;/keyword&gt;&lt;keyword&gt;component P2&lt;/keyword&gt;&lt;keyword&gt;comparison&lt;/keyword&gt;&lt;keyword&gt;technique&lt;/keyword&gt;&lt;keyword&gt;FFT&lt;/keyword&gt;&lt;keyword&gt;&lt;/keyword&gt;&lt;keyword&gt;STFT&lt;/keyword&gt;&lt;keyword&gt;Wigner&lt;/keyword&gt;&lt;keyword&gt;wavelet&lt;/keyword&gt;&lt;keyword&gt;phonocardiogram signal analysis&lt;/keyword&gt;&lt;keyword&gt;Mathematics&lt;/keyword&gt;&lt;/keywords&gt;&lt;urls&gt;&lt;related-urls&gt;&lt;url&gt;&amp;lt;Go to ISI&amp;gt;://WOS:000246431500088&lt;/url&gt;&lt;/related-urls&gt;&lt;/urls&gt;&lt;isbn&gt;0096-3003&lt;/isbn&gt;&lt;work-type&gt;Article&lt;/work-type&gt;&lt;titles&gt;&lt;title&gt;Time-frequency analysis of the first and the second heartbeat sounds&lt;/title&gt;&lt;secondary-title&gt;Applied Mathematics and Computation&lt;/secondary-title&gt;&lt;alt-title&gt;Appl. Math. Comput.&lt;/alt-title&gt;&lt;/titles&gt;&lt;pages&gt;1041-1052&lt;/pages&gt;&lt;number&gt;2&lt;/number&gt;&lt;contributors&gt;&lt;authors&gt;&lt;author&gt;Debbal, S. M.&lt;/author&gt;&lt;author&gt;Bereksi-Reguig, F.&lt;/author&gt;&lt;/authors&gt;&lt;/contributors&gt;&lt;language&gt;English&lt;/language&gt;&lt;added-date format="utc"&gt;1522486328&lt;/added-date&gt;&lt;ref-type name="Journal Article"&gt;17&lt;/ref-type&gt;&lt;auth-address&gt;Univ Aboubekr Univ Belkaid, Fac Engn Sci, Dept Elect, Genie Biomed Lab, Tilimsen 13000, Algeria.&amp;#xD;Debbal, SM (reprint author), Univ Aboubekr Univ Belkaid, Fac Engn Sci, Dept Elect, Genie Biomed Lab, BP 119, Tilimsen 13000, Algeria.&amp;#xD;adebbal@yahoo.fr&lt;/auth-address&gt;&lt;rec-number&gt;92&lt;/rec-number&gt;&lt;last-updated-date format="utc"&gt;1522486328&lt;/last-updated-date&gt;&lt;accession-num&gt;WOS:000246431500088&lt;/accession-num&gt;&lt;electronic-resource-num&gt;10.1016/j.amc.2006.07.005&lt;/electronic-resource-num&gt;&lt;volume&gt;184&lt;/volume&gt;&lt;/record&gt;&lt;/Cite&gt;&lt;/EndNote&gt;</w:instrText>
      </w:r>
      <w:r w:rsidRPr="008C3D75">
        <w:rPr>
          <w:rPrChange w:id="1742" w:author="admin" w:date="2018-06-18T11:14:00Z">
            <w:rPr/>
          </w:rPrChange>
        </w:rPr>
        <w:fldChar w:fldCharType="separate"/>
      </w:r>
      <w:r w:rsidRPr="008C3D75">
        <w:rPr>
          <w:noProof/>
        </w:rPr>
        <w:t>[65]</w:t>
      </w:r>
      <w:r w:rsidRPr="008C3D75">
        <w:fldChar w:fldCharType="end"/>
      </w:r>
      <w:r w:rsidRPr="008C3D75">
        <w:t xml:space="preserve">. S1 je vyvolaný dvoma udalosťami a to zatvorením dvojcípej (M1 – mitral) a trojcípej (T1 - tricuspid) chlopne. </w:t>
      </w:r>
      <w:r w:rsidRPr="008C3D75">
        <w:fldChar w:fldCharType="begin"/>
      </w:r>
      <w:r w:rsidRPr="008C3D75">
        <w:instrText xml:space="preserve"> REF _Ref510259744 \h </w:instrText>
      </w:r>
      <w:r w:rsidRPr="008C3D75">
        <w:rPr>
          <w:rPrChange w:id="1743" w:author="admin" w:date="2018-06-18T11:14:00Z">
            <w:rPr/>
          </w:rPrChange>
        </w:rPr>
        <w:fldChar w:fldCharType="separate"/>
      </w:r>
      <w:r w:rsidR="00A37FEB" w:rsidRPr="008C3D75">
        <w:t xml:space="preserve">Obrázok </w:t>
      </w:r>
      <w:r w:rsidR="00A37FEB" w:rsidRPr="008C3D75">
        <w:rPr>
          <w:noProof/>
        </w:rPr>
        <w:t>3</w:t>
      </w:r>
      <w:r w:rsidR="00A37FEB" w:rsidRPr="008C3D75">
        <w:t>.</w:t>
      </w:r>
      <w:r w:rsidR="00A37FEB" w:rsidRPr="008C3D75">
        <w:rPr>
          <w:noProof/>
        </w:rPr>
        <w:t>8</w:t>
      </w:r>
      <w:r w:rsidRPr="008C3D75">
        <w:fldChar w:fldCharType="end"/>
      </w:r>
      <w:r w:rsidRPr="008C3D75">
        <w:t xml:space="preserve"> a </w:t>
      </w:r>
      <w:r w:rsidRPr="008C3D75">
        <w:fldChar w:fldCharType="begin"/>
      </w:r>
      <w:r w:rsidRPr="008C3D75">
        <w:instrText xml:space="preserve"> REF _Ref513977795 \h </w:instrText>
      </w:r>
      <w:r w:rsidRPr="008C3D75">
        <w:rPr>
          <w:rPrChange w:id="1744" w:author="admin" w:date="2018-06-18T11:14:00Z">
            <w:rPr/>
          </w:rPrChange>
        </w:rPr>
        <w:fldChar w:fldCharType="separate"/>
      </w:r>
      <w:r w:rsidR="00A37FEB" w:rsidRPr="008C3D75">
        <w:t xml:space="preserve">Obrázok </w:t>
      </w:r>
      <w:r w:rsidR="00A37FEB" w:rsidRPr="008C3D75">
        <w:rPr>
          <w:noProof/>
        </w:rPr>
        <w:t>3</w:t>
      </w:r>
      <w:r w:rsidR="00A37FEB" w:rsidRPr="008C3D75">
        <w:t>.</w:t>
      </w:r>
      <w:r w:rsidR="00A37FEB" w:rsidRPr="008C3D75">
        <w:rPr>
          <w:noProof/>
        </w:rPr>
        <w:t>9</w:t>
      </w:r>
      <w:r w:rsidRPr="008C3D75">
        <w:fldChar w:fldCharType="end"/>
      </w:r>
      <w:r w:rsidRPr="008C3D75">
        <w:t xml:space="preserve"> znázorňujú spektrum prvého </w:t>
      </w:r>
      <w:r w:rsidR="009076DD" w:rsidRPr="008C3D75">
        <w:t>srdcov</w:t>
      </w:r>
      <w:r w:rsidRPr="008C3D75">
        <w:t xml:space="preserve">ého zvuku u dvoch dobrovoľníkov. Spektrum bolo priemerované počas 5 minútového merania. Vidíme, že spektrá majú </w:t>
      </w:r>
      <w:del w:id="1745" w:author="admin" w:date="2018-06-18T11:17:00Z">
        <w:r w:rsidRPr="008C3D75" w:rsidDel="008C3D75">
          <w:delText>rozny</w:delText>
        </w:r>
      </w:del>
      <w:ins w:id="1746" w:author="admin" w:date="2018-06-18T11:17:00Z">
        <w:r w:rsidR="008C3D75" w:rsidRPr="008C3D75">
          <w:t>rôzny</w:t>
        </w:r>
      </w:ins>
      <w:r w:rsidRPr="008C3D75">
        <w:t xml:space="preserve"> tvar, čo naznačuje potrebu filtrovať </w:t>
      </w:r>
      <w:r w:rsidR="009076DD" w:rsidRPr="008C3D75">
        <w:t>srdcov</w:t>
      </w:r>
      <w:r w:rsidRPr="008C3D75">
        <w:t xml:space="preserve">é zvuky pre každého individuálne prispôsobeným filtrom. </w:t>
      </w:r>
      <w:r w:rsidRPr="008C3D75">
        <w:fldChar w:fldCharType="begin"/>
      </w:r>
      <w:r w:rsidRPr="008C3D75">
        <w:instrText xml:space="preserve"> REF _Ref513977929 \h </w:instrText>
      </w:r>
      <w:r w:rsidRPr="008C3D75">
        <w:rPr>
          <w:rPrChange w:id="1747" w:author="admin" w:date="2018-06-18T11:14:00Z">
            <w:rPr/>
          </w:rPrChange>
        </w:rPr>
        <w:fldChar w:fldCharType="separate"/>
      </w:r>
      <w:r w:rsidR="00A37FEB" w:rsidRPr="008C3D75">
        <w:t xml:space="preserve">Obrázok </w:t>
      </w:r>
      <w:r w:rsidR="00A37FEB" w:rsidRPr="008C3D75">
        <w:rPr>
          <w:noProof/>
        </w:rPr>
        <w:t>3</w:t>
      </w:r>
      <w:r w:rsidR="00A37FEB" w:rsidRPr="008C3D75">
        <w:t>.</w:t>
      </w:r>
      <w:r w:rsidR="00A37FEB" w:rsidRPr="008C3D75">
        <w:rPr>
          <w:noProof/>
        </w:rPr>
        <w:t>10</w:t>
      </w:r>
      <w:r w:rsidRPr="008C3D75">
        <w:fldChar w:fldCharType="end"/>
      </w:r>
      <w:r w:rsidRPr="008C3D75">
        <w:t xml:space="preserve"> znázorňuje priemerované spektrum pre 30 dobrovoľníkov.</w:t>
      </w:r>
    </w:p>
    <w:p w14:paraId="50894FB7" w14:textId="77777777" w:rsidR="00BD7167" w:rsidRPr="008C3D75" w:rsidRDefault="00BD7167" w:rsidP="00BD7167">
      <w:pPr>
        <w:jc w:val="center"/>
      </w:pPr>
      <w:r w:rsidRPr="008C3D75">
        <w:rPr>
          <w:noProof/>
          <w:lang w:val="en-US" w:eastAsia="en-US"/>
        </w:rPr>
        <w:drawing>
          <wp:inline distT="0" distB="0" distL="0" distR="0" wp14:anchorId="62467F2B" wp14:editId="45897EB8">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3EC3FFD7" w14:textId="5E8EFEE1" w:rsidR="00BD7167" w:rsidRPr="008C3D75" w:rsidRDefault="00BD7167" w:rsidP="00BD7167">
      <w:pPr>
        <w:pStyle w:val="Caption"/>
        <w:rPr>
          <w:vanish/>
          <w:color w:val="000000"/>
          <w:szCs w:val="22"/>
          <w:lang w:val="sk-SK"/>
          <w:specVanish/>
        </w:rPr>
      </w:pPr>
      <w:bookmarkStart w:id="1748" w:name="_Ref510259744"/>
      <w:bookmarkStart w:id="1749" w:name="_Toc516835682"/>
      <w:r w:rsidRPr="008C3D75">
        <w:rPr>
          <w:lang w:val="sk-SK"/>
        </w:rPr>
        <w:t xml:space="preserve">Obrázok </w:t>
      </w:r>
      <w:r w:rsidRPr="008C3D75">
        <w:rPr>
          <w:lang w:val="sk-SK"/>
        </w:rPr>
        <w:fldChar w:fldCharType="begin"/>
      </w:r>
      <w:r w:rsidRPr="008C3D75">
        <w:rPr>
          <w:lang w:val="sk-SK"/>
        </w:rPr>
        <w:instrText xml:space="preserve"> STYLEREF 1 \s </w:instrText>
      </w:r>
      <w:r w:rsidRPr="008C3D75">
        <w:rPr>
          <w:lang w:val="sk-SK"/>
          <w:rPrChange w:id="1750" w:author="admin" w:date="2018-06-18T11:14:00Z">
            <w:rPr>
              <w:lang w:val="sk-SK"/>
            </w:rPr>
          </w:rPrChange>
        </w:rPr>
        <w:fldChar w:fldCharType="separate"/>
      </w:r>
      <w:r w:rsidR="00A37FEB" w:rsidRPr="008C3D75">
        <w:rPr>
          <w:noProof/>
          <w:lang w:val="sk-SK"/>
        </w:rPr>
        <w:t>3</w:t>
      </w:r>
      <w:r w:rsidRPr="005C2483">
        <w:rPr>
          <w:lang w:val="sk-SK"/>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751" w:author="admin" w:date="2018-06-18T11:14:00Z">
            <w:rPr>
              <w:lang w:val="sk-SK"/>
            </w:rPr>
          </w:rPrChange>
        </w:rPr>
        <w:fldChar w:fldCharType="separate"/>
      </w:r>
      <w:r w:rsidR="00A37FEB" w:rsidRPr="008C3D75">
        <w:rPr>
          <w:noProof/>
          <w:lang w:val="sk-SK"/>
        </w:rPr>
        <w:t>8</w:t>
      </w:r>
      <w:r w:rsidRPr="008C3D75">
        <w:rPr>
          <w:lang w:val="sk-SK"/>
          <w:rPrChange w:id="1752" w:author="admin" w:date="2018-06-18T11:14:00Z">
            <w:rPr>
              <w:lang w:val="sk-SK"/>
            </w:rPr>
          </w:rPrChange>
        </w:rPr>
        <w:fldChar w:fldCharType="end"/>
      </w:r>
      <w:bookmarkEnd w:id="1748"/>
      <w:r w:rsidRPr="008C3D75">
        <w:rPr>
          <w:lang w:val="sk-SK"/>
        </w:rPr>
        <w:t>:</w:t>
      </w:r>
      <w:r w:rsidRPr="008C3D75">
        <w:rPr>
          <w:szCs w:val="22"/>
          <w:lang w:val="sk-SK"/>
        </w:rPr>
        <w:t xml:space="preserve"> Spektrum prvého </w:t>
      </w:r>
      <w:r w:rsidR="009076DD" w:rsidRPr="008C3D75">
        <w:rPr>
          <w:lang w:val="sk-SK"/>
          <w:rPrChange w:id="1753" w:author="admin" w:date="2018-06-18T11:14:00Z">
            <w:rPr/>
          </w:rPrChange>
        </w:rPr>
        <w:t>srdcov</w:t>
      </w:r>
      <w:r w:rsidRPr="008C3D75">
        <w:rPr>
          <w:szCs w:val="22"/>
          <w:lang w:val="sk-SK"/>
        </w:rPr>
        <w:t>ého zvuku S1 subjektu A.</w:t>
      </w:r>
      <w:bookmarkEnd w:id="1749"/>
    </w:p>
    <w:p w14:paraId="003AA537" w14:textId="38701107" w:rsidR="00BD7167" w:rsidRPr="008C3D75" w:rsidRDefault="00BD7167" w:rsidP="00BD7167">
      <w:pPr>
        <w:pStyle w:val="Caption"/>
        <w:rPr>
          <w:lang w:val="sk-SK"/>
        </w:rPr>
      </w:pPr>
      <w:r w:rsidRPr="008C3D75">
        <w:rPr>
          <w:lang w:val="sk-SK"/>
        </w:rPr>
        <w:t xml:space="preserve"> Spektrum bolo priemerované z prvého </w:t>
      </w:r>
      <w:r w:rsidR="009076DD" w:rsidRPr="008C3D75">
        <w:rPr>
          <w:lang w:val="sk-SK"/>
          <w:rPrChange w:id="1754" w:author="admin" w:date="2018-06-18T11:14:00Z">
            <w:rPr/>
          </w:rPrChange>
        </w:rPr>
        <w:t>srdcov</w:t>
      </w:r>
      <w:r w:rsidRPr="008C3D75">
        <w:rPr>
          <w:lang w:val="sk-SK"/>
        </w:rPr>
        <w:t>ého zvuku počas 5 minútového merania v kľude.</w:t>
      </w:r>
    </w:p>
    <w:p w14:paraId="64E0D4BE" w14:textId="77777777" w:rsidR="00BD7167" w:rsidRPr="008C3D75" w:rsidRDefault="00BD7167" w:rsidP="00BD7167">
      <w:pPr>
        <w:rPr>
          <w:lang w:eastAsia="en-US" w:bidi="en-US"/>
        </w:rPr>
      </w:pPr>
    </w:p>
    <w:p w14:paraId="204E6BD9" w14:textId="77777777" w:rsidR="00BD7167" w:rsidRPr="008C3D75" w:rsidRDefault="00BD7167" w:rsidP="00BD7167">
      <w:pPr>
        <w:jc w:val="center"/>
        <w:rPr>
          <w:lang w:eastAsia="en-US" w:bidi="en-US"/>
        </w:rPr>
      </w:pPr>
      <w:r w:rsidRPr="008C3D75">
        <w:rPr>
          <w:noProof/>
          <w:lang w:val="en-US" w:eastAsia="en-US"/>
        </w:rPr>
        <w:lastRenderedPageBreak/>
        <w:drawing>
          <wp:inline distT="0" distB="0" distL="0" distR="0" wp14:anchorId="46CF3A7A" wp14:editId="170327CD">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7B8C1821" w14:textId="3B6621CF" w:rsidR="00BD7167" w:rsidRPr="008C3D75" w:rsidRDefault="00BD7167" w:rsidP="00BD7167">
      <w:pPr>
        <w:pStyle w:val="Caption"/>
        <w:rPr>
          <w:vanish/>
          <w:color w:val="000000"/>
          <w:szCs w:val="22"/>
          <w:lang w:val="sk-SK"/>
          <w:specVanish/>
        </w:rPr>
      </w:pPr>
      <w:bookmarkStart w:id="1755" w:name="_Ref513977795"/>
      <w:bookmarkStart w:id="1756" w:name="_Toc516835683"/>
      <w:r w:rsidRPr="008C3D75">
        <w:rPr>
          <w:lang w:val="sk-SK"/>
        </w:rPr>
        <w:t xml:space="preserve">Obrázok </w:t>
      </w:r>
      <w:r w:rsidRPr="005C2483">
        <w:rPr>
          <w:lang w:val="sk-SK"/>
        </w:rPr>
        <w:fldChar w:fldCharType="begin"/>
      </w:r>
      <w:r w:rsidRPr="008C3D75">
        <w:rPr>
          <w:lang w:val="sk-SK"/>
        </w:rPr>
        <w:instrText xml:space="preserve"> STYLEREF 1 \s </w:instrText>
      </w:r>
      <w:r w:rsidRPr="008C3D75">
        <w:rPr>
          <w:lang w:val="sk-SK"/>
          <w:rPrChange w:id="1757" w:author="admin" w:date="2018-06-18T11:14:00Z">
            <w:rPr>
              <w:lang w:val="sk-SK"/>
            </w:rPr>
          </w:rPrChange>
        </w:rPr>
        <w:fldChar w:fldCharType="separate"/>
      </w:r>
      <w:r w:rsidR="00A37FEB" w:rsidRPr="008C3D75">
        <w:rPr>
          <w:noProof/>
          <w:lang w:val="sk-SK"/>
        </w:rPr>
        <w:t>3</w:t>
      </w:r>
      <w:r w:rsidRPr="008C3D75">
        <w:rPr>
          <w:lang w:val="sk-SK"/>
          <w:rPrChange w:id="1758" w:author="admin" w:date="2018-06-18T11:14:00Z">
            <w:rPr>
              <w:lang w:val="sk-SK"/>
            </w:rPr>
          </w:rPrChange>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759" w:author="admin" w:date="2018-06-18T11:14:00Z">
            <w:rPr>
              <w:lang w:val="sk-SK"/>
            </w:rPr>
          </w:rPrChange>
        </w:rPr>
        <w:fldChar w:fldCharType="separate"/>
      </w:r>
      <w:r w:rsidR="00A37FEB" w:rsidRPr="008C3D75">
        <w:rPr>
          <w:noProof/>
          <w:lang w:val="sk-SK"/>
        </w:rPr>
        <w:t>9</w:t>
      </w:r>
      <w:r w:rsidRPr="008C3D75">
        <w:rPr>
          <w:lang w:val="sk-SK"/>
          <w:rPrChange w:id="1760" w:author="admin" w:date="2018-06-18T11:14:00Z">
            <w:rPr>
              <w:lang w:val="sk-SK"/>
            </w:rPr>
          </w:rPrChange>
        </w:rPr>
        <w:fldChar w:fldCharType="end"/>
      </w:r>
      <w:bookmarkEnd w:id="1755"/>
      <w:r w:rsidRPr="008C3D75">
        <w:rPr>
          <w:lang w:val="sk-SK"/>
        </w:rPr>
        <w:t xml:space="preserve"> </w:t>
      </w:r>
      <w:r w:rsidRPr="008C3D75">
        <w:rPr>
          <w:szCs w:val="22"/>
          <w:lang w:val="sk-SK"/>
        </w:rPr>
        <w:t xml:space="preserve">Spektrum prvého </w:t>
      </w:r>
      <w:r w:rsidR="009076DD" w:rsidRPr="008C3D75">
        <w:rPr>
          <w:lang w:val="sk-SK"/>
          <w:rPrChange w:id="1761" w:author="admin" w:date="2018-06-18T11:14:00Z">
            <w:rPr/>
          </w:rPrChange>
        </w:rPr>
        <w:t>srdcov</w:t>
      </w:r>
      <w:r w:rsidRPr="008C3D75">
        <w:rPr>
          <w:szCs w:val="22"/>
          <w:lang w:val="sk-SK"/>
        </w:rPr>
        <w:t>ého zvuku S1 subjektu B.</w:t>
      </w:r>
      <w:bookmarkEnd w:id="1756"/>
    </w:p>
    <w:p w14:paraId="4886A1F3" w14:textId="2371D6A8" w:rsidR="00BD7167" w:rsidRPr="008C3D75" w:rsidRDefault="00BD7167" w:rsidP="00BD7167">
      <w:pPr>
        <w:pStyle w:val="Caption"/>
        <w:rPr>
          <w:lang w:val="sk-SK"/>
        </w:rPr>
      </w:pPr>
      <w:r w:rsidRPr="008C3D75">
        <w:rPr>
          <w:lang w:val="sk-SK"/>
        </w:rPr>
        <w:t xml:space="preserve"> Spektrum bolo priemerované z prvého </w:t>
      </w:r>
      <w:r w:rsidR="009076DD" w:rsidRPr="008C3D75">
        <w:rPr>
          <w:lang w:val="sk-SK"/>
          <w:rPrChange w:id="1762" w:author="admin" w:date="2018-06-18T11:14:00Z">
            <w:rPr/>
          </w:rPrChange>
        </w:rPr>
        <w:t>srdcov</w:t>
      </w:r>
      <w:r w:rsidRPr="008C3D75">
        <w:rPr>
          <w:lang w:val="sk-SK"/>
        </w:rPr>
        <w:t>ého zvuku počas 5 minútového merania v kľude.</w:t>
      </w:r>
    </w:p>
    <w:p w14:paraId="6FFFB9C5" w14:textId="77777777" w:rsidR="00BD7167" w:rsidRPr="008C3D75" w:rsidRDefault="00BD7167" w:rsidP="00BD7167">
      <w:pPr>
        <w:pStyle w:val="Caption"/>
        <w:rPr>
          <w:lang w:val="sk-SK"/>
        </w:rPr>
      </w:pPr>
    </w:p>
    <w:p w14:paraId="4086BA3F" w14:textId="77777777" w:rsidR="00BD7167" w:rsidRPr="008C3D75" w:rsidRDefault="00BD7167" w:rsidP="00BD7167">
      <w:pPr>
        <w:jc w:val="center"/>
        <w:rPr>
          <w:lang w:eastAsia="en-US" w:bidi="en-US"/>
        </w:rPr>
      </w:pPr>
      <w:r w:rsidRPr="008C3D75">
        <w:rPr>
          <w:noProof/>
          <w:lang w:val="en-US" w:eastAsia="en-US"/>
        </w:rPr>
        <w:drawing>
          <wp:inline distT="0" distB="0" distL="0" distR="0" wp14:anchorId="6F1A8FE7" wp14:editId="690F861B">
            <wp:extent cx="5407025" cy="1846580"/>
            <wp:effectExtent l="0" t="0" r="3175" b="1270"/>
            <wp:docPr id="454" name="Obrázok 454" descr="30_l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0_ludi"/>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7025" cy="1846580"/>
                    </a:xfrm>
                    <a:prstGeom prst="rect">
                      <a:avLst/>
                    </a:prstGeom>
                    <a:noFill/>
                    <a:ln>
                      <a:noFill/>
                    </a:ln>
                  </pic:spPr>
                </pic:pic>
              </a:graphicData>
            </a:graphic>
          </wp:inline>
        </w:drawing>
      </w:r>
    </w:p>
    <w:p w14:paraId="0BA3CA26" w14:textId="20C0F00E" w:rsidR="00BD7167" w:rsidRPr="008C3D75" w:rsidRDefault="00BD7167" w:rsidP="00BD7167">
      <w:pPr>
        <w:pStyle w:val="Caption"/>
        <w:rPr>
          <w:vanish/>
          <w:color w:val="000000"/>
          <w:szCs w:val="22"/>
          <w:lang w:val="sk-SK"/>
          <w:specVanish/>
        </w:rPr>
      </w:pPr>
      <w:bookmarkStart w:id="1763" w:name="_Ref513977929"/>
      <w:bookmarkStart w:id="1764" w:name="_Toc516835684"/>
      <w:r w:rsidRPr="008C3D75">
        <w:rPr>
          <w:lang w:val="sk-SK"/>
        </w:rPr>
        <w:t xml:space="preserve">Obrázok </w:t>
      </w:r>
      <w:r w:rsidRPr="005C2483">
        <w:rPr>
          <w:lang w:val="sk-SK"/>
        </w:rPr>
        <w:fldChar w:fldCharType="begin"/>
      </w:r>
      <w:r w:rsidRPr="008C3D75">
        <w:rPr>
          <w:lang w:val="sk-SK"/>
        </w:rPr>
        <w:instrText xml:space="preserve"> STYLEREF 1 \s </w:instrText>
      </w:r>
      <w:r w:rsidRPr="008C3D75">
        <w:rPr>
          <w:lang w:val="sk-SK"/>
          <w:rPrChange w:id="1765" w:author="admin" w:date="2018-06-18T11:14:00Z">
            <w:rPr>
              <w:lang w:val="sk-SK"/>
            </w:rPr>
          </w:rPrChange>
        </w:rPr>
        <w:fldChar w:fldCharType="separate"/>
      </w:r>
      <w:r w:rsidR="00A37FEB" w:rsidRPr="008C3D75">
        <w:rPr>
          <w:noProof/>
          <w:lang w:val="sk-SK"/>
        </w:rPr>
        <w:t>3</w:t>
      </w:r>
      <w:r w:rsidRPr="008C3D75">
        <w:rPr>
          <w:lang w:val="sk-SK"/>
          <w:rPrChange w:id="1766" w:author="admin" w:date="2018-06-18T11:14:00Z">
            <w:rPr>
              <w:lang w:val="sk-SK"/>
            </w:rPr>
          </w:rPrChange>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767" w:author="admin" w:date="2018-06-18T11:14:00Z">
            <w:rPr>
              <w:lang w:val="sk-SK"/>
            </w:rPr>
          </w:rPrChange>
        </w:rPr>
        <w:fldChar w:fldCharType="separate"/>
      </w:r>
      <w:r w:rsidR="00A37FEB" w:rsidRPr="008C3D75">
        <w:rPr>
          <w:noProof/>
          <w:lang w:val="sk-SK"/>
        </w:rPr>
        <w:t>10</w:t>
      </w:r>
      <w:r w:rsidRPr="008C3D75">
        <w:rPr>
          <w:lang w:val="sk-SK"/>
          <w:rPrChange w:id="1768" w:author="admin" w:date="2018-06-18T11:14:00Z">
            <w:rPr>
              <w:lang w:val="sk-SK"/>
            </w:rPr>
          </w:rPrChange>
        </w:rPr>
        <w:fldChar w:fldCharType="end"/>
      </w:r>
      <w:bookmarkEnd w:id="1763"/>
      <w:r w:rsidRPr="008C3D75">
        <w:rPr>
          <w:szCs w:val="22"/>
          <w:lang w:val="sk-SK"/>
        </w:rPr>
        <w:t xml:space="preserve"> Spektrum prvého </w:t>
      </w:r>
      <w:r w:rsidR="009076DD" w:rsidRPr="008C3D75">
        <w:rPr>
          <w:lang w:val="sk-SK"/>
          <w:rPrChange w:id="1769" w:author="admin" w:date="2018-06-18T11:14:00Z">
            <w:rPr/>
          </w:rPrChange>
        </w:rPr>
        <w:t>srdcov</w:t>
      </w:r>
      <w:r w:rsidRPr="008C3D75">
        <w:rPr>
          <w:szCs w:val="22"/>
          <w:lang w:val="sk-SK"/>
        </w:rPr>
        <w:t>ého zvuku S1 pre 30 ľudí.</w:t>
      </w:r>
      <w:bookmarkEnd w:id="1764"/>
    </w:p>
    <w:p w14:paraId="70019807" w14:textId="5E0EC899" w:rsidR="00BD7167" w:rsidRPr="008C3D75" w:rsidRDefault="00BD7167" w:rsidP="0068248B">
      <w:pPr>
        <w:pStyle w:val="Caption"/>
        <w:rPr>
          <w:lang w:val="sk-SK"/>
        </w:rPr>
      </w:pPr>
      <w:r w:rsidRPr="008C3D75">
        <w:rPr>
          <w:lang w:val="sk-SK"/>
        </w:rPr>
        <w:t xml:space="preserve"> Spektrum bolo najskôr priemerované z prvého </w:t>
      </w:r>
      <w:r w:rsidR="009076DD" w:rsidRPr="008C3D75">
        <w:rPr>
          <w:lang w:val="sk-SK"/>
          <w:rPrChange w:id="1770" w:author="admin" w:date="2018-06-18T11:14:00Z">
            <w:rPr/>
          </w:rPrChange>
        </w:rPr>
        <w:t>srdcov</w:t>
      </w:r>
      <w:r w:rsidRPr="008C3D75">
        <w:rPr>
          <w:lang w:val="sk-SK"/>
        </w:rPr>
        <w:t>ého zvuku počas 5 minútového merania pre každého dobrovoľníka v kľude. Tieto priemerné spektrá boli následne priemerov</w:t>
      </w:r>
      <w:r w:rsidR="0068248B" w:rsidRPr="008C3D75">
        <w:rPr>
          <w:lang w:val="sk-SK"/>
        </w:rPr>
        <w:t>ané pre všetkých dobrovoľníkov.</w:t>
      </w:r>
    </w:p>
    <w:p w14:paraId="083228F3" w14:textId="77777777" w:rsidR="00BD7167" w:rsidRPr="008C3D75" w:rsidRDefault="00BD7167" w:rsidP="00BD7167">
      <w:r w:rsidRPr="008C3D75">
        <w:t>Nasledujúci experiment testuje a stanovuje optimálny typ metódy predspracovania a optimálne hranice pre filtrované pásmo. Signál bol frekvenčne filtrovaný za použitia DWT a fourierovej transformácie. K stanoveniu kritéria pre hodnotenie optimálnosti filtrácie bol vybraný nasledovný postup:</w:t>
      </w:r>
    </w:p>
    <w:p w14:paraId="0759B50B" w14:textId="77777777" w:rsidR="00BD7167" w:rsidRPr="008C3D75" w:rsidRDefault="00BD7167" w:rsidP="00BD7167">
      <w:pPr>
        <w:pStyle w:val="ListParagraph"/>
        <w:numPr>
          <w:ilvl w:val="0"/>
          <w:numId w:val="30"/>
        </w:numPr>
      </w:pPr>
      <w:r w:rsidRPr="008C3D75">
        <w:t xml:space="preserve">Po filtrácií boli detekované S1 v každom R-R intervaly. </w:t>
      </w:r>
    </w:p>
    <w:p w14:paraId="17831468" w14:textId="77777777" w:rsidR="00BD7167" w:rsidRPr="008C3D75" w:rsidRDefault="00BD7167" w:rsidP="00BD7167">
      <w:pPr>
        <w:pStyle w:val="ListParagraph"/>
        <w:numPr>
          <w:ilvl w:val="0"/>
          <w:numId w:val="30"/>
        </w:numPr>
      </w:pPr>
      <w:r w:rsidRPr="008C3D75">
        <w:t xml:space="preserve">Bola spočítaná vzdialenosť každého S1 od R-vlny ktorá mu predchádza. </w:t>
      </w:r>
    </w:p>
    <w:p w14:paraId="1AB2901B" w14:textId="77777777" w:rsidR="00BD7167" w:rsidRPr="008C3D75" w:rsidRDefault="00BD7167" w:rsidP="00BD7167">
      <w:pPr>
        <w:pStyle w:val="ListParagraph"/>
        <w:numPr>
          <w:ilvl w:val="0"/>
          <w:numId w:val="30"/>
        </w:numPr>
      </w:pPr>
      <w:r w:rsidRPr="008C3D75">
        <w:t xml:space="preserve">Tieto vzdialenosť boli korelované s hodnotami respiračnej krivky. </w:t>
      </w:r>
    </w:p>
    <w:p w14:paraId="4F4F29BC" w14:textId="77777777" w:rsidR="00BD7167" w:rsidRPr="008C3D75" w:rsidRDefault="00BD7167" w:rsidP="00BD7167">
      <w:pPr>
        <w:pStyle w:val="ListParagraph"/>
        <w:ind w:left="780"/>
      </w:pPr>
    </w:p>
    <w:p w14:paraId="2B00E78A" w14:textId="77777777" w:rsidR="00BD7167" w:rsidRPr="008C3D75" w:rsidRDefault="00BD7167" w:rsidP="00BD7167">
      <w:r w:rsidRPr="008C3D75">
        <w:t xml:space="preserve">Predpokladáme, že vzdialenosť S1 od R-vlny by mala korelovať s dýchaním. Tento predpoklad je založený na tom, že znížený tlak v hrudníku spôsobený nádychom ovplyvňuje aj napĺňanie srdca krvou. Dochádza k intenzívnejšiemu plneniu srdca krvou a </w:t>
      </w:r>
      <w:r w:rsidRPr="008C3D75">
        <w:lastRenderedPageBreak/>
        <w:t xml:space="preserve">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w:t>
      </w:r>
    </w:p>
    <w:p w14:paraId="5CBF7598" w14:textId="77777777" w:rsidR="00BD7167" w:rsidRPr="008C3D75" w:rsidRDefault="00BD7167" w:rsidP="00BD7167"/>
    <w:p w14:paraId="380F279A" w14:textId="77777777" w:rsidR="00BD7167" w:rsidRPr="008C3D75" w:rsidRDefault="00BD7167" w:rsidP="00BD7167">
      <w:pPr>
        <w:pStyle w:val="Heading4"/>
      </w:pPr>
      <w:bookmarkStart w:id="1771" w:name="_Toc386404214"/>
      <w:r w:rsidRPr="008C3D75">
        <w:t>Filtrácia fourierovou transformáciou</w:t>
      </w:r>
      <w:bookmarkEnd w:id="1771"/>
    </w:p>
    <w:p w14:paraId="386F218D" w14:textId="77777777" w:rsidR="00BD7167" w:rsidRPr="008C3D75" w:rsidRDefault="00BD7167" w:rsidP="00BD7167">
      <w:pPr>
        <w:tabs>
          <w:tab w:val="left" w:pos="2920"/>
        </w:tabs>
      </w:pPr>
    </w:p>
    <w:p w14:paraId="1A66F990" w14:textId="77777777" w:rsidR="00BD7167" w:rsidRPr="008C3D75" w:rsidRDefault="00BD7167" w:rsidP="00BD7167">
      <w:pPr>
        <w:rPr>
          <w:i/>
        </w:rPr>
      </w:pPr>
      <w:r w:rsidRPr="008C3D75">
        <w:t xml:space="preserve">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Všetky hodnotené filtre ukazuje </w:t>
      </w:r>
      <w:r w:rsidRPr="008C3D75">
        <w:fldChar w:fldCharType="begin"/>
      </w:r>
      <w:r w:rsidRPr="008C3D75">
        <w:instrText xml:space="preserve"> REF _Ref513977171 \h </w:instrText>
      </w:r>
      <w:r w:rsidRPr="008C3D75">
        <w:rPr>
          <w:rPrChange w:id="1772" w:author="admin" w:date="2018-06-18T11:14:00Z">
            <w:rPr/>
          </w:rPrChange>
        </w:rPr>
        <w:fldChar w:fldCharType="separate"/>
      </w:r>
      <w:r w:rsidR="00A37FEB" w:rsidRPr="008C3D75">
        <w:t xml:space="preserve">Tabuľka </w:t>
      </w:r>
      <w:r w:rsidR="00A37FEB" w:rsidRPr="008C3D75">
        <w:rPr>
          <w:noProof/>
        </w:rPr>
        <w:t>3</w:t>
      </w:r>
      <w:r w:rsidRPr="008C3D75">
        <w:fldChar w:fldCharType="end"/>
      </w:r>
      <w:r w:rsidRPr="008C3D75">
        <w:t xml:space="preserve">. Jednotlivé filtre sú označené ako f1 – f95. Ich spodné hranice sú v prvom stĺpci vľavo a horné hranice v prvom riadku. Napríklad filter označený ako f30 má spodnú hranicu 15Hz a hornú hranicu 30 Hz. Filtrácia bola uskutočnená v prostredí Matlab 2009 za použitia funkcie </w:t>
      </w:r>
      <w:r w:rsidRPr="008C3D75">
        <w:rPr>
          <w:i/>
        </w:rPr>
        <w:t>filfilt.</w:t>
      </w:r>
    </w:p>
    <w:p w14:paraId="7B80CCE5" w14:textId="77777777" w:rsidR="00BD7167" w:rsidRPr="008C3D75" w:rsidRDefault="00BD7167" w:rsidP="00BD7167"/>
    <w:p w14:paraId="17416741" w14:textId="77777777" w:rsidR="00BD7167" w:rsidRPr="008C3D75" w:rsidRDefault="00BD7167" w:rsidP="00BD7167">
      <w:pPr>
        <w:jc w:val="center"/>
        <w:rPr>
          <w:sz w:val="22"/>
          <w:szCs w:val="22"/>
        </w:rPr>
      </w:pPr>
      <w:r w:rsidRPr="008C3D75">
        <w:rPr>
          <w:noProof/>
          <w:sz w:val="22"/>
          <w:szCs w:val="22"/>
          <w:lang w:val="en-US" w:eastAsia="en-US"/>
        </w:rPr>
        <w:drawing>
          <wp:inline distT="0" distB="0" distL="0" distR="0" wp14:anchorId="139896F3" wp14:editId="5FE39349">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srcRect/>
                    <a:stretch>
                      <a:fillRect/>
                    </a:stretch>
                  </pic:blipFill>
                  <pic:spPr bwMode="auto">
                    <a:xfrm>
                      <a:off x="0" y="0"/>
                      <a:ext cx="5400040" cy="2277110"/>
                    </a:xfrm>
                    <a:prstGeom prst="rect">
                      <a:avLst/>
                    </a:prstGeom>
                    <a:noFill/>
                    <a:ln w="9525">
                      <a:noFill/>
                      <a:miter lim="800000"/>
                      <a:headEnd/>
                      <a:tailEnd/>
                    </a:ln>
                  </pic:spPr>
                </pic:pic>
              </a:graphicData>
            </a:graphic>
          </wp:inline>
        </w:drawing>
      </w:r>
    </w:p>
    <w:p w14:paraId="4322D80B" w14:textId="77777777" w:rsidR="00BD7167" w:rsidRPr="008C3D75" w:rsidRDefault="00BD7167" w:rsidP="00BD7167">
      <w:pPr>
        <w:pStyle w:val="Caption"/>
        <w:rPr>
          <w:vanish/>
          <w:color w:val="000000"/>
          <w:szCs w:val="22"/>
          <w:lang w:val="sk-SK"/>
          <w:specVanish/>
        </w:rPr>
      </w:pPr>
      <w:bookmarkStart w:id="1773" w:name="_Ref513977171"/>
      <w:bookmarkStart w:id="1774" w:name="_Toc516835700"/>
      <w:r w:rsidRPr="008C3D75">
        <w:rPr>
          <w:lang w:val="sk-SK"/>
        </w:rPr>
        <w:lastRenderedPageBreak/>
        <w:t xml:space="preserve">Tabuľka </w:t>
      </w:r>
      <w:r w:rsidRPr="005C2483">
        <w:rPr>
          <w:lang w:val="sk-SK"/>
        </w:rPr>
        <w:fldChar w:fldCharType="begin"/>
      </w:r>
      <w:r w:rsidRPr="008C3D75">
        <w:rPr>
          <w:lang w:val="sk-SK"/>
        </w:rPr>
        <w:instrText xml:space="preserve"> SEQ Tabuľka \* ARABIC </w:instrText>
      </w:r>
      <w:r w:rsidRPr="008C3D75">
        <w:rPr>
          <w:lang w:val="sk-SK"/>
          <w:rPrChange w:id="1775" w:author="admin" w:date="2018-06-18T11:14:00Z">
            <w:rPr>
              <w:lang w:val="sk-SK"/>
            </w:rPr>
          </w:rPrChange>
        </w:rPr>
        <w:fldChar w:fldCharType="separate"/>
      </w:r>
      <w:r w:rsidR="00A37FEB" w:rsidRPr="008C3D75">
        <w:rPr>
          <w:noProof/>
          <w:lang w:val="sk-SK"/>
        </w:rPr>
        <w:t>3</w:t>
      </w:r>
      <w:r w:rsidRPr="008C3D75">
        <w:rPr>
          <w:lang w:val="sk-SK"/>
          <w:rPrChange w:id="1776" w:author="admin" w:date="2018-06-18T11:14:00Z">
            <w:rPr>
              <w:lang w:val="sk-SK"/>
            </w:rPr>
          </w:rPrChange>
        </w:rPr>
        <w:fldChar w:fldCharType="end"/>
      </w:r>
      <w:bookmarkEnd w:id="1773"/>
      <w:r w:rsidRPr="008C3D75">
        <w:rPr>
          <w:lang w:val="sk-SK"/>
        </w:rPr>
        <w:t>: T</w:t>
      </w:r>
      <w:r w:rsidRPr="008C3D75">
        <w:rPr>
          <w:szCs w:val="22"/>
          <w:lang w:val="sk-SK"/>
        </w:rPr>
        <w:t>abuľka pásmových filtrov so spodnými a hornými hraničnými frekvenciami.</w:t>
      </w:r>
      <w:bookmarkEnd w:id="1774"/>
      <w:r w:rsidRPr="008C3D75">
        <w:rPr>
          <w:vanish/>
          <w:color w:val="000000"/>
          <w:szCs w:val="22"/>
          <w:lang w:val="sk-SK"/>
          <w:specVanish/>
        </w:rPr>
        <w:t xml:space="preserve"> </w:t>
      </w:r>
    </w:p>
    <w:p w14:paraId="2AC6F703" w14:textId="77777777" w:rsidR="00BD7167" w:rsidRPr="008C3D75" w:rsidRDefault="00BD7167" w:rsidP="00BD7167">
      <w:pPr>
        <w:pStyle w:val="Caption"/>
        <w:rPr>
          <w:szCs w:val="22"/>
          <w:lang w:val="sk-SK"/>
        </w:rPr>
      </w:pPr>
      <w:r w:rsidRPr="008C3D75">
        <w:rPr>
          <w:szCs w:val="22"/>
          <w:lang w:val="sk-SK"/>
        </w:rPr>
        <w:t xml:space="preserve"> </w:t>
      </w:r>
      <w:r w:rsidRPr="008C3D75">
        <w:rPr>
          <w:lang w:val="sk-SK"/>
        </w:rPr>
        <w:t>Napríklad filter označený ako f30 má spodnú hranicu 15Hz a hornú hranicu 30 Hz</w:t>
      </w:r>
    </w:p>
    <w:p w14:paraId="2DFEFFD7" w14:textId="77777777" w:rsidR="00BD7167" w:rsidRPr="008C3D75" w:rsidRDefault="00BD7167" w:rsidP="00BD7167">
      <w:pPr>
        <w:pStyle w:val="Caption"/>
        <w:rPr>
          <w:szCs w:val="22"/>
          <w:lang w:val="sk-SK"/>
        </w:rPr>
      </w:pPr>
    </w:p>
    <w:p w14:paraId="2AA9951A" w14:textId="77777777" w:rsidR="00BD7167" w:rsidRPr="008C3D75" w:rsidRDefault="00BD7167" w:rsidP="00BD7167">
      <w:pPr>
        <w:pStyle w:val="Heading4"/>
      </w:pPr>
      <w:bookmarkStart w:id="1777" w:name="_Toc386404215"/>
      <w:r w:rsidRPr="008C3D75">
        <w:t>DWT</w:t>
      </w:r>
      <w:bookmarkEnd w:id="1777"/>
    </w:p>
    <w:p w14:paraId="46C9D08D" w14:textId="77777777" w:rsidR="00BD7167" w:rsidRPr="008C3D75" w:rsidRDefault="00BD7167" w:rsidP="00BD7167"/>
    <w:p w14:paraId="47527D5A" w14:textId="2B16BAEC" w:rsidR="00BD7167" w:rsidRPr="008C3D75" w:rsidRDefault="00BD7167" w:rsidP="00BD7167">
      <w:pPr>
        <w:tabs>
          <w:tab w:val="left" w:pos="3230"/>
        </w:tabs>
      </w:pPr>
      <w:r w:rsidRPr="008C3D75">
        <w:t xml:space="preserve">Druhou metódou filtrácie je DWT. K filtrácií boli použité banky filtrov z rodiny Daubichies číslo 4 a 14 (db4, db14) a banka filtrov z rodiny Coiflet číslo 2 (coif2). Tieto banky filtrov hodnotila štúdia </w:t>
      </w:r>
      <w:r w:rsidRPr="008C3D75">
        <w:fldChar w:fldCharType="begin"/>
      </w:r>
      <w:r w:rsidR="00284C6A" w:rsidRPr="008C3D75">
        <w:instrText xml:space="preserve"> ADDIN EN.CITE &lt;EndNote&gt;&lt;Cite&gt;&lt;Author&gt;Messer&lt;/Author&gt;&lt;Year&gt;2001&lt;/Year&gt;&lt;RecNum&gt;0&lt;/RecNum&gt;&lt;IDText&gt;Optimal wavelet denoising for phonocardiograms&lt;/IDText&gt;&lt;DisplayText&gt;[63]&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8C3D75">
        <w:rPr>
          <w:rPrChange w:id="1778" w:author="admin" w:date="2018-06-18T11:14:00Z">
            <w:rPr/>
          </w:rPrChange>
        </w:rPr>
        <w:fldChar w:fldCharType="separate"/>
      </w:r>
      <w:r w:rsidRPr="008C3D75">
        <w:rPr>
          <w:noProof/>
        </w:rPr>
        <w:t>[63]</w:t>
      </w:r>
      <w:r w:rsidRPr="008C3D75">
        <w:fldChar w:fldCharType="end"/>
      </w:r>
      <w:r w:rsidRPr="008C3D75">
        <w:t xml:space="preserve">,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opäť použitý Matlab 2009 a funkcia swt. Jednotlivé úrovne rozkladu a im prislúchajúce približné frekvenčné pásma ukazuje </w:t>
      </w:r>
      <w:r w:rsidRPr="008C3D75">
        <w:fldChar w:fldCharType="begin"/>
      </w:r>
      <w:r w:rsidRPr="008C3D75">
        <w:instrText xml:space="preserve"> REF _Ref510260215 \h </w:instrText>
      </w:r>
      <w:r w:rsidRPr="008C3D75">
        <w:rPr>
          <w:rPrChange w:id="1779" w:author="admin" w:date="2018-06-18T11:14:00Z">
            <w:rPr/>
          </w:rPrChange>
        </w:rPr>
        <w:fldChar w:fldCharType="separate"/>
      </w:r>
      <w:r w:rsidR="00A37FEB" w:rsidRPr="008C3D75">
        <w:t xml:space="preserve">Tabuľka </w:t>
      </w:r>
      <w:r w:rsidR="00A37FEB" w:rsidRPr="008C3D75">
        <w:rPr>
          <w:noProof/>
        </w:rPr>
        <w:t>4</w:t>
      </w:r>
      <w:r w:rsidRPr="008C3D75">
        <w:fldChar w:fldCharType="end"/>
      </w:r>
      <w:r w:rsidRPr="008C3D75">
        <w:t>.</w:t>
      </w:r>
    </w:p>
    <w:p w14:paraId="429FAE27" w14:textId="77777777" w:rsidR="00BD7167" w:rsidRPr="008C3D75" w:rsidRDefault="00BD7167" w:rsidP="00BD7167">
      <w:pPr>
        <w:tabs>
          <w:tab w:val="left" w:pos="3230"/>
        </w:tabs>
      </w:pPr>
    </w:p>
    <w:tbl>
      <w:tblPr>
        <w:tblW w:w="2880" w:type="dxa"/>
        <w:jc w:val="center"/>
        <w:tblCellMar>
          <w:left w:w="70" w:type="dxa"/>
          <w:right w:w="70" w:type="dxa"/>
        </w:tblCellMar>
        <w:tblLook w:val="04A0" w:firstRow="1" w:lastRow="0" w:firstColumn="1" w:lastColumn="0" w:noHBand="0" w:noVBand="1"/>
      </w:tblPr>
      <w:tblGrid>
        <w:gridCol w:w="1440"/>
        <w:gridCol w:w="1440"/>
      </w:tblGrid>
      <w:tr w:rsidR="00BD7167" w:rsidRPr="008C3D75" w14:paraId="3DB1523D" w14:textId="77777777" w:rsidTr="00BD7167">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2E8DA73" w14:textId="77777777" w:rsidR="00BD7167" w:rsidRPr="008C3D75" w:rsidRDefault="00BD7167" w:rsidP="00BD7167">
            <w:pPr>
              <w:jc w:val="center"/>
              <w:rPr>
                <w:color w:val="000000"/>
                <w:szCs w:val="24"/>
              </w:rPr>
            </w:pPr>
            <w:r w:rsidRPr="008C3D75">
              <w:rPr>
                <w:color w:val="000000"/>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3A111DCF" w14:textId="77777777" w:rsidR="00BD7167" w:rsidRPr="008C3D75" w:rsidRDefault="00BD7167" w:rsidP="00BD7167">
            <w:pPr>
              <w:jc w:val="center"/>
              <w:rPr>
                <w:color w:val="000000"/>
                <w:szCs w:val="24"/>
              </w:rPr>
            </w:pPr>
            <w:r w:rsidRPr="008C3D75">
              <w:rPr>
                <w:color w:val="000000"/>
              </w:rPr>
              <w:t>pásmo [Hz]</w:t>
            </w:r>
          </w:p>
        </w:tc>
      </w:tr>
      <w:tr w:rsidR="00BD7167" w:rsidRPr="008C3D75" w14:paraId="5ADBE539"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6ACB5F1" w14:textId="77777777" w:rsidR="00BD7167" w:rsidRPr="008C3D75" w:rsidRDefault="00BD7167" w:rsidP="00BD7167">
            <w:pPr>
              <w:jc w:val="center"/>
              <w:rPr>
                <w:color w:val="000000"/>
                <w:szCs w:val="24"/>
              </w:rPr>
            </w:pPr>
            <w:r w:rsidRPr="008C3D75">
              <w:rPr>
                <w:color w:val="000000"/>
              </w:rPr>
              <w:t>1</w:t>
            </w:r>
          </w:p>
        </w:tc>
        <w:tc>
          <w:tcPr>
            <w:tcW w:w="1440" w:type="dxa"/>
            <w:tcBorders>
              <w:top w:val="nil"/>
              <w:left w:val="nil"/>
              <w:bottom w:val="nil"/>
              <w:right w:val="single" w:sz="8" w:space="0" w:color="auto"/>
            </w:tcBorders>
            <w:shd w:val="clear" w:color="auto" w:fill="auto"/>
            <w:noWrap/>
            <w:vAlign w:val="bottom"/>
            <w:hideMark/>
          </w:tcPr>
          <w:p w14:paraId="3ACCB8D7" w14:textId="77777777" w:rsidR="00BD7167" w:rsidRPr="008C3D75" w:rsidRDefault="00BD7167" w:rsidP="00BD7167">
            <w:pPr>
              <w:jc w:val="center"/>
              <w:rPr>
                <w:color w:val="000000"/>
                <w:szCs w:val="24"/>
              </w:rPr>
            </w:pPr>
            <w:r w:rsidRPr="008C3D75">
              <w:rPr>
                <w:color w:val="000000"/>
              </w:rPr>
              <w:t>125,0-250,0</w:t>
            </w:r>
          </w:p>
        </w:tc>
      </w:tr>
      <w:tr w:rsidR="00BD7167" w:rsidRPr="008C3D75" w14:paraId="45EC208D"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40F5A2BC" w14:textId="77777777" w:rsidR="00BD7167" w:rsidRPr="008C3D75" w:rsidRDefault="00BD7167" w:rsidP="00BD7167">
            <w:pPr>
              <w:jc w:val="center"/>
              <w:rPr>
                <w:color w:val="000000"/>
                <w:szCs w:val="24"/>
              </w:rPr>
            </w:pPr>
            <w:r w:rsidRPr="008C3D75">
              <w:rPr>
                <w:color w:val="000000"/>
              </w:rPr>
              <w:t>2</w:t>
            </w:r>
          </w:p>
        </w:tc>
        <w:tc>
          <w:tcPr>
            <w:tcW w:w="1440" w:type="dxa"/>
            <w:tcBorders>
              <w:top w:val="nil"/>
              <w:left w:val="nil"/>
              <w:bottom w:val="nil"/>
              <w:right w:val="single" w:sz="8" w:space="0" w:color="auto"/>
            </w:tcBorders>
            <w:shd w:val="clear" w:color="auto" w:fill="auto"/>
            <w:noWrap/>
            <w:vAlign w:val="bottom"/>
            <w:hideMark/>
          </w:tcPr>
          <w:p w14:paraId="2A70D6C6" w14:textId="77777777" w:rsidR="00BD7167" w:rsidRPr="008C3D75" w:rsidRDefault="00BD7167" w:rsidP="00BD7167">
            <w:pPr>
              <w:jc w:val="center"/>
              <w:rPr>
                <w:color w:val="000000"/>
                <w:szCs w:val="24"/>
              </w:rPr>
            </w:pPr>
            <w:r w:rsidRPr="008C3D75">
              <w:rPr>
                <w:color w:val="000000"/>
              </w:rPr>
              <w:t>62,5-125,0</w:t>
            </w:r>
          </w:p>
        </w:tc>
      </w:tr>
      <w:tr w:rsidR="00BD7167" w:rsidRPr="008C3D75" w14:paraId="52003726" w14:textId="77777777" w:rsidTr="00BD7167">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0EA9AB06" w14:textId="77777777" w:rsidR="00BD7167" w:rsidRPr="008C3D75" w:rsidRDefault="00BD7167" w:rsidP="00BD7167">
            <w:pPr>
              <w:jc w:val="center"/>
              <w:rPr>
                <w:color w:val="000000"/>
                <w:szCs w:val="24"/>
              </w:rPr>
            </w:pPr>
            <w:r w:rsidRPr="008C3D75">
              <w:rPr>
                <w:color w:val="000000"/>
              </w:rPr>
              <w:t>3</w:t>
            </w:r>
          </w:p>
        </w:tc>
        <w:tc>
          <w:tcPr>
            <w:tcW w:w="1440" w:type="dxa"/>
            <w:tcBorders>
              <w:top w:val="nil"/>
              <w:left w:val="nil"/>
              <w:bottom w:val="nil"/>
              <w:right w:val="single" w:sz="8" w:space="0" w:color="auto"/>
            </w:tcBorders>
            <w:shd w:val="clear" w:color="auto" w:fill="auto"/>
            <w:noWrap/>
            <w:vAlign w:val="bottom"/>
            <w:hideMark/>
          </w:tcPr>
          <w:p w14:paraId="1E12CAF1" w14:textId="77777777" w:rsidR="00BD7167" w:rsidRPr="008C3D75" w:rsidRDefault="00BD7167" w:rsidP="00BD7167">
            <w:pPr>
              <w:jc w:val="center"/>
              <w:rPr>
                <w:color w:val="000000"/>
                <w:szCs w:val="24"/>
              </w:rPr>
            </w:pPr>
            <w:r w:rsidRPr="008C3D75">
              <w:rPr>
                <w:color w:val="000000"/>
              </w:rPr>
              <w:t>31,3-62,5</w:t>
            </w:r>
          </w:p>
        </w:tc>
      </w:tr>
      <w:tr w:rsidR="00BD7167" w:rsidRPr="008C3D75" w14:paraId="3035EDE4"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D507E19" w14:textId="77777777" w:rsidR="00BD7167" w:rsidRPr="008C3D75" w:rsidRDefault="00BD7167" w:rsidP="00BD7167">
            <w:pPr>
              <w:jc w:val="center"/>
              <w:rPr>
                <w:color w:val="000000"/>
                <w:szCs w:val="24"/>
              </w:rPr>
            </w:pPr>
            <w:r w:rsidRPr="008C3D75">
              <w:rPr>
                <w:color w:val="000000"/>
              </w:rPr>
              <w:t>4</w:t>
            </w:r>
          </w:p>
        </w:tc>
        <w:tc>
          <w:tcPr>
            <w:tcW w:w="1440" w:type="dxa"/>
            <w:tcBorders>
              <w:top w:val="nil"/>
              <w:left w:val="nil"/>
              <w:bottom w:val="nil"/>
              <w:right w:val="single" w:sz="8" w:space="0" w:color="auto"/>
            </w:tcBorders>
            <w:shd w:val="clear" w:color="auto" w:fill="auto"/>
            <w:noWrap/>
            <w:vAlign w:val="bottom"/>
            <w:hideMark/>
          </w:tcPr>
          <w:p w14:paraId="4402885B" w14:textId="77777777" w:rsidR="00BD7167" w:rsidRPr="008C3D75" w:rsidRDefault="00BD7167" w:rsidP="00BD7167">
            <w:pPr>
              <w:jc w:val="center"/>
              <w:rPr>
                <w:color w:val="000000"/>
                <w:szCs w:val="24"/>
              </w:rPr>
            </w:pPr>
            <w:r w:rsidRPr="008C3D75">
              <w:rPr>
                <w:color w:val="000000"/>
              </w:rPr>
              <w:t>15,6-31,3</w:t>
            </w:r>
          </w:p>
        </w:tc>
      </w:tr>
      <w:tr w:rsidR="00BD7167" w:rsidRPr="008C3D75" w14:paraId="5F65FC6C" w14:textId="77777777" w:rsidTr="00BD7167">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1FF40DB6" w14:textId="77777777" w:rsidR="00BD7167" w:rsidRPr="008C3D75" w:rsidRDefault="00BD7167" w:rsidP="00BD7167">
            <w:pPr>
              <w:jc w:val="center"/>
              <w:rPr>
                <w:color w:val="000000"/>
                <w:szCs w:val="24"/>
              </w:rPr>
            </w:pPr>
            <w:r w:rsidRPr="008C3D75">
              <w:rPr>
                <w:color w:val="000000"/>
              </w:rPr>
              <w:t>5</w:t>
            </w:r>
          </w:p>
        </w:tc>
        <w:tc>
          <w:tcPr>
            <w:tcW w:w="1440" w:type="dxa"/>
            <w:tcBorders>
              <w:top w:val="nil"/>
              <w:left w:val="nil"/>
              <w:bottom w:val="single" w:sz="8" w:space="0" w:color="auto"/>
              <w:right w:val="single" w:sz="8" w:space="0" w:color="auto"/>
            </w:tcBorders>
            <w:shd w:val="clear" w:color="auto" w:fill="auto"/>
            <w:noWrap/>
            <w:vAlign w:val="bottom"/>
            <w:hideMark/>
          </w:tcPr>
          <w:p w14:paraId="70BEB656" w14:textId="77777777" w:rsidR="00BD7167" w:rsidRPr="008C3D75" w:rsidRDefault="00BD7167" w:rsidP="00BD7167">
            <w:pPr>
              <w:jc w:val="center"/>
              <w:rPr>
                <w:color w:val="000000"/>
                <w:szCs w:val="24"/>
              </w:rPr>
            </w:pPr>
            <w:r w:rsidRPr="008C3D75">
              <w:rPr>
                <w:color w:val="000000"/>
              </w:rPr>
              <w:t>7,8-15,6</w:t>
            </w:r>
          </w:p>
        </w:tc>
      </w:tr>
    </w:tbl>
    <w:p w14:paraId="6691ACC0" w14:textId="77777777" w:rsidR="00BD7167" w:rsidRPr="008C3D75" w:rsidRDefault="00BD7167" w:rsidP="00BD7167">
      <w:pPr>
        <w:pStyle w:val="Caption"/>
        <w:spacing w:before="240"/>
        <w:rPr>
          <w:szCs w:val="22"/>
          <w:lang w:val="sk-SK"/>
        </w:rPr>
      </w:pPr>
      <w:bookmarkStart w:id="1780" w:name="_Ref510260215"/>
      <w:bookmarkStart w:id="1781" w:name="_Ref510260211"/>
      <w:bookmarkStart w:id="1782" w:name="_Toc510268061"/>
      <w:bookmarkStart w:id="1783" w:name="_Toc513584972"/>
      <w:bookmarkStart w:id="1784" w:name="_Toc516835701"/>
      <w:r w:rsidRPr="008C3D75">
        <w:rPr>
          <w:lang w:val="sk-SK"/>
        </w:rPr>
        <w:t xml:space="preserve">Tabuľka </w:t>
      </w:r>
      <w:r w:rsidRPr="005C2483">
        <w:rPr>
          <w:lang w:val="sk-SK"/>
        </w:rPr>
        <w:fldChar w:fldCharType="begin"/>
      </w:r>
      <w:r w:rsidRPr="008C3D75">
        <w:rPr>
          <w:lang w:val="sk-SK"/>
        </w:rPr>
        <w:instrText xml:space="preserve"> SEQ Tabuľka \* ARABIC </w:instrText>
      </w:r>
      <w:r w:rsidRPr="008C3D75">
        <w:rPr>
          <w:lang w:val="sk-SK"/>
          <w:rPrChange w:id="1785" w:author="admin" w:date="2018-06-18T11:14:00Z">
            <w:rPr>
              <w:lang w:val="sk-SK"/>
            </w:rPr>
          </w:rPrChange>
        </w:rPr>
        <w:fldChar w:fldCharType="separate"/>
      </w:r>
      <w:r w:rsidR="00A37FEB" w:rsidRPr="008C3D75">
        <w:rPr>
          <w:noProof/>
          <w:lang w:val="sk-SK"/>
        </w:rPr>
        <w:t>4</w:t>
      </w:r>
      <w:r w:rsidRPr="008C3D75">
        <w:rPr>
          <w:lang w:val="sk-SK"/>
          <w:rPrChange w:id="1786" w:author="admin" w:date="2018-06-18T11:14:00Z">
            <w:rPr>
              <w:lang w:val="sk-SK"/>
            </w:rPr>
          </w:rPrChange>
        </w:rPr>
        <w:fldChar w:fldCharType="end"/>
      </w:r>
      <w:bookmarkEnd w:id="1780"/>
      <w:r w:rsidRPr="008C3D75">
        <w:rPr>
          <w:lang w:val="sk-SK"/>
        </w:rPr>
        <w:t>:</w:t>
      </w:r>
      <w:r w:rsidRPr="008C3D75">
        <w:rPr>
          <w:szCs w:val="22"/>
          <w:lang w:val="sk-SK"/>
        </w:rPr>
        <w:t xml:space="preserve"> Stupne rozkladu DWT a im prislúchajúce frekvenčné pásma.</w:t>
      </w:r>
      <w:bookmarkEnd w:id="1781"/>
      <w:bookmarkEnd w:id="1782"/>
      <w:bookmarkEnd w:id="1783"/>
      <w:bookmarkEnd w:id="1784"/>
    </w:p>
    <w:p w14:paraId="7D9D22B4" w14:textId="77777777" w:rsidR="00BD7167" w:rsidRPr="008C3D75" w:rsidRDefault="00BD7167" w:rsidP="00BD7167"/>
    <w:p w14:paraId="1049553F" w14:textId="0FFCF159" w:rsidR="00BD7167" w:rsidRPr="008C3D75" w:rsidRDefault="00BD7167" w:rsidP="00BD7167">
      <w:r w:rsidRPr="008C3D75">
        <w:t xml:space="preserve">Po rozložení signálu na detaily sa signál rekonštruuje z vybraných detailov </w:t>
      </w:r>
      <w:del w:id="1787" w:author="admin" w:date="2018-06-18T11:17:00Z">
        <w:r w:rsidRPr="008C3D75" w:rsidDel="008C3D75">
          <w:delText>následovne</w:delText>
        </w:r>
      </w:del>
      <w:ins w:id="1788" w:author="admin" w:date="2018-06-18T11:17:00Z">
        <w:r w:rsidR="008C3D75" w:rsidRPr="008C3D75">
          <w:t>nasledovne</w:t>
        </w:r>
      </w:ins>
      <w:r w:rsidRPr="008C3D75">
        <w:t>. Označme si detaily signálu</w:t>
      </w:r>
      <m:oMath>
        <m:r>
          <w:rPr>
            <w:rFonts w:ascii="Cambria Math"/>
          </w:rPr>
          <m:t xml:space="preserve"> </m:t>
        </m:r>
        <m:r>
          <w:rPr>
            <w:rFonts w:ascii="Cambria Math" w:hAnsi="Cambria Math"/>
            <w:rPrChange w:id="1789" w:author="admin" w:date="2018-06-18T11:14:00Z">
              <w:rPr>
                <w:rFonts w:ascii="Cambria Math" w:hAnsi="Cambria Math"/>
              </w:rPr>
            </w:rPrChange>
          </w:rPr>
          <m:t>x</m:t>
        </m:r>
        <m:d>
          <m:dPr>
            <m:ctrlPr>
              <w:rPr>
                <w:rFonts w:ascii="Cambria Math" w:hAnsi="Cambria Math"/>
                <w:i/>
              </w:rPr>
            </m:ctrlPr>
          </m:dPr>
          <m:e>
            <m:r>
              <w:rPr>
                <w:rFonts w:ascii="Cambria Math" w:hAnsi="Cambria Math"/>
              </w:rPr>
              <m:t>n</m:t>
            </m:r>
          </m:e>
        </m:d>
      </m:oMath>
      <w:r w:rsidRPr="008C3D75">
        <w:t xml:space="preserve"> </w:t>
      </w:r>
      <w:r w:rsidRPr="008C3D75">
        <w:rPr>
          <w:rFonts w:eastAsiaTheme="minorEastAsia"/>
        </w:rPr>
        <w:t>ako</w:t>
      </w:r>
      <w:r w:rsidRPr="008C3D75">
        <w:t xml:space="preserv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8C3D75">
        <w:t xml:space="preserve">(n), </w:t>
      </w:r>
      <m:oMath>
        <m:sSubSup>
          <m:sSubSupPr>
            <m:ctrlPr>
              <w:rPr>
                <w:rFonts w:ascii="Cambria Math" w:hAnsi="Cambria Math"/>
                <w:i/>
              </w:rPr>
            </m:ctrlPr>
          </m:sSubSupPr>
          <m:e>
            <m:r>
              <w:rPr>
                <w:rFonts w:ascii="Cambria Math" w:hAnsi="Cambria Math"/>
              </w:rPr>
              <m:t>x</m:t>
            </m:r>
          </m:e>
          <m:sub>
            <m:r>
              <w:rPr>
                <w:rFonts w:ascii="Cambria Math"/>
              </w:rPr>
              <m:t>2</m:t>
            </m:r>
          </m:sub>
          <m:sup>
            <m:r>
              <w:rPr>
                <w:rFonts w:ascii="Cambria Math" w:hAnsi="Cambria Math"/>
              </w:rPr>
              <m:t>d</m:t>
            </m:r>
          </m:sup>
        </m:sSubSup>
      </m:oMath>
      <w:r w:rsidRPr="008C3D75">
        <w:t xml:space="preserve">(n), </w:t>
      </w:r>
      <m:oMath>
        <m:sSubSup>
          <m:sSubSupPr>
            <m:ctrlPr>
              <w:rPr>
                <w:rFonts w:ascii="Cambria Math" w:hAnsi="Cambria Math"/>
                <w:i/>
              </w:rPr>
            </m:ctrlPr>
          </m:sSubSupPr>
          <m:e>
            <m:r>
              <w:rPr>
                <w:rFonts w:ascii="Cambria Math" w:hAnsi="Cambria Math"/>
              </w:rPr>
              <m:t>x</m:t>
            </m:r>
          </m:e>
          <m:sub>
            <m:r>
              <w:rPr>
                <w:rFonts w:ascii="Cambria Math"/>
              </w:rPr>
              <m:t>3</m:t>
            </m:r>
          </m:sub>
          <m:sup>
            <m:r>
              <w:rPr>
                <w:rFonts w:ascii="Cambria Math" w:hAnsi="Cambria Math"/>
              </w:rPr>
              <m:t>d</m:t>
            </m:r>
          </m:sup>
        </m:sSubSup>
      </m:oMath>
      <w:r w:rsidRPr="008C3D75">
        <w:t xml:space="preserve">(n), </w:t>
      </w:r>
      <m:oMath>
        <m:sSubSup>
          <m:sSubSupPr>
            <m:ctrlPr>
              <w:rPr>
                <w:rFonts w:ascii="Cambria Math" w:hAnsi="Cambria Math"/>
                <w:i/>
              </w:rPr>
            </m:ctrlPr>
          </m:sSubSupPr>
          <m:e>
            <m:r>
              <w:rPr>
                <w:rFonts w:ascii="Cambria Math" w:hAnsi="Cambria Math"/>
              </w:rPr>
              <m:t>x</m:t>
            </m:r>
          </m:e>
          <m:sub>
            <m:r>
              <w:rPr>
                <w:rFonts w:ascii="Cambria Math"/>
              </w:rPr>
              <m:t>4</m:t>
            </m:r>
          </m:sub>
          <m:sup>
            <m:r>
              <w:rPr>
                <w:rFonts w:ascii="Cambria Math" w:hAnsi="Cambria Math"/>
              </w:rPr>
              <m:t>d</m:t>
            </m:r>
          </m:sup>
        </m:sSubSup>
      </m:oMath>
      <w:r w:rsidRPr="008C3D75">
        <w:t xml:space="preserve">(n) až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8C3D75">
        <w:t xml:space="preserve">(n). </w:t>
      </w:r>
      <w:r w:rsidRPr="008C3D75">
        <w:rPr>
          <w:rFonts w:eastAsiaTheme="minorEastAsia"/>
        </w:rPr>
        <w:t xml:space="preserve">Prvým detailom je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8C3D75">
        <w:t xml:space="preserve">(n) a piatym je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8C3D75">
        <w:t xml:space="preserve">(n). Rekonštruovaný signál </w:t>
      </w:r>
      <m:oMath>
        <m:sSup>
          <m:sSupPr>
            <m:ctrlPr>
              <w:rPr>
                <w:rFonts w:ascii="Cambria Math" w:hAnsi="Cambria Math"/>
                <w:i/>
              </w:rPr>
            </m:ctrlPr>
          </m:sSupPr>
          <m:e>
            <m:r>
              <w:rPr>
                <w:rFonts w:ascii="Cambria Math" w:hAnsi="Cambria Math"/>
              </w:rPr>
              <m:t>x</m:t>
            </m:r>
          </m:e>
          <m:sup>
            <m:r>
              <w:rPr>
                <w:rFonts w:ascii="Cambria Math"/>
              </w:rPr>
              <m:t>'</m:t>
            </m:r>
          </m:sup>
        </m:sSup>
      </m:oMath>
      <w:r w:rsidRPr="008C3D75">
        <w:t xml:space="preserve"> vyjadruje vzorec (</w:t>
      </w:r>
      <w:r w:rsidRPr="008C3D75">
        <w:fldChar w:fldCharType="begin"/>
      </w:r>
      <w:r w:rsidRPr="008C3D75">
        <w:instrText xml:space="preserve"> REF dwt \h </w:instrText>
      </w:r>
      <w:r w:rsidRPr="008C3D75">
        <w:rPr>
          <w:rPrChange w:id="1790" w:author="admin" w:date="2018-06-18T11:14:00Z">
            <w:rPr/>
          </w:rPrChange>
        </w:rPr>
        <w:fldChar w:fldCharType="separate"/>
      </w:r>
      <w:r w:rsidR="00A37FEB" w:rsidRPr="008C3D75">
        <w:rPr>
          <w:noProof/>
          <w:color w:val="000000"/>
        </w:rPr>
        <w:t>42</w:t>
      </w:r>
      <w:r w:rsidRPr="008C3D75">
        <w:fldChar w:fldCharType="end"/>
      </w:r>
      <w:r w:rsidRPr="008C3D75">
        <w:t>):</w:t>
      </w:r>
    </w:p>
    <w:p w14:paraId="6857FD1E" w14:textId="77777777" w:rsidR="00BD7167" w:rsidRPr="008C3D75"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8C3D75" w14:paraId="735C9008" w14:textId="77777777" w:rsidTr="00BD7167">
        <w:tc>
          <w:tcPr>
            <w:tcW w:w="704" w:type="dxa"/>
          </w:tcPr>
          <w:p w14:paraId="129660B0" w14:textId="77777777" w:rsidR="00BD7167" w:rsidRPr="008C3D75" w:rsidRDefault="00BD7167" w:rsidP="00BD7167">
            <w:pPr>
              <w:jc w:val="center"/>
              <w:rPr>
                <w:color w:val="000000"/>
              </w:rPr>
            </w:pPr>
          </w:p>
        </w:tc>
        <w:tc>
          <w:tcPr>
            <w:tcW w:w="7088" w:type="dxa"/>
            <w:vAlign w:val="center"/>
          </w:tcPr>
          <w:p w14:paraId="2E07EBEC" w14:textId="77777777" w:rsidR="00BD7167" w:rsidRPr="008C3D75" w:rsidRDefault="00BD7167" w:rsidP="00BD7167">
            <w:pPr>
              <w:jc w:val="center"/>
              <w:rPr>
                <w:color w:val="000000"/>
              </w:rPr>
            </w:pPr>
            <w:r w:rsidRPr="008C3D75">
              <w:t xml:space="preserve"> </w:t>
            </w:r>
            <m:oMath>
              <m:sSup>
                <m:sSupPr>
                  <m:ctrlPr>
                    <w:rPr>
                      <w:rFonts w:ascii="Cambria Math" w:hAnsi="Cambria Math"/>
                      <w:i/>
                    </w:rPr>
                  </m:ctrlPr>
                </m:sSupPr>
                <m:e>
                  <m:r>
                    <w:rPr>
                      <w:rFonts w:ascii="Cambria Math" w:hAnsi="Cambria Math"/>
                    </w:rPr>
                    <m:t>x</m:t>
                  </m:r>
                </m:e>
                <m:sup>
                  <m:r>
                    <w:rPr>
                      <w:rFonts w:ascii="Cambria Math"/>
                    </w:rPr>
                    <m:t>'</m:t>
                  </m:r>
                </m:sup>
              </m:sSup>
              <m:d>
                <m:dPr>
                  <m:ctrlPr>
                    <w:rPr>
                      <w:rFonts w:ascii="Cambria Math" w:hAnsi="Cambria Math"/>
                      <w:i/>
                    </w:rPr>
                  </m:ctrlPr>
                </m:dPr>
                <m:e>
                  <m:r>
                    <w:rPr>
                      <w:rFonts w:ascii="Cambria Math" w:hAnsi="Cambria Math"/>
                    </w:rPr>
                    <m:t>n</m:t>
                  </m:r>
                </m:e>
              </m:d>
              <m:r>
                <w:rPr>
                  <w:rFonts w:ascii="Cambria Math"/>
                </w:rPr>
                <m:t>=</m:t>
              </m:r>
              <m:nary>
                <m:naryPr>
                  <m:chr m:val="∑"/>
                  <m:limLoc m:val="undOvr"/>
                  <m:ctrlPr>
                    <w:rPr>
                      <w:rFonts w:ascii="Cambria Math" w:hAnsi="Cambria Math"/>
                      <w:i/>
                    </w:rPr>
                  </m:ctrlPr>
                </m:naryPr>
                <m:sub>
                  <m:r>
                    <w:rPr>
                      <w:rFonts w:ascii="Cambria Math" w:hAnsi="Cambria Math"/>
                    </w:rPr>
                    <m:t>i</m:t>
                  </m:r>
                  <m:r>
                    <w:rPr>
                      <w:rFonts w:ascii="Cambria Math"/>
                    </w:rPr>
                    <m:t xml:space="preserve"> = </m:t>
                  </m:r>
                  <m:r>
                    <w:rPr>
                      <w:rFonts w:ascii="Cambria Math" w:hAnsi="Cambria Math"/>
                    </w:rPr>
                    <m:t>l</m:t>
                  </m:r>
                </m:sub>
                <m:sup>
                  <m:r>
                    <w:rPr>
                      <w:rFonts w:ascii="Cambria Math" w:hAnsi="Cambria Math"/>
                    </w:rPr>
                    <m:t>h</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nary>
              <m:d>
                <m:dPr>
                  <m:ctrlPr>
                    <w:rPr>
                      <w:rFonts w:ascii="Cambria Math" w:hAnsi="Cambria Math"/>
                      <w:i/>
                    </w:rPr>
                  </m:ctrlPr>
                </m:dPr>
                <m:e>
                  <m:r>
                    <w:rPr>
                      <w:rFonts w:ascii="Cambria Math" w:hAnsi="Cambria Math"/>
                    </w:rPr>
                    <m:t>n</m:t>
                  </m:r>
                </m:e>
              </m:d>
            </m:oMath>
          </w:p>
        </w:tc>
        <w:tc>
          <w:tcPr>
            <w:tcW w:w="702" w:type="dxa"/>
            <w:vAlign w:val="center"/>
          </w:tcPr>
          <w:p w14:paraId="00F2881E" w14:textId="77777777" w:rsidR="00BD7167" w:rsidRPr="008C3D75" w:rsidRDefault="00BD7167" w:rsidP="00BD7167">
            <w:pPr>
              <w:jc w:val="center"/>
              <w:rPr>
                <w:color w:val="000000"/>
              </w:rPr>
            </w:pPr>
            <w:r w:rsidRPr="008C3D75">
              <w:rPr>
                <w:color w:val="000000"/>
              </w:rPr>
              <w:t>(</w:t>
            </w:r>
            <w:bookmarkStart w:id="1791" w:name="dwt"/>
            <w:r w:rsidRPr="008C3D75">
              <w:rPr>
                <w:color w:val="000000"/>
              </w:rPr>
              <w:fldChar w:fldCharType="begin"/>
            </w:r>
            <w:r w:rsidRPr="008C3D75">
              <w:rPr>
                <w:color w:val="000000"/>
              </w:rPr>
              <w:instrText xml:space="preserve"> SEQ eq \* MERGEFORMAT </w:instrText>
            </w:r>
            <w:r w:rsidRPr="008C3D75">
              <w:rPr>
                <w:color w:val="000000"/>
                <w:rPrChange w:id="1792" w:author="admin" w:date="2018-06-18T11:14:00Z">
                  <w:rPr>
                    <w:color w:val="000000"/>
                  </w:rPr>
                </w:rPrChange>
              </w:rPr>
              <w:fldChar w:fldCharType="separate"/>
            </w:r>
            <w:r w:rsidR="00A37FEB" w:rsidRPr="008C3D75">
              <w:rPr>
                <w:noProof/>
                <w:color w:val="000000"/>
              </w:rPr>
              <w:t>42</w:t>
            </w:r>
            <w:r w:rsidRPr="008C3D75">
              <w:rPr>
                <w:color w:val="000000"/>
              </w:rPr>
              <w:fldChar w:fldCharType="end"/>
            </w:r>
            <w:bookmarkEnd w:id="1791"/>
            <w:r w:rsidRPr="008C3D75">
              <w:rPr>
                <w:color w:val="000000"/>
              </w:rPr>
              <w:t>)</w:t>
            </w:r>
          </w:p>
        </w:tc>
      </w:tr>
    </w:tbl>
    <w:p w14:paraId="410E7865" w14:textId="77777777" w:rsidR="00BD7167" w:rsidRPr="008C3D75" w:rsidRDefault="00BD7167" w:rsidP="00BD7167"/>
    <w:p w14:paraId="674EAF93" w14:textId="49627081" w:rsidR="00BD7167" w:rsidRPr="008C3D75" w:rsidRDefault="00BD7167" w:rsidP="00BD7167">
      <w:pPr>
        <w:rPr>
          <w:rFonts w:eastAsiaTheme="minorEastAsia"/>
        </w:rPr>
      </w:pPr>
      <w:r w:rsidRPr="008C3D75">
        <w:lastRenderedPageBreak/>
        <w:t xml:space="preserve">kde </w:t>
      </w:r>
      <m:oMath>
        <m:r>
          <w:rPr>
            <w:rFonts w:ascii="Cambria Math" w:hAnsi="Cambria Math"/>
          </w:rPr>
          <m:t>l</m:t>
        </m:r>
        <m:r>
          <w:rPr>
            <w:rFonts w:ascii="Cambria Math" w:hAnsi="Cambria Math"/>
            <w:rPrChange w:id="1793" w:author="admin" w:date="2018-06-18T11:14:00Z">
              <w:rPr>
                <w:rFonts w:ascii="Cambria Math" w:hAnsi="Cambria Math"/>
              </w:rPr>
            </w:rPrChange>
          </w:rPr>
          <m:t>∈</m:t>
        </m:r>
        <m:r>
          <w:rPr>
            <w:rFonts w:ascii="Cambria Math"/>
            <w:rPrChange w:id="1794" w:author="admin" w:date="2018-06-18T11:14:00Z">
              <w:rPr>
                <w:rFonts w:ascii="Cambria Math"/>
              </w:rPr>
            </w:rPrChange>
          </w:rPr>
          <m:t xml:space="preserve">&lt;1,5&gt;,  </m:t>
        </m:r>
        <m:r>
          <w:rPr>
            <w:rFonts w:ascii="Cambria Math" w:hAnsi="Cambria Math"/>
            <w:rPrChange w:id="1795" w:author="admin" w:date="2018-06-18T11:14:00Z">
              <w:rPr>
                <w:rFonts w:ascii="Cambria Math" w:hAnsi="Cambria Math"/>
              </w:rPr>
            </w:rPrChange>
          </w:rPr>
          <m:t>h∈</m:t>
        </m:r>
        <m:r>
          <w:rPr>
            <w:rFonts w:ascii="Cambria Math"/>
            <w:rPrChange w:id="1796" w:author="admin" w:date="2018-06-18T11:14:00Z">
              <w:rPr>
                <w:rFonts w:ascii="Cambria Math"/>
              </w:rPr>
            </w:rPrChange>
          </w:rPr>
          <m:t xml:space="preserve">&lt;2,5&gt;,  </m:t>
        </m:r>
        <m:r>
          <w:rPr>
            <w:rFonts w:ascii="Cambria Math" w:hAnsi="Cambria Math"/>
            <w:rPrChange w:id="1797" w:author="admin" w:date="2018-06-18T11:14:00Z">
              <w:rPr>
                <w:rFonts w:ascii="Cambria Math" w:hAnsi="Cambria Math"/>
              </w:rPr>
            </w:rPrChange>
          </w:rPr>
          <m:t>l</m:t>
        </m:r>
        <m:r>
          <w:rPr>
            <w:rFonts w:ascii="Cambria Math"/>
            <w:rPrChange w:id="1798" w:author="admin" w:date="2018-06-18T11:14:00Z">
              <w:rPr>
                <w:rFonts w:ascii="Cambria Math"/>
              </w:rPr>
            </w:rPrChange>
          </w:rPr>
          <m:t>≤</m:t>
        </m:r>
        <m:r>
          <w:rPr>
            <w:rFonts w:ascii="Cambria Math" w:hAnsi="Cambria Math"/>
            <w:rPrChange w:id="1799" w:author="admin" w:date="2018-06-18T11:14:00Z">
              <w:rPr>
                <w:rFonts w:ascii="Cambria Math" w:hAnsi="Cambria Math"/>
              </w:rPr>
            </w:rPrChange>
          </w:rPr>
          <m:t>h</m:t>
        </m:r>
      </m:oMath>
      <w:r w:rsidRPr="008C3D75">
        <w:rPr>
          <w:rFonts w:eastAsiaTheme="minorEastAsia"/>
        </w:rPr>
        <w:t xml:space="preserve">. Pri zjednocovaní si vždy určíme spodnú a hornú hranicu zjednotenia. Spodná je označená písmenom </w:t>
      </w:r>
      <w:r w:rsidRPr="008C3D75">
        <w:rPr>
          <w:rFonts w:eastAsiaTheme="minorEastAsia"/>
          <w:i/>
        </w:rPr>
        <w:t>l</w:t>
      </w:r>
      <w:r w:rsidRPr="008C3D75">
        <w:rPr>
          <w:rFonts w:eastAsiaTheme="minorEastAsia"/>
        </w:rPr>
        <w:t xml:space="preserve">  a horná písmenom </w:t>
      </w:r>
      <w:r w:rsidRPr="008C3D75">
        <w:rPr>
          <w:rFonts w:eastAsiaTheme="minorEastAsia"/>
          <w:i/>
        </w:rPr>
        <w:t>h</w:t>
      </w:r>
      <w:r w:rsidRPr="008C3D75">
        <w:rPr>
          <w:rFonts w:eastAsiaTheme="minorEastAsia"/>
        </w:rPr>
        <w:t xml:space="preserve">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vyznačuje </w:t>
      </w:r>
      <w:r w:rsidRPr="008C3D75">
        <w:rPr>
          <w:rFonts w:eastAsiaTheme="minorEastAsia"/>
        </w:rPr>
        <w:fldChar w:fldCharType="begin"/>
      </w:r>
      <w:r w:rsidRPr="008C3D75">
        <w:rPr>
          <w:rFonts w:eastAsiaTheme="minorEastAsia"/>
        </w:rPr>
        <w:instrText xml:space="preserve"> REF _Ref510260338 \h </w:instrText>
      </w:r>
      <w:r w:rsidRPr="008C3D75">
        <w:rPr>
          <w:rFonts w:eastAsiaTheme="minorEastAsia"/>
        </w:rPr>
      </w:r>
      <w:r w:rsidRPr="008C3D75">
        <w:rPr>
          <w:rFonts w:eastAsiaTheme="minorEastAsia"/>
          <w:rPrChange w:id="1800" w:author="admin" w:date="2018-06-18T11:14:00Z">
            <w:rPr>
              <w:rFonts w:eastAsiaTheme="minorEastAsia"/>
            </w:rPr>
          </w:rPrChange>
        </w:rPr>
        <w:fldChar w:fldCharType="separate"/>
      </w:r>
      <w:r w:rsidR="00A37FEB" w:rsidRPr="008C3D75">
        <w:t xml:space="preserve">Tabuľka </w:t>
      </w:r>
      <w:r w:rsidR="00A37FEB" w:rsidRPr="008C3D75">
        <w:rPr>
          <w:noProof/>
        </w:rPr>
        <w:t>5</w:t>
      </w:r>
      <w:r w:rsidRPr="008C3D75">
        <w:rPr>
          <w:rFonts w:eastAsiaTheme="minorEastAsia"/>
        </w:rPr>
        <w:fldChar w:fldCharType="end"/>
      </w:r>
      <w:r w:rsidRPr="008C3D75">
        <w:rPr>
          <w:rFonts w:eastAsiaTheme="minorEastAsia"/>
        </w:rPr>
        <w:t xml:space="preserve">.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w:t>
      </w:r>
      <w:r w:rsidRPr="008C3D75">
        <w:rPr>
          <w:rFonts w:eastAsiaTheme="minorEastAsia"/>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sidRPr="008C3D75">
        <w:rPr>
          <w:rFonts w:eastAsiaTheme="minorEastAsia"/>
        </w:rPr>
        <w:instrText xml:space="preserve"> ADDIN EN.CITE </w:instrText>
      </w:r>
      <w:r w:rsidR="00284C6A" w:rsidRPr="008C3D75">
        <w:rPr>
          <w:rFonts w:eastAsiaTheme="minorEastAsia"/>
          <w:rPrChange w:id="1801" w:author="admin" w:date="2018-06-18T11:14:00Z">
            <w:rPr>
              <w:rFonts w:eastAsiaTheme="minorEastAsia"/>
            </w:rPr>
          </w:rPrChange>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sidRPr="008C3D75">
        <w:rPr>
          <w:rFonts w:eastAsiaTheme="minorEastAsia"/>
        </w:rPr>
        <w:instrText xml:space="preserve"> ADDIN EN.CITE.DATA </w:instrText>
      </w:r>
      <w:r w:rsidR="00284C6A" w:rsidRPr="008C3D75">
        <w:rPr>
          <w:rFonts w:eastAsiaTheme="minorEastAsia"/>
          <w:rPrChange w:id="1802" w:author="admin" w:date="2018-06-18T11:14:00Z">
            <w:rPr>
              <w:rFonts w:eastAsiaTheme="minorEastAsia"/>
            </w:rPr>
          </w:rPrChange>
        </w:rPr>
      </w:r>
      <w:r w:rsidR="00284C6A" w:rsidRPr="008C3D75">
        <w:rPr>
          <w:rFonts w:eastAsiaTheme="minorEastAsia"/>
          <w:rPrChange w:id="1803" w:author="admin" w:date="2018-06-18T11:14:00Z">
            <w:rPr>
              <w:rFonts w:eastAsiaTheme="minorEastAsia"/>
            </w:rPr>
          </w:rPrChange>
        </w:rPr>
        <w:fldChar w:fldCharType="end"/>
      </w:r>
      <w:r w:rsidRPr="008C3D75">
        <w:rPr>
          <w:rFonts w:eastAsiaTheme="minorEastAsia"/>
          <w:rPrChange w:id="1804" w:author="admin" w:date="2018-06-18T11:14:00Z">
            <w:rPr>
              <w:rFonts w:eastAsiaTheme="minorEastAsia"/>
            </w:rPr>
          </w:rPrChange>
        </w:rPr>
      </w:r>
      <w:r w:rsidRPr="008C3D75">
        <w:rPr>
          <w:rFonts w:eastAsiaTheme="minorEastAsia"/>
          <w:rPrChange w:id="1805" w:author="admin" w:date="2018-06-18T11:14:00Z">
            <w:rPr>
              <w:rFonts w:eastAsiaTheme="minorEastAsia"/>
            </w:rPr>
          </w:rPrChange>
        </w:rPr>
        <w:fldChar w:fldCharType="separate"/>
      </w:r>
      <w:r w:rsidRPr="008C3D75">
        <w:rPr>
          <w:rFonts w:eastAsiaTheme="minorEastAsia"/>
          <w:noProof/>
        </w:rPr>
        <w:t>[62]</w:t>
      </w:r>
      <w:r w:rsidRPr="008C3D75">
        <w:rPr>
          <w:rFonts w:eastAsiaTheme="minorEastAsia"/>
        </w:rPr>
        <w:fldChar w:fldCharType="end"/>
      </w:r>
      <w:r w:rsidRPr="008C3D75">
        <w:rPr>
          <w:rFonts w:eastAsiaTheme="minorEastAsia"/>
        </w:rPr>
        <w:t>.</w:t>
      </w:r>
    </w:p>
    <w:p w14:paraId="4A6C5D4A" w14:textId="77777777" w:rsidR="002C512A" w:rsidRPr="008C3D75" w:rsidRDefault="002C512A" w:rsidP="00BD7167">
      <w:pPr>
        <w:rPr>
          <w:rFonts w:eastAsiaTheme="minorEastAsia"/>
        </w:rPr>
      </w:pPr>
    </w:p>
    <w:p w14:paraId="3A43B9B9" w14:textId="77777777" w:rsidR="002C512A" w:rsidRPr="008C3D75" w:rsidRDefault="002C512A" w:rsidP="00BD7167"/>
    <w:p w14:paraId="50B29150" w14:textId="77777777" w:rsidR="00BD7167" w:rsidRPr="008C3D75" w:rsidRDefault="00BD7167" w:rsidP="00BD7167"/>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BD7167" w:rsidRPr="008C3D75" w14:paraId="66A84E6E" w14:textId="77777777" w:rsidTr="00BD7167">
        <w:trPr>
          <w:trHeight w:val="330"/>
          <w:jc w:val="center"/>
        </w:trPr>
        <w:tc>
          <w:tcPr>
            <w:tcW w:w="1700" w:type="dxa"/>
            <w:tcBorders>
              <w:top w:val="nil"/>
              <w:left w:val="nil"/>
              <w:bottom w:val="nil"/>
              <w:right w:val="nil"/>
            </w:tcBorders>
            <w:shd w:val="clear" w:color="auto" w:fill="auto"/>
            <w:noWrap/>
            <w:vAlign w:val="bottom"/>
            <w:hideMark/>
          </w:tcPr>
          <w:p w14:paraId="6D7D8E04"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stupeň rozkladu</w:t>
            </w:r>
          </w:p>
        </w:tc>
        <w:tc>
          <w:tcPr>
            <w:tcW w:w="1440" w:type="dxa"/>
            <w:tcBorders>
              <w:top w:val="nil"/>
              <w:left w:val="nil"/>
              <w:bottom w:val="nil"/>
              <w:right w:val="nil"/>
            </w:tcBorders>
            <w:shd w:val="clear" w:color="auto" w:fill="auto"/>
            <w:noWrap/>
            <w:vAlign w:val="bottom"/>
            <w:hideMark/>
          </w:tcPr>
          <w:p w14:paraId="04BE1523"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2</w:t>
            </w:r>
          </w:p>
        </w:tc>
        <w:tc>
          <w:tcPr>
            <w:tcW w:w="960" w:type="dxa"/>
            <w:tcBorders>
              <w:top w:val="nil"/>
              <w:left w:val="nil"/>
              <w:bottom w:val="nil"/>
              <w:right w:val="nil"/>
            </w:tcBorders>
            <w:shd w:val="clear" w:color="auto" w:fill="auto"/>
            <w:noWrap/>
            <w:vAlign w:val="bottom"/>
            <w:hideMark/>
          </w:tcPr>
          <w:p w14:paraId="0B3D7F90"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3</w:t>
            </w:r>
          </w:p>
        </w:tc>
        <w:tc>
          <w:tcPr>
            <w:tcW w:w="960" w:type="dxa"/>
            <w:tcBorders>
              <w:top w:val="nil"/>
              <w:left w:val="nil"/>
              <w:bottom w:val="nil"/>
              <w:right w:val="nil"/>
            </w:tcBorders>
            <w:shd w:val="clear" w:color="auto" w:fill="auto"/>
            <w:noWrap/>
            <w:vAlign w:val="bottom"/>
            <w:hideMark/>
          </w:tcPr>
          <w:p w14:paraId="5153725B"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4</w:t>
            </w:r>
          </w:p>
        </w:tc>
        <w:tc>
          <w:tcPr>
            <w:tcW w:w="960" w:type="dxa"/>
            <w:tcBorders>
              <w:top w:val="nil"/>
              <w:left w:val="nil"/>
              <w:bottom w:val="nil"/>
              <w:right w:val="nil"/>
            </w:tcBorders>
            <w:shd w:val="clear" w:color="auto" w:fill="auto"/>
            <w:noWrap/>
            <w:vAlign w:val="bottom"/>
            <w:hideMark/>
          </w:tcPr>
          <w:p w14:paraId="0956EBFF"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5</w:t>
            </w:r>
          </w:p>
        </w:tc>
      </w:tr>
      <w:tr w:rsidR="00BD7167" w:rsidRPr="008C3D75" w14:paraId="287C070C"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61D5C606"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1</w:t>
            </w:r>
          </w:p>
        </w:tc>
        <w:tc>
          <w:tcPr>
            <w:tcW w:w="1440" w:type="dxa"/>
            <w:tcBorders>
              <w:top w:val="single" w:sz="8" w:space="0" w:color="auto"/>
              <w:left w:val="single" w:sz="8" w:space="0" w:color="auto"/>
              <w:bottom w:val="nil"/>
              <w:right w:val="nil"/>
            </w:tcBorders>
            <w:shd w:val="clear" w:color="auto" w:fill="auto"/>
            <w:noWrap/>
            <w:vAlign w:val="bottom"/>
            <w:hideMark/>
          </w:tcPr>
          <w:p w14:paraId="611ABBE1"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f1</w:t>
            </w:r>
          </w:p>
        </w:tc>
        <w:tc>
          <w:tcPr>
            <w:tcW w:w="960" w:type="dxa"/>
            <w:tcBorders>
              <w:top w:val="single" w:sz="8" w:space="0" w:color="auto"/>
              <w:left w:val="nil"/>
              <w:bottom w:val="nil"/>
              <w:right w:val="nil"/>
            </w:tcBorders>
            <w:shd w:val="clear" w:color="auto" w:fill="auto"/>
            <w:noWrap/>
            <w:vAlign w:val="bottom"/>
            <w:hideMark/>
          </w:tcPr>
          <w:p w14:paraId="59A68F90"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f2</w:t>
            </w:r>
          </w:p>
        </w:tc>
        <w:tc>
          <w:tcPr>
            <w:tcW w:w="960" w:type="dxa"/>
            <w:tcBorders>
              <w:top w:val="single" w:sz="8" w:space="0" w:color="auto"/>
              <w:left w:val="nil"/>
              <w:bottom w:val="nil"/>
              <w:right w:val="nil"/>
            </w:tcBorders>
            <w:shd w:val="clear" w:color="auto" w:fill="auto"/>
            <w:noWrap/>
            <w:vAlign w:val="bottom"/>
            <w:hideMark/>
          </w:tcPr>
          <w:p w14:paraId="65DE6592"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f3</w:t>
            </w:r>
          </w:p>
        </w:tc>
        <w:tc>
          <w:tcPr>
            <w:tcW w:w="960" w:type="dxa"/>
            <w:tcBorders>
              <w:top w:val="single" w:sz="8" w:space="0" w:color="auto"/>
              <w:left w:val="nil"/>
              <w:bottom w:val="nil"/>
              <w:right w:val="single" w:sz="8" w:space="0" w:color="auto"/>
            </w:tcBorders>
            <w:shd w:val="clear" w:color="auto" w:fill="auto"/>
            <w:noWrap/>
            <w:vAlign w:val="bottom"/>
            <w:hideMark/>
          </w:tcPr>
          <w:p w14:paraId="1FEB7F36"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f4</w:t>
            </w:r>
          </w:p>
        </w:tc>
      </w:tr>
      <w:tr w:rsidR="00BD7167" w:rsidRPr="008C3D75" w14:paraId="3DD6BC06"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39271553"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2</w:t>
            </w:r>
          </w:p>
        </w:tc>
        <w:tc>
          <w:tcPr>
            <w:tcW w:w="1440" w:type="dxa"/>
            <w:tcBorders>
              <w:top w:val="nil"/>
              <w:left w:val="single" w:sz="8" w:space="0" w:color="auto"/>
              <w:bottom w:val="nil"/>
              <w:right w:val="nil"/>
            </w:tcBorders>
            <w:shd w:val="clear" w:color="auto" w:fill="auto"/>
            <w:noWrap/>
            <w:vAlign w:val="bottom"/>
            <w:hideMark/>
          </w:tcPr>
          <w:p w14:paraId="2B69F34F"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f5</w:t>
            </w:r>
          </w:p>
        </w:tc>
        <w:tc>
          <w:tcPr>
            <w:tcW w:w="960" w:type="dxa"/>
            <w:tcBorders>
              <w:top w:val="nil"/>
              <w:left w:val="nil"/>
              <w:bottom w:val="nil"/>
              <w:right w:val="nil"/>
            </w:tcBorders>
            <w:shd w:val="clear" w:color="auto" w:fill="auto"/>
            <w:noWrap/>
            <w:vAlign w:val="bottom"/>
            <w:hideMark/>
          </w:tcPr>
          <w:p w14:paraId="1AA7F598"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f6</w:t>
            </w:r>
          </w:p>
        </w:tc>
        <w:tc>
          <w:tcPr>
            <w:tcW w:w="960" w:type="dxa"/>
            <w:tcBorders>
              <w:top w:val="nil"/>
              <w:left w:val="nil"/>
              <w:bottom w:val="nil"/>
              <w:right w:val="nil"/>
            </w:tcBorders>
            <w:shd w:val="clear" w:color="auto" w:fill="auto"/>
            <w:noWrap/>
            <w:vAlign w:val="bottom"/>
            <w:hideMark/>
          </w:tcPr>
          <w:p w14:paraId="38857E2B"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f7</w:t>
            </w:r>
          </w:p>
        </w:tc>
        <w:tc>
          <w:tcPr>
            <w:tcW w:w="960" w:type="dxa"/>
            <w:tcBorders>
              <w:top w:val="nil"/>
              <w:left w:val="nil"/>
              <w:bottom w:val="nil"/>
              <w:right w:val="single" w:sz="8" w:space="0" w:color="auto"/>
            </w:tcBorders>
            <w:shd w:val="clear" w:color="auto" w:fill="auto"/>
            <w:noWrap/>
            <w:vAlign w:val="bottom"/>
            <w:hideMark/>
          </w:tcPr>
          <w:p w14:paraId="74460911"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f8</w:t>
            </w:r>
          </w:p>
        </w:tc>
      </w:tr>
      <w:tr w:rsidR="00BD7167" w:rsidRPr="008C3D75" w14:paraId="649C84EA"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71F80CEA"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3</w:t>
            </w:r>
          </w:p>
        </w:tc>
        <w:tc>
          <w:tcPr>
            <w:tcW w:w="1440" w:type="dxa"/>
            <w:tcBorders>
              <w:top w:val="nil"/>
              <w:left w:val="single" w:sz="8" w:space="0" w:color="auto"/>
              <w:bottom w:val="nil"/>
              <w:right w:val="nil"/>
            </w:tcBorders>
            <w:shd w:val="clear" w:color="auto" w:fill="auto"/>
            <w:noWrap/>
            <w:vAlign w:val="bottom"/>
            <w:hideMark/>
          </w:tcPr>
          <w:p w14:paraId="54146BEF"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 </w:t>
            </w:r>
          </w:p>
        </w:tc>
        <w:tc>
          <w:tcPr>
            <w:tcW w:w="960" w:type="dxa"/>
            <w:tcBorders>
              <w:top w:val="nil"/>
              <w:left w:val="nil"/>
              <w:bottom w:val="nil"/>
              <w:right w:val="nil"/>
            </w:tcBorders>
            <w:shd w:val="clear" w:color="auto" w:fill="auto"/>
            <w:noWrap/>
            <w:vAlign w:val="bottom"/>
            <w:hideMark/>
          </w:tcPr>
          <w:p w14:paraId="2E7DA4A4"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f9</w:t>
            </w:r>
          </w:p>
        </w:tc>
        <w:tc>
          <w:tcPr>
            <w:tcW w:w="960" w:type="dxa"/>
            <w:tcBorders>
              <w:top w:val="nil"/>
              <w:left w:val="nil"/>
              <w:bottom w:val="nil"/>
              <w:right w:val="nil"/>
            </w:tcBorders>
            <w:shd w:val="clear" w:color="auto" w:fill="auto"/>
            <w:noWrap/>
            <w:vAlign w:val="bottom"/>
            <w:hideMark/>
          </w:tcPr>
          <w:p w14:paraId="2521E1E0"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f10</w:t>
            </w:r>
          </w:p>
        </w:tc>
        <w:tc>
          <w:tcPr>
            <w:tcW w:w="960" w:type="dxa"/>
            <w:tcBorders>
              <w:top w:val="nil"/>
              <w:left w:val="nil"/>
              <w:bottom w:val="nil"/>
              <w:right w:val="single" w:sz="8" w:space="0" w:color="auto"/>
            </w:tcBorders>
            <w:shd w:val="clear" w:color="auto" w:fill="auto"/>
            <w:noWrap/>
            <w:vAlign w:val="bottom"/>
            <w:hideMark/>
          </w:tcPr>
          <w:p w14:paraId="1FE30DFE"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f11</w:t>
            </w:r>
          </w:p>
        </w:tc>
      </w:tr>
      <w:tr w:rsidR="00BD7167" w:rsidRPr="008C3D75" w14:paraId="5C0D07D4"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63A3F553"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4</w:t>
            </w:r>
          </w:p>
        </w:tc>
        <w:tc>
          <w:tcPr>
            <w:tcW w:w="1440" w:type="dxa"/>
            <w:tcBorders>
              <w:top w:val="nil"/>
              <w:left w:val="single" w:sz="8" w:space="0" w:color="auto"/>
              <w:bottom w:val="nil"/>
              <w:right w:val="nil"/>
            </w:tcBorders>
            <w:shd w:val="clear" w:color="auto" w:fill="auto"/>
            <w:noWrap/>
            <w:vAlign w:val="bottom"/>
            <w:hideMark/>
          </w:tcPr>
          <w:p w14:paraId="240755B5"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 </w:t>
            </w:r>
          </w:p>
        </w:tc>
        <w:tc>
          <w:tcPr>
            <w:tcW w:w="960" w:type="dxa"/>
            <w:tcBorders>
              <w:top w:val="nil"/>
              <w:left w:val="nil"/>
              <w:bottom w:val="nil"/>
              <w:right w:val="nil"/>
            </w:tcBorders>
            <w:shd w:val="clear" w:color="auto" w:fill="auto"/>
            <w:noWrap/>
            <w:vAlign w:val="bottom"/>
            <w:hideMark/>
          </w:tcPr>
          <w:p w14:paraId="486FD174" w14:textId="77777777" w:rsidR="00BD7167" w:rsidRPr="008C3D75" w:rsidRDefault="00BD7167" w:rsidP="00BD7167">
            <w:pPr>
              <w:overflowPunct/>
              <w:autoSpaceDE/>
              <w:autoSpaceDN/>
              <w:adjustRightInd/>
              <w:jc w:val="center"/>
              <w:textAlignment w:val="auto"/>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04C31AAC"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f12</w:t>
            </w:r>
          </w:p>
        </w:tc>
        <w:tc>
          <w:tcPr>
            <w:tcW w:w="960" w:type="dxa"/>
            <w:tcBorders>
              <w:top w:val="nil"/>
              <w:left w:val="nil"/>
              <w:bottom w:val="nil"/>
              <w:right w:val="single" w:sz="8" w:space="0" w:color="auto"/>
            </w:tcBorders>
            <w:shd w:val="clear" w:color="auto" w:fill="auto"/>
            <w:noWrap/>
            <w:vAlign w:val="bottom"/>
            <w:hideMark/>
          </w:tcPr>
          <w:p w14:paraId="4BE2EF8E"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f13</w:t>
            </w:r>
          </w:p>
        </w:tc>
      </w:tr>
      <w:tr w:rsidR="00BD7167" w:rsidRPr="008C3D75" w14:paraId="0E4EDEE6" w14:textId="77777777" w:rsidTr="00BD7167">
        <w:trPr>
          <w:trHeight w:val="330"/>
          <w:jc w:val="center"/>
        </w:trPr>
        <w:tc>
          <w:tcPr>
            <w:tcW w:w="1700" w:type="dxa"/>
            <w:tcBorders>
              <w:top w:val="nil"/>
              <w:left w:val="nil"/>
              <w:bottom w:val="nil"/>
              <w:right w:val="nil"/>
            </w:tcBorders>
            <w:shd w:val="clear" w:color="auto" w:fill="auto"/>
            <w:noWrap/>
            <w:vAlign w:val="bottom"/>
            <w:hideMark/>
          </w:tcPr>
          <w:p w14:paraId="7AF249C5"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5</w:t>
            </w:r>
          </w:p>
        </w:tc>
        <w:tc>
          <w:tcPr>
            <w:tcW w:w="1440" w:type="dxa"/>
            <w:tcBorders>
              <w:top w:val="nil"/>
              <w:left w:val="single" w:sz="8" w:space="0" w:color="auto"/>
              <w:bottom w:val="single" w:sz="8" w:space="0" w:color="auto"/>
              <w:right w:val="nil"/>
            </w:tcBorders>
            <w:shd w:val="clear" w:color="auto" w:fill="auto"/>
            <w:noWrap/>
            <w:vAlign w:val="bottom"/>
            <w:hideMark/>
          </w:tcPr>
          <w:p w14:paraId="3C051123"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 </w:t>
            </w:r>
          </w:p>
        </w:tc>
        <w:tc>
          <w:tcPr>
            <w:tcW w:w="960" w:type="dxa"/>
            <w:tcBorders>
              <w:top w:val="nil"/>
              <w:left w:val="nil"/>
              <w:bottom w:val="single" w:sz="8" w:space="0" w:color="auto"/>
              <w:right w:val="nil"/>
            </w:tcBorders>
            <w:shd w:val="clear" w:color="auto" w:fill="auto"/>
            <w:noWrap/>
            <w:vAlign w:val="bottom"/>
            <w:hideMark/>
          </w:tcPr>
          <w:p w14:paraId="296F4E3F"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 </w:t>
            </w:r>
          </w:p>
        </w:tc>
        <w:tc>
          <w:tcPr>
            <w:tcW w:w="960" w:type="dxa"/>
            <w:tcBorders>
              <w:top w:val="nil"/>
              <w:left w:val="nil"/>
              <w:bottom w:val="single" w:sz="8" w:space="0" w:color="auto"/>
              <w:right w:val="nil"/>
            </w:tcBorders>
            <w:shd w:val="clear" w:color="auto" w:fill="auto"/>
            <w:noWrap/>
            <w:vAlign w:val="bottom"/>
            <w:hideMark/>
          </w:tcPr>
          <w:p w14:paraId="2E199B42"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 </w:t>
            </w:r>
          </w:p>
        </w:tc>
        <w:tc>
          <w:tcPr>
            <w:tcW w:w="960" w:type="dxa"/>
            <w:tcBorders>
              <w:top w:val="nil"/>
              <w:left w:val="nil"/>
              <w:bottom w:val="single" w:sz="8" w:space="0" w:color="auto"/>
              <w:right w:val="single" w:sz="8" w:space="0" w:color="auto"/>
            </w:tcBorders>
            <w:shd w:val="clear" w:color="auto" w:fill="auto"/>
            <w:noWrap/>
            <w:vAlign w:val="bottom"/>
            <w:hideMark/>
          </w:tcPr>
          <w:p w14:paraId="2765FAAF" w14:textId="77777777" w:rsidR="00BD7167" w:rsidRPr="008C3D75" w:rsidRDefault="00BD7167" w:rsidP="00BD7167">
            <w:pPr>
              <w:overflowPunct/>
              <w:autoSpaceDE/>
              <w:autoSpaceDN/>
              <w:adjustRightInd/>
              <w:jc w:val="center"/>
              <w:textAlignment w:val="auto"/>
              <w:rPr>
                <w:color w:val="000000"/>
                <w:szCs w:val="24"/>
              </w:rPr>
            </w:pPr>
            <w:r w:rsidRPr="008C3D75">
              <w:rPr>
                <w:color w:val="000000"/>
                <w:szCs w:val="24"/>
              </w:rPr>
              <w:t>f14</w:t>
            </w:r>
          </w:p>
        </w:tc>
      </w:tr>
    </w:tbl>
    <w:p w14:paraId="02C9D06F" w14:textId="77777777" w:rsidR="00BD7167" w:rsidRPr="008C3D75" w:rsidRDefault="00BD7167" w:rsidP="00BD7167">
      <w:pPr>
        <w:pStyle w:val="Caption"/>
        <w:rPr>
          <w:lang w:val="sk-SK"/>
        </w:rPr>
      </w:pPr>
      <w:bookmarkStart w:id="1806" w:name="_Ref510260338"/>
      <w:bookmarkStart w:id="1807" w:name="_Toc510268062"/>
      <w:bookmarkStart w:id="1808" w:name="_Toc513584973"/>
    </w:p>
    <w:p w14:paraId="134DF29E" w14:textId="77777777" w:rsidR="00BD7167" w:rsidRPr="008C3D75" w:rsidRDefault="00BD7167" w:rsidP="00BD7167">
      <w:pPr>
        <w:pStyle w:val="Caption"/>
        <w:rPr>
          <w:vanish/>
          <w:color w:val="000000"/>
          <w:szCs w:val="22"/>
          <w:lang w:val="sk-SK"/>
          <w:specVanish/>
        </w:rPr>
      </w:pPr>
      <w:bookmarkStart w:id="1809" w:name="_Toc516835702"/>
      <w:r w:rsidRPr="008C3D75">
        <w:rPr>
          <w:lang w:val="sk-SK"/>
        </w:rPr>
        <w:t xml:space="preserve">Tabuľka </w:t>
      </w:r>
      <w:r w:rsidRPr="005C2483">
        <w:rPr>
          <w:lang w:val="sk-SK"/>
        </w:rPr>
        <w:fldChar w:fldCharType="begin"/>
      </w:r>
      <w:r w:rsidRPr="008C3D75">
        <w:rPr>
          <w:lang w:val="sk-SK"/>
        </w:rPr>
        <w:instrText xml:space="preserve"> SEQ Tabuľka \* ARABIC </w:instrText>
      </w:r>
      <w:r w:rsidRPr="008C3D75">
        <w:rPr>
          <w:lang w:val="sk-SK"/>
          <w:rPrChange w:id="1810" w:author="admin" w:date="2018-06-18T11:14:00Z">
            <w:rPr>
              <w:lang w:val="sk-SK"/>
            </w:rPr>
          </w:rPrChange>
        </w:rPr>
        <w:fldChar w:fldCharType="separate"/>
      </w:r>
      <w:r w:rsidR="00A37FEB" w:rsidRPr="008C3D75">
        <w:rPr>
          <w:noProof/>
          <w:lang w:val="sk-SK"/>
        </w:rPr>
        <w:t>5</w:t>
      </w:r>
      <w:r w:rsidRPr="008C3D75">
        <w:rPr>
          <w:lang w:val="sk-SK"/>
          <w:rPrChange w:id="1811" w:author="admin" w:date="2018-06-18T11:14:00Z">
            <w:rPr>
              <w:lang w:val="sk-SK"/>
            </w:rPr>
          </w:rPrChange>
        </w:rPr>
        <w:fldChar w:fldCharType="end"/>
      </w:r>
      <w:bookmarkEnd w:id="1806"/>
      <w:r w:rsidRPr="008C3D75">
        <w:rPr>
          <w:lang w:val="sk-SK"/>
        </w:rPr>
        <w:t>:</w:t>
      </w:r>
      <w:r w:rsidRPr="008C3D75">
        <w:rPr>
          <w:szCs w:val="22"/>
          <w:lang w:val="sk-SK"/>
        </w:rPr>
        <w:t xml:space="preserve"> Tabuľka filtrov DWT s najnižším (pravý stĺpec) a najvyšším (prvý riadok) stupňom rozkladu.</w:t>
      </w:r>
      <w:bookmarkEnd w:id="1807"/>
      <w:bookmarkEnd w:id="1808"/>
      <w:bookmarkEnd w:id="1809"/>
      <w:r w:rsidRPr="008C3D75">
        <w:rPr>
          <w:vanish/>
          <w:color w:val="000000"/>
          <w:szCs w:val="22"/>
          <w:lang w:val="sk-SK"/>
          <w:specVanish/>
        </w:rPr>
        <w:t xml:space="preserve"> </w:t>
      </w:r>
    </w:p>
    <w:p w14:paraId="30614509" w14:textId="77777777" w:rsidR="00BD7167" w:rsidRPr="008C3D75" w:rsidRDefault="00BD7167" w:rsidP="00BD7167">
      <w:pPr>
        <w:pStyle w:val="Caption"/>
        <w:spacing w:before="240"/>
        <w:rPr>
          <w:szCs w:val="22"/>
          <w:lang w:val="sk-SK"/>
        </w:rPr>
      </w:pPr>
      <w:r w:rsidRPr="008C3D75">
        <w:rPr>
          <w:szCs w:val="22"/>
          <w:lang w:val="sk-SK"/>
        </w:rPr>
        <w:t xml:space="preserve"> </w:t>
      </w:r>
      <w:r w:rsidRPr="008C3D75">
        <w:rPr>
          <w:rFonts w:eastAsiaTheme="minorEastAsia"/>
          <w:lang w:val="sk-SK"/>
        </w:rPr>
        <w:t>Napríklad filter f11 má spodnú hranicu zjednotenia 3 hornú hranicu 5, vznikol tak zjednotením detailov 3,4 a 5.</w:t>
      </w:r>
    </w:p>
    <w:p w14:paraId="1EA22624" w14:textId="77777777" w:rsidR="00BD7167" w:rsidRPr="008C3D75" w:rsidRDefault="00BD7167" w:rsidP="00BD7167">
      <w:pPr>
        <w:rPr>
          <w:sz w:val="22"/>
          <w:szCs w:val="22"/>
        </w:rPr>
      </w:pPr>
      <w:r w:rsidRPr="008C3D75">
        <w:rPr>
          <w:rFonts w:eastAsiaTheme="minorEastAsia"/>
        </w:rPr>
        <w:t>Filter označený ako f9 má spodnú hranicu rozkladu 3 a hornú takisto 3. Vznikol teda z jediného detailu číslo 3.</w:t>
      </w:r>
    </w:p>
    <w:p w14:paraId="4D9DEB93" w14:textId="77777777" w:rsidR="00BD7167" w:rsidRPr="008C3D75" w:rsidRDefault="00BD7167" w:rsidP="00BD7167">
      <w:pPr>
        <w:pStyle w:val="Heading4"/>
      </w:pPr>
      <w:bookmarkStart w:id="1812" w:name="_Toc386404216"/>
      <w:r w:rsidRPr="008C3D75">
        <w:t>Hodnotenie optimálnosti filtrácie</w:t>
      </w:r>
      <w:bookmarkEnd w:id="1812"/>
      <w:r w:rsidRPr="008C3D75">
        <w:tab/>
      </w:r>
    </w:p>
    <w:p w14:paraId="3E633E98" w14:textId="77777777" w:rsidR="00BD7167" w:rsidRPr="008C3D75" w:rsidRDefault="00BD7167" w:rsidP="00BD7167">
      <w:pPr>
        <w:tabs>
          <w:tab w:val="left" w:pos="7140"/>
        </w:tabs>
      </w:pPr>
    </w:p>
    <w:p w14:paraId="00651F0B" w14:textId="0C65CFAF" w:rsidR="00BD7167" w:rsidRPr="008C3D75" w:rsidRDefault="00BD7167" w:rsidP="00BD7167">
      <w:pPr>
        <w:tabs>
          <w:tab w:val="left" w:pos="7140"/>
        </w:tabs>
      </w:pPr>
      <w:r w:rsidRPr="008C3D75">
        <w:t>Po odfiltrovaní signálu bola spočítaná obálka normalizovaným Shanonovým algoritmom (</w:t>
      </w:r>
      <w:r w:rsidRPr="008C3D75">
        <w:rPr>
          <w:i/>
        </w:rPr>
        <w:t>Normalized Average Shannon energy detection Algorithm</w:t>
      </w:r>
      <w:r w:rsidRPr="008C3D75">
        <w:t xml:space="preserve">) – NASA (3) </w:t>
      </w:r>
      <w:r w:rsidRPr="008C3D75">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sidRPr="008C3D75">
        <w:instrText xml:space="preserve"> ADDIN EN.CITE </w:instrText>
      </w:r>
      <w:r w:rsidR="00284C6A" w:rsidRPr="008C3D75">
        <w:rPr>
          <w:rPrChange w:id="1813" w:author="admin" w:date="2018-06-18T11:14:00Z">
            <w:rPr/>
          </w:rPrChange>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sidRPr="008C3D75">
        <w:instrText xml:space="preserve"> ADDIN EN.CITE.DATA </w:instrText>
      </w:r>
      <w:r w:rsidR="00284C6A" w:rsidRPr="008C3D75">
        <w:rPr>
          <w:rPrChange w:id="1814" w:author="admin" w:date="2018-06-18T11:14:00Z">
            <w:rPr/>
          </w:rPrChange>
        </w:rPr>
      </w:r>
      <w:r w:rsidR="00284C6A" w:rsidRPr="008C3D75">
        <w:rPr>
          <w:rPrChange w:id="1815" w:author="admin" w:date="2018-06-18T11:14:00Z">
            <w:rPr/>
          </w:rPrChange>
        </w:rPr>
        <w:fldChar w:fldCharType="end"/>
      </w:r>
      <w:r w:rsidRPr="008C3D75">
        <w:rPr>
          <w:rPrChange w:id="1816" w:author="admin" w:date="2018-06-18T11:14:00Z">
            <w:rPr/>
          </w:rPrChange>
        </w:rPr>
      </w:r>
      <w:r w:rsidRPr="008C3D75">
        <w:rPr>
          <w:rPrChange w:id="1817" w:author="admin" w:date="2018-06-18T11:14:00Z">
            <w:rPr/>
          </w:rPrChange>
        </w:rPr>
        <w:fldChar w:fldCharType="separate"/>
      </w:r>
      <w:r w:rsidRPr="008C3D75">
        <w:rPr>
          <w:noProof/>
        </w:rPr>
        <w:t>[62]</w:t>
      </w:r>
      <w:r w:rsidRPr="008C3D75">
        <w:fldChar w:fldCharType="end"/>
      </w:r>
      <w:r w:rsidRPr="008C3D75">
        <w:t>:</w:t>
      </w:r>
    </w:p>
    <w:p w14:paraId="4264A9F6" w14:textId="77777777" w:rsidR="00BD7167" w:rsidRPr="008C3D75" w:rsidRDefault="00BD7167" w:rsidP="00BD7167"/>
    <w:p w14:paraId="2AD9085A" w14:textId="77777777" w:rsidR="00BD7167" w:rsidRPr="008C3D75"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8C3D75" w14:paraId="2BCADF1E" w14:textId="77777777" w:rsidTr="00BD7167">
        <w:tc>
          <w:tcPr>
            <w:tcW w:w="704" w:type="dxa"/>
          </w:tcPr>
          <w:p w14:paraId="63223F95" w14:textId="77777777" w:rsidR="00BD7167" w:rsidRPr="008C3D75" w:rsidRDefault="00BD7167" w:rsidP="00BD7167">
            <w:pPr>
              <w:jc w:val="center"/>
              <w:rPr>
                <w:color w:val="000000"/>
              </w:rPr>
            </w:pPr>
          </w:p>
        </w:tc>
        <w:tc>
          <w:tcPr>
            <w:tcW w:w="7088" w:type="dxa"/>
            <w:vAlign w:val="center"/>
          </w:tcPr>
          <w:p w14:paraId="33EE1DA2" w14:textId="75257355" w:rsidR="00BD7167" w:rsidRPr="008C3D75" w:rsidRDefault="00292E5D" w:rsidP="00BD7167">
            <w:pPr>
              <w:jc w:val="center"/>
              <w:rPr>
                <w:color w:val="000000"/>
              </w:rPr>
            </w:pPr>
            <m:oMath>
              <m:sSub>
                <m:sSubPr>
                  <m:ctrlPr>
                    <w:rPr>
                      <w:rFonts w:ascii="Cambria Math" w:hAnsi="Cambria Math"/>
                      <w:i/>
                    </w:rPr>
                  </m:ctrlPr>
                </m:sSubPr>
                <m:e>
                  <m:r>
                    <w:rPr>
                      <w:rFonts w:ascii="Cambria Math" w:hAnsi="Cambria Math"/>
                    </w:rPr>
                    <m:t>E</m:t>
                  </m:r>
                </m:e>
                <m:sub>
                  <m:r>
                    <w:rPr>
                      <w:rFonts w:ascii="Cambria Math" w:hAnsi="Cambria Math"/>
                    </w:rPr>
                    <m:t>hs</m:t>
                  </m:r>
                </m:sub>
              </m:sSub>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r>
                            <w:rPr>
                              <w:rFonts w:ascii="Cambria Math" w:hAnsi="Cambria Math"/>
                              <w:rPrChange w:id="1818" w:author="admin" w:date="2018-06-18T11:14:00Z">
                                <w:rPr>
                                  <w:rFonts w:ascii="Cambria Math" w:hAnsi="Cambria Math"/>
                                </w:rPr>
                              </w:rPrChange>
                            </w:rPr>
                            <m:t>(i+n)</m:t>
                          </m:r>
                        </m:e>
                      </m:d>
                    </m:e>
                    <m:sup>
                      <m:r>
                        <w:rPr>
                          <w:rFonts w:ascii="Cambria Math" w:hAnsi="Cambria Math"/>
                        </w:rPr>
                        <m:t>3</m:t>
                      </m:r>
                    </m:sup>
                  </m:sSup>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r>
                                <w:rPr>
                                  <w:rFonts w:ascii="Cambria Math" w:hAnsi="Cambria Math"/>
                                  <w:rPrChange w:id="1819" w:author="admin" w:date="2018-06-18T11:14:00Z">
                                    <w:rPr>
                                      <w:rFonts w:ascii="Cambria Math" w:hAnsi="Cambria Math"/>
                                    </w:rPr>
                                  </w:rPrChange>
                                </w:rPr>
                                <m:t>(i+n)</m:t>
                              </m:r>
                            </m:e>
                          </m:d>
                        </m:e>
                        <m:sup>
                          <m:r>
                            <w:rPr>
                              <w:rFonts w:ascii="Cambria Math" w:hAnsi="Cambria Math"/>
                            </w:rPr>
                            <m:t>3</m:t>
                          </m:r>
                        </m:sup>
                      </m:sSup>
                    </m:e>
                  </m:func>
                </m:e>
              </m:nary>
            </m:oMath>
            <w:r w:rsidR="00BD7167" w:rsidRPr="008C3D75">
              <w:t>.</w:t>
            </w:r>
          </w:p>
        </w:tc>
        <w:tc>
          <w:tcPr>
            <w:tcW w:w="702" w:type="dxa"/>
            <w:vAlign w:val="center"/>
          </w:tcPr>
          <w:p w14:paraId="50F395E9" w14:textId="77777777" w:rsidR="00BD7167" w:rsidRPr="008C3D75" w:rsidRDefault="00BD7167" w:rsidP="00BD7167">
            <w:pPr>
              <w:jc w:val="center"/>
              <w:rPr>
                <w:color w:val="000000"/>
              </w:rPr>
            </w:pPr>
            <w:r w:rsidRPr="008C3D75">
              <w:rPr>
                <w:color w:val="000000"/>
              </w:rPr>
              <w:t>(</w:t>
            </w:r>
            <w:r w:rsidRPr="008C3D75">
              <w:rPr>
                <w:color w:val="000000"/>
              </w:rPr>
              <w:fldChar w:fldCharType="begin"/>
            </w:r>
            <w:r w:rsidRPr="008C3D75">
              <w:rPr>
                <w:color w:val="000000"/>
              </w:rPr>
              <w:instrText xml:space="preserve"> SEQ eq \* MERGEFORMAT </w:instrText>
            </w:r>
            <w:r w:rsidRPr="008C3D75">
              <w:rPr>
                <w:color w:val="000000"/>
                <w:rPrChange w:id="1820" w:author="admin" w:date="2018-06-18T11:14:00Z">
                  <w:rPr>
                    <w:color w:val="000000"/>
                  </w:rPr>
                </w:rPrChange>
              </w:rPr>
              <w:fldChar w:fldCharType="separate"/>
            </w:r>
            <w:r w:rsidR="00A37FEB" w:rsidRPr="008C3D75">
              <w:rPr>
                <w:noProof/>
                <w:color w:val="000000"/>
              </w:rPr>
              <w:t>43</w:t>
            </w:r>
            <w:r w:rsidRPr="008C3D75">
              <w:rPr>
                <w:color w:val="000000"/>
              </w:rPr>
              <w:fldChar w:fldCharType="end"/>
            </w:r>
            <w:r w:rsidRPr="008C3D75">
              <w:rPr>
                <w:color w:val="000000"/>
              </w:rPr>
              <w:t>)</w:t>
            </w:r>
          </w:p>
        </w:tc>
      </w:tr>
    </w:tbl>
    <w:p w14:paraId="20DE42B7" w14:textId="77777777" w:rsidR="00BD7167" w:rsidRPr="008C3D75" w:rsidRDefault="00BD7167" w:rsidP="00BD7167">
      <w:pPr>
        <w:tabs>
          <w:tab w:val="left" w:pos="7140"/>
        </w:tabs>
      </w:pPr>
    </w:p>
    <w:p w14:paraId="09B21E88" w14:textId="6C5D8AC8" w:rsidR="00BD7167" w:rsidRPr="008C3D75" w:rsidRDefault="00BD7167" w:rsidP="00BD7167">
      <w:r w:rsidRPr="008C3D75">
        <w:t xml:space="preserve">Obálku spočítanú pomocou NASA je zachytáva </w:t>
      </w:r>
      <w:r w:rsidRPr="008C3D75">
        <w:fldChar w:fldCharType="begin"/>
      </w:r>
      <w:r w:rsidRPr="008C3D75">
        <w:instrText xml:space="preserve"> REF _Ref513977304 \h </w:instrText>
      </w:r>
      <w:r w:rsidRPr="008C3D75">
        <w:rPr>
          <w:rPrChange w:id="1821" w:author="admin" w:date="2018-06-18T11:14:00Z">
            <w:rPr/>
          </w:rPrChange>
        </w:rPr>
        <w:fldChar w:fldCharType="separate"/>
      </w:r>
      <w:r w:rsidR="00A37FEB" w:rsidRPr="008C3D75">
        <w:t xml:space="preserve">Obrázok </w:t>
      </w:r>
      <w:r w:rsidR="00A37FEB" w:rsidRPr="008C3D75">
        <w:rPr>
          <w:noProof/>
        </w:rPr>
        <w:t>3</w:t>
      </w:r>
      <w:r w:rsidR="00A37FEB" w:rsidRPr="008C3D75">
        <w:t>.</w:t>
      </w:r>
      <w:r w:rsidR="00A37FEB" w:rsidRPr="008C3D75">
        <w:rPr>
          <w:noProof/>
        </w:rPr>
        <w:t>11</w:t>
      </w:r>
      <w:r w:rsidRPr="008C3D75">
        <w:fldChar w:fldCharType="end"/>
      </w:r>
      <w:r w:rsidRPr="008C3D75">
        <w:t xml:space="preserve"> kde je ako prvá krivka zhora čiernej farby, zobrazuje priebeh počas zhruba 1 sekundy. Komponenty HS 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 ale </w:t>
      </w:r>
      <w:del w:id="1822" w:author="admin" w:date="2018-06-18T11:18:00Z">
        <w:r w:rsidRPr="008C3D75" w:rsidDel="008C3D75">
          <w:delText>vykresluje</w:delText>
        </w:r>
      </w:del>
      <w:ins w:id="1823" w:author="admin" w:date="2018-06-18T11:18:00Z">
        <w:r w:rsidR="008C3D75" w:rsidRPr="008C3D75">
          <w:t>vykresľuje</w:t>
        </w:r>
      </w:ins>
      <w:r w:rsidRPr="008C3D75">
        <w:t xml:space="preserve"> na prvej krivke, S1 má rozdielny priebeh počas prvého a druhého </w:t>
      </w:r>
      <w:r w:rsidR="009076DD" w:rsidRPr="008C3D75">
        <w:t>srdcov</w:t>
      </w:r>
      <w:r w:rsidRPr="008C3D75">
        <w:t xml:space="preserve">ého cyklu. Prvý S1 má jednoznačne definovaný vrchol, avšak druhý S1 má vrchol rozdelený na 2 časti. V tomto prípade by sme stále mohli prehlásiť vyšší z vrcholov za S1. Sú však také priebehy S1, kde sa to takto jednoznačne definovať nedá a druhý vrchol počas nádychu 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tieto integrály vykresľuje ako prvú krivka zhora červenej a žltej farby. V mieste kde sa tieto integrály pretnú je ťažiskom obálky S1. Ťažisko je vyznačené ako červený krúžok. Ako bolo uvedené vyššie, predpokladáme, že pozícia S1 v rámci </w:t>
      </w:r>
      <w:r w:rsidR="009076DD" w:rsidRPr="008C3D75">
        <w:t>srdcov</w:t>
      </w:r>
      <w:r w:rsidRPr="008C3D75">
        <w:t xml:space="preserve">ého cyklu bude závislá na dýchaní. Pre tento účel je spočítaná krivka R-S1, ktorá každému </w:t>
      </w:r>
      <w:r w:rsidR="009076DD" w:rsidRPr="008C3D75">
        <w:t>srdcov</w:t>
      </w:r>
      <w:r w:rsidRPr="008C3D75">
        <w:t xml:space="preserve">ému cyklu priradí vzdialenosť ťažiska S1 od R-vlny. Takáto krivka má počas celej doby trvania </w:t>
      </w:r>
      <w:r w:rsidR="009076DD" w:rsidRPr="008C3D75">
        <w:t>srdcov</w:t>
      </w:r>
      <w:r w:rsidRPr="008C3D75">
        <w:t xml:space="preserve">ého cyklu práve hodnotu R-S1 vzdialenosti. Krivku R-S1 zachytáva v spodnej časti </w:t>
      </w:r>
      <w:r w:rsidRPr="008C3D75">
        <w:fldChar w:fldCharType="begin"/>
      </w:r>
      <w:r w:rsidRPr="008C3D75">
        <w:instrText xml:space="preserve"> REF _Ref513977304 \h </w:instrText>
      </w:r>
      <w:r w:rsidRPr="008C3D75">
        <w:rPr>
          <w:rPrChange w:id="1824" w:author="admin" w:date="2018-06-18T11:14:00Z">
            <w:rPr/>
          </w:rPrChange>
        </w:rPr>
        <w:fldChar w:fldCharType="separate"/>
      </w:r>
      <w:r w:rsidR="00A37FEB" w:rsidRPr="008C3D75">
        <w:t xml:space="preserve">Obrázok </w:t>
      </w:r>
      <w:r w:rsidR="00A37FEB" w:rsidRPr="008C3D75">
        <w:rPr>
          <w:noProof/>
        </w:rPr>
        <w:t>3</w:t>
      </w:r>
      <w:r w:rsidR="00A37FEB" w:rsidRPr="008C3D75">
        <w:t>.</w:t>
      </w:r>
      <w:r w:rsidR="00A37FEB" w:rsidRPr="008C3D75">
        <w:rPr>
          <w:noProof/>
        </w:rPr>
        <w:t>11</w:t>
      </w:r>
      <w:r w:rsidRPr="008C3D75">
        <w:fldChar w:fldCharType="end"/>
      </w:r>
      <w:r w:rsidRPr="008C3D75">
        <w:t xml:space="preserve"> - prvá zdola zelenej farby. Ďalej je spočítaná respiračná krivka a to tak, že hrudníkovú impedanciu je filtrovaná filtrom typu spodná priepusť s hraničnou frekvenciou 0,8 Hz. Priebeh respiračnej krivky zachytáva v spodnej časti – druhá krivka zdola modrej farby. To že dýchanie môže ovplyvňovať R-S1 vzdialenosť ešte neznamená, že pri maximálnom nádychu bude R-S1</w:t>
      </w:r>
    </w:p>
    <w:p w14:paraId="1149F5CA" w14:textId="77777777" w:rsidR="00BD7167" w:rsidRPr="008C3D75" w:rsidRDefault="00BD7167" w:rsidP="00BD7167">
      <w:r w:rsidRPr="008C3D75">
        <w:rPr>
          <w:noProof/>
          <w:lang w:val="en-US" w:eastAsia="en-US"/>
        </w:rPr>
        <w:lastRenderedPageBreak/>
        <w:drawing>
          <wp:inline distT="0" distB="0" distL="0" distR="0" wp14:anchorId="38963B66" wp14:editId="767196C3">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5D670A91" w14:textId="4A88CFE8" w:rsidR="00BD7167" w:rsidRPr="008C3D75" w:rsidRDefault="00BD7167" w:rsidP="00BD7167">
      <w:pPr>
        <w:pStyle w:val="Caption"/>
        <w:rPr>
          <w:vanish/>
          <w:szCs w:val="22"/>
          <w:lang w:val="sk-SK"/>
          <w:specVanish/>
        </w:rPr>
      </w:pPr>
      <w:bookmarkStart w:id="1825" w:name="_Ref510260483"/>
      <w:bookmarkStart w:id="1826" w:name="_Ref513977304"/>
      <w:bookmarkStart w:id="1827" w:name="_Toc516835685"/>
      <w:r w:rsidRPr="008C3D75">
        <w:rPr>
          <w:lang w:val="sk-SK"/>
        </w:rPr>
        <w:t xml:space="preserve">Obrázok </w:t>
      </w:r>
      <w:r w:rsidRPr="008C3D75">
        <w:rPr>
          <w:lang w:val="sk-SK"/>
        </w:rPr>
        <w:fldChar w:fldCharType="begin"/>
      </w:r>
      <w:r w:rsidRPr="008C3D75">
        <w:rPr>
          <w:lang w:val="sk-SK"/>
        </w:rPr>
        <w:instrText xml:space="preserve"> STYLEREF 1 \s </w:instrText>
      </w:r>
      <w:r w:rsidRPr="008C3D75">
        <w:rPr>
          <w:lang w:val="sk-SK"/>
          <w:rPrChange w:id="1828" w:author="admin" w:date="2018-06-18T11:14:00Z">
            <w:rPr>
              <w:lang w:val="sk-SK"/>
            </w:rPr>
          </w:rPrChange>
        </w:rPr>
        <w:fldChar w:fldCharType="separate"/>
      </w:r>
      <w:r w:rsidR="00A37FEB" w:rsidRPr="008C3D75">
        <w:rPr>
          <w:noProof/>
          <w:lang w:val="sk-SK"/>
        </w:rPr>
        <w:t>3</w:t>
      </w:r>
      <w:r w:rsidRPr="005C2483">
        <w:rPr>
          <w:lang w:val="sk-SK"/>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829" w:author="admin" w:date="2018-06-18T11:14:00Z">
            <w:rPr>
              <w:lang w:val="sk-SK"/>
            </w:rPr>
          </w:rPrChange>
        </w:rPr>
        <w:fldChar w:fldCharType="separate"/>
      </w:r>
      <w:r w:rsidR="00A37FEB" w:rsidRPr="008C3D75">
        <w:rPr>
          <w:noProof/>
          <w:lang w:val="sk-SK"/>
        </w:rPr>
        <w:t>11</w:t>
      </w:r>
      <w:r w:rsidRPr="008C3D75">
        <w:rPr>
          <w:lang w:val="sk-SK"/>
          <w:rPrChange w:id="1830" w:author="admin" w:date="2018-06-18T11:14:00Z">
            <w:rPr>
              <w:lang w:val="sk-SK"/>
            </w:rPr>
          </w:rPrChange>
        </w:rPr>
        <w:fldChar w:fldCharType="end"/>
      </w:r>
      <w:bookmarkEnd w:id="1825"/>
      <w:bookmarkEnd w:id="1826"/>
      <w:r w:rsidRPr="008C3D75">
        <w:rPr>
          <w:lang w:val="sk-SK"/>
        </w:rPr>
        <w:t xml:space="preserve">: Detekcia prvého </w:t>
      </w:r>
      <w:r w:rsidR="009076DD" w:rsidRPr="008C3D75">
        <w:rPr>
          <w:lang w:val="sk-SK"/>
          <w:rPrChange w:id="1831" w:author="admin" w:date="2018-06-18T11:14:00Z">
            <w:rPr/>
          </w:rPrChange>
        </w:rPr>
        <w:t>srdcov</w:t>
      </w:r>
      <w:r w:rsidRPr="008C3D75">
        <w:rPr>
          <w:lang w:val="sk-SK"/>
        </w:rPr>
        <w:t>ého zvuku – S1</w:t>
      </w:r>
      <w:bookmarkEnd w:id="1827"/>
    </w:p>
    <w:p w14:paraId="550D41C1" w14:textId="72AE5588" w:rsidR="00BD7167" w:rsidRPr="008C3D75" w:rsidRDefault="00BD7167" w:rsidP="00BD7167">
      <w:pPr>
        <w:pStyle w:val="Caption"/>
        <w:rPr>
          <w:szCs w:val="22"/>
          <w:lang w:val="sk-SK"/>
        </w:rPr>
      </w:pPr>
      <w:r w:rsidRPr="008C3D75">
        <w:rPr>
          <w:lang w:val="sk-SK"/>
        </w:rPr>
        <w:t>.</w:t>
      </w:r>
      <w:r w:rsidRPr="008C3D75">
        <w:rPr>
          <w:szCs w:val="22"/>
          <w:lang w:val="sk-SK"/>
        </w:rPr>
        <w:t xml:space="preserve"> Horná časť obrázku: 20-80Hz obálka HS (čierna) s integrálmi (žlta a červená) načrtajúcimi počítanie ťažiska, ďalej HS filtrovaný v pásme 20-80Hz (modrá) a posledná EKG (červená), spodná časť obrázku: respiračná krivka (modrá), R-S1 krivka - vzdialenosť prvého srdcového zvuku od R vlny (zelená). </w:t>
      </w:r>
      <w:del w:id="1832" w:author="admin" w:date="2018-06-18T11:19:00Z">
        <w:r w:rsidRPr="008C3D75" w:rsidDel="008C3D75">
          <w:rPr>
            <w:szCs w:val="22"/>
            <w:lang w:val="sk-SK"/>
          </w:rPr>
          <w:delText>Horizontální</w:delText>
        </w:r>
      </w:del>
      <w:ins w:id="1833" w:author="admin" w:date="2018-06-18T11:19:00Z">
        <w:r w:rsidR="008C3D75" w:rsidRPr="008C3D75">
          <w:rPr>
            <w:szCs w:val="22"/>
            <w:lang w:val="sk-SK"/>
          </w:rPr>
          <w:t>Horizontálna</w:t>
        </w:r>
      </w:ins>
      <w:r w:rsidRPr="008C3D75">
        <w:rPr>
          <w:szCs w:val="22"/>
          <w:lang w:val="sk-SK"/>
        </w:rPr>
        <w:t xml:space="preserve"> osa  reprezentuje čas v sekundách, časová mierka je rozdielna v hornej a dolnej časti obrázku.</w:t>
      </w:r>
    </w:p>
    <w:p w14:paraId="3C31DA1D" w14:textId="4325F421" w:rsidR="00BD7167" w:rsidRPr="008C3D75" w:rsidRDefault="00BD7167" w:rsidP="00BD7167">
      <w:r w:rsidRPr="008C3D75">
        <w:t>minimálna. Je celkom možné že vzdialenosť R-S1 bude reagovať s oneskorením, prípadne s predstihom na nádych, alebo výdych. To že k takýmto posunom môže dochádzať je zobrazené aj na respiračnej a R-S1 krivke (</w:t>
      </w:r>
      <w:r w:rsidRPr="008C3D75">
        <w:fldChar w:fldCharType="begin"/>
      </w:r>
      <w:r w:rsidRPr="008C3D75">
        <w:instrText xml:space="preserve"> REF _Ref513977304 \h </w:instrText>
      </w:r>
      <w:r w:rsidRPr="008C3D75">
        <w:rPr>
          <w:rPrChange w:id="1834" w:author="admin" w:date="2018-06-18T11:14:00Z">
            <w:rPr/>
          </w:rPrChange>
        </w:rPr>
        <w:fldChar w:fldCharType="separate"/>
      </w:r>
      <w:r w:rsidR="00A37FEB" w:rsidRPr="008C3D75">
        <w:t xml:space="preserve">Obrázok </w:t>
      </w:r>
      <w:r w:rsidR="00A37FEB" w:rsidRPr="008C3D75">
        <w:rPr>
          <w:noProof/>
        </w:rPr>
        <w:t>3</w:t>
      </w:r>
      <w:r w:rsidR="00A37FEB" w:rsidRPr="008C3D75">
        <w:t>.</w:t>
      </w:r>
      <w:r w:rsidR="00A37FEB" w:rsidRPr="008C3D75">
        <w:rPr>
          <w:noProof/>
        </w:rPr>
        <w:t>11</w:t>
      </w:r>
      <w:r w:rsidRPr="008C3D75">
        <w:fldChar w:fldCharType="end"/>
      </w:r>
      <w:r w:rsidRPr="008C3D75">
        <w:t xml:space="preserve">).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w:t>
      </w:r>
      <w:r w:rsidRPr="008C3D75">
        <w:lastRenderedPageBreak/>
        <w:t xml:space="preserve">celkom 10 R-S1 kriviek. Každú z týchto kriviek sme korelovali s respiračnou krivkou. korelačných koeficientov respirácie s R-S1 krivkou pri posune R-S1 od 1 po 10 R-R intervalov. Toto je meranie pri hlbokom dýchaní. Krivka korelácie má periodický priebeh s periódou zhruba 11 R-R intervalov, čo približne odpovedá jednému nádychu a výdychu. </w:t>
      </w:r>
      <w:r w:rsidRPr="008C3D75">
        <w:fldChar w:fldCharType="begin"/>
      </w:r>
      <w:r w:rsidRPr="008C3D75">
        <w:instrText xml:space="preserve"> REF _Ref510260788 \h </w:instrText>
      </w:r>
      <w:r w:rsidRPr="008C3D75">
        <w:rPr>
          <w:rPrChange w:id="1835" w:author="admin" w:date="2018-06-18T11:14:00Z">
            <w:rPr/>
          </w:rPrChange>
        </w:rPr>
        <w:fldChar w:fldCharType="separate"/>
      </w:r>
      <w:r w:rsidR="00A37FEB" w:rsidRPr="008C3D75">
        <w:t xml:space="preserve"> Obrázok </w:t>
      </w:r>
      <w:r w:rsidR="00A37FEB" w:rsidRPr="008C3D75">
        <w:rPr>
          <w:noProof/>
        </w:rPr>
        <w:t>3</w:t>
      </w:r>
      <w:r w:rsidR="00A37FEB" w:rsidRPr="008C3D75">
        <w:t>.</w:t>
      </w:r>
      <w:r w:rsidR="00A37FEB" w:rsidRPr="008C3D75">
        <w:rPr>
          <w:noProof/>
        </w:rPr>
        <w:t>12</w:t>
      </w:r>
      <w:r w:rsidRPr="008C3D75">
        <w:fldChar w:fldCharType="end"/>
      </w:r>
      <w:r w:rsidRPr="008C3D75">
        <w:t xml:space="preserve"> zobrazuje výsledné hodnoty.</w:t>
      </w:r>
    </w:p>
    <w:p w14:paraId="7F8B80D6" w14:textId="77777777" w:rsidR="002C512A" w:rsidRPr="008C3D75" w:rsidRDefault="002C512A" w:rsidP="00BD7167">
      <w:pPr>
        <w:rPr>
          <w:vanish/>
        </w:rPr>
      </w:pPr>
    </w:p>
    <w:p w14:paraId="35CDFDAF" w14:textId="07090182" w:rsidR="00BD7167" w:rsidRPr="008C3D75" w:rsidRDefault="00BD7167" w:rsidP="002C512A">
      <w:pPr>
        <w:rPr>
          <w:vanish/>
          <w:szCs w:val="22"/>
          <w:specVanish/>
        </w:rPr>
      </w:pPr>
      <w:bookmarkStart w:id="1836" w:name="_Ref510260788"/>
      <w:bookmarkStart w:id="1837" w:name="_Toc516835686"/>
      <w:r w:rsidRPr="008C3D75">
        <w:rPr>
          <w:noProof/>
          <w:lang w:val="en-US" w:eastAsia="en-US"/>
        </w:rPr>
        <w:drawing>
          <wp:inline distT="0" distB="0" distL="0" distR="0" wp14:anchorId="32823A33" wp14:editId="48FF8667">
            <wp:extent cx="5398770" cy="3261995"/>
            <wp:effectExtent l="0" t="0" r="0" b="0"/>
            <wp:docPr id="451" name="Obrázok 4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8770" cy="3261995"/>
                    </a:xfrm>
                    <a:prstGeom prst="rect">
                      <a:avLst/>
                    </a:prstGeom>
                    <a:noFill/>
                    <a:ln>
                      <a:noFill/>
                    </a:ln>
                  </pic:spPr>
                </pic:pic>
              </a:graphicData>
            </a:graphic>
          </wp:inline>
        </w:drawing>
      </w:r>
      <w:r w:rsidRPr="008C3D75">
        <w:t xml:space="preserve">Obrázok </w:t>
      </w:r>
      <w:r w:rsidRPr="008C3D75">
        <w:fldChar w:fldCharType="begin"/>
      </w:r>
      <w:r w:rsidRPr="008C3D75">
        <w:instrText xml:space="preserve"> STYLEREF 1 \s </w:instrText>
      </w:r>
      <w:r w:rsidRPr="008C3D75">
        <w:rPr>
          <w:rPrChange w:id="1838" w:author="admin" w:date="2018-06-18T11:14:00Z">
            <w:rPr/>
          </w:rPrChange>
        </w:rPr>
        <w:fldChar w:fldCharType="separate"/>
      </w:r>
      <w:r w:rsidR="00A37FEB" w:rsidRPr="008C3D75">
        <w:rPr>
          <w:noProof/>
        </w:rPr>
        <w:t>3</w:t>
      </w:r>
      <w:r w:rsidRPr="008C3D75">
        <w:fldChar w:fldCharType="end"/>
      </w:r>
      <w:r w:rsidRPr="008C3D75">
        <w:t>.</w:t>
      </w:r>
      <w:r w:rsidRPr="008C3D75">
        <w:fldChar w:fldCharType="begin"/>
      </w:r>
      <w:r w:rsidRPr="008C3D75">
        <w:instrText xml:space="preserve"> SEQ Obrázok \* ARABIC \s 1 </w:instrText>
      </w:r>
      <w:r w:rsidRPr="008C3D75">
        <w:rPr>
          <w:rPrChange w:id="1839" w:author="admin" w:date="2018-06-18T11:14:00Z">
            <w:rPr/>
          </w:rPrChange>
        </w:rPr>
        <w:fldChar w:fldCharType="separate"/>
      </w:r>
      <w:r w:rsidR="00A37FEB" w:rsidRPr="008C3D75">
        <w:rPr>
          <w:noProof/>
        </w:rPr>
        <w:t>12</w:t>
      </w:r>
      <w:r w:rsidRPr="008C3D75">
        <w:fldChar w:fldCharType="end"/>
      </w:r>
      <w:bookmarkEnd w:id="1836"/>
      <w:r w:rsidRPr="008C3D75">
        <w:t>: Korelačne koeficienty respiračnej krivky a 10 oneskorených R-S1 kriviek.</w:t>
      </w:r>
      <w:bookmarkEnd w:id="1837"/>
    </w:p>
    <w:p w14:paraId="3A89FB11" w14:textId="77777777" w:rsidR="00BD7167" w:rsidRPr="008C3D75" w:rsidRDefault="00BD7167" w:rsidP="00BD7167">
      <w:pPr>
        <w:rPr>
          <w:vanish/>
        </w:rPr>
      </w:pPr>
    </w:p>
    <w:p w14:paraId="5A718282" w14:textId="77777777" w:rsidR="00BD7167" w:rsidRPr="008C3D75" w:rsidRDefault="00BD7167" w:rsidP="00BD7167"/>
    <w:p w14:paraId="2A7AE299" w14:textId="0A7FA43A" w:rsidR="00BD7167" w:rsidRPr="008C3D75" w:rsidRDefault="00BD7167" w:rsidP="00BD7167">
      <w:r w:rsidRPr="008C3D75">
        <w:t xml:space="preserve"> Vidíme, že maximum kladnej korelácie je zhruba 0,6. Maximum kladnej korelácie je prehlásené za koreláciu respiračnej  krivky a R-S1 krivky pre daný filter. Čím vyššia korelácia, tým lepšia detekcia S1. Korelácie filtrov</w:t>
      </w:r>
      <w:r w:rsidR="002C512A" w:rsidRPr="008C3D75">
        <w:t xml:space="preserve"> namiesto ich poradových čísiel</w:t>
      </w:r>
      <w:r w:rsidRPr="008C3D75">
        <w:t xml:space="preserve"> zachytáva </w:t>
      </w:r>
      <w:r w:rsidRPr="008C3D75">
        <w:fldChar w:fldCharType="begin"/>
      </w:r>
      <w:r w:rsidRPr="008C3D75">
        <w:instrText xml:space="preserve"> REF _Ref513978532 \h </w:instrText>
      </w:r>
      <w:r w:rsidRPr="008C3D75">
        <w:rPr>
          <w:rPrChange w:id="1840" w:author="admin" w:date="2018-06-18T11:14:00Z">
            <w:rPr/>
          </w:rPrChange>
        </w:rPr>
        <w:fldChar w:fldCharType="separate"/>
      </w:r>
      <w:r w:rsidR="00A37FEB" w:rsidRPr="008C3D75">
        <w:t xml:space="preserve">Tabuľka </w:t>
      </w:r>
      <w:r w:rsidR="00A37FEB" w:rsidRPr="008C3D75">
        <w:rPr>
          <w:noProof/>
        </w:rPr>
        <w:t>6</w:t>
      </w:r>
      <w:r w:rsidRPr="008C3D75">
        <w:fldChar w:fldCharType="end"/>
      </w:r>
      <w:r w:rsidRPr="008C3D75">
        <w:t xml:space="preserve"> V hornej časti tabuľky sú zobrazené</w:t>
      </w:r>
      <w:bookmarkStart w:id="1841" w:name="_Toc510268063"/>
      <w:bookmarkStart w:id="1842" w:name="_Toc513584974"/>
      <w:r w:rsidRPr="008C3D75">
        <w:rPr>
          <w:sz w:val="22"/>
          <w:szCs w:val="22"/>
        </w:rPr>
        <w:t xml:space="preserve"> </w:t>
      </w:r>
      <w:r w:rsidRPr="008C3D75">
        <w:t>výsledky korelácií dobrovoľníka</w:t>
      </w:r>
      <w:r w:rsidR="002C512A" w:rsidRPr="008C3D75">
        <w:t xml:space="preserve"> číslo 32 a dobrovoľníka číslo 55 pri hlbokom dýchaní a filtrácií fourierovou transformáciou. </w:t>
      </w:r>
      <w:r w:rsidR="002C512A" w:rsidRPr="008C3D75">
        <w:fldChar w:fldCharType="begin"/>
      </w:r>
      <w:r w:rsidR="002C512A" w:rsidRPr="008C3D75">
        <w:instrText xml:space="preserve"> REF _Ref513894977 \h </w:instrText>
      </w:r>
      <w:r w:rsidR="002C512A" w:rsidRPr="008C3D75">
        <w:rPr>
          <w:rPrChange w:id="1843" w:author="admin" w:date="2018-06-18T11:14:00Z">
            <w:rPr/>
          </w:rPrChange>
        </w:rPr>
        <w:fldChar w:fldCharType="separate"/>
      </w:r>
      <w:r w:rsidR="002C512A" w:rsidRPr="008C3D75">
        <w:t xml:space="preserve">Tabuľka </w:t>
      </w:r>
      <w:r w:rsidR="002C512A" w:rsidRPr="008C3D75">
        <w:rPr>
          <w:noProof/>
        </w:rPr>
        <w:t>8</w:t>
      </w:r>
      <w:r w:rsidR="002C512A" w:rsidRPr="008C3D75">
        <w:fldChar w:fldCharType="end"/>
      </w:r>
      <w:r w:rsidR="002C512A" w:rsidRPr="008C3D75">
        <w:t xml:space="preserve"> 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sa pomerne málo líšia v jednom riadku, zato sa líšia</w:t>
      </w:r>
    </w:p>
    <w:p w14:paraId="4753C6D2" w14:textId="78A1E475" w:rsidR="00BD7167" w:rsidRPr="008C3D75" w:rsidRDefault="002C512A" w:rsidP="00BD7167">
      <w:pPr>
        <w:pStyle w:val="Caption"/>
        <w:rPr>
          <w:vanish/>
          <w:szCs w:val="22"/>
          <w:lang w:val="sk-SK"/>
          <w:specVanish/>
        </w:rPr>
      </w:pPr>
      <w:bookmarkStart w:id="1844" w:name="_Ref513978532"/>
      <w:bookmarkStart w:id="1845" w:name="_Toc516835703"/>
      <w:r w:rsidRPr="005C2483">
        <w:rPr>
          <w:noProof/>
          <w:lang w:bidi="ar-SA"/>
        </w:rPr>
        <w:lastRenderedPageBreak/>
        <w:drawing>
          <wp:anchor distT="36195" distB="36195" distL="114300" distR="114300" simplePos="0" relativeHeight="251659264" behindDoc="0" locked="0" layoutInCell="1" allowOverlap="1" wp14:anchorId="3A02C09F" wp14:editId="4987A708">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BD7167" w:rsidRPr="008C3D75">
        <w:rPr>
          <w:lang w:val="sk-SK"/>
        </w:rPr>
        <w:t xml:space="preserve">Tabuľka </w:t>
      </w:r>
      <w:r w:rsidR="00BD7167" w:rsidRPr="005C2483">
        <w:rPr>
          <w:lang w:val="sk-SK"/>
        </w:rPr>
        <w:fldChar w:fldCharType="begin"/>
      </w:r>
      <w:r w:rsidR="00BD7167" w:rsidRPr="008C3D75">
        <w:rPr>
          <w:lang w:val="sk-SK"/>
        </w:rPr>
        <w:instrText xml:space="preserve"> SEQ Tabuľka \* ARABIC </w:instrText>
      </w:r>
      <w:r w:rsidR="00BD7167" w:rsidRPr="008C3D75">
        <w:rPr>
          <w:lang w:val="sk-SK"/>
          <w:rPrChange w:id="1846" w:author="admin" w:date="2018-06-18T11:14:00Z">
            <w:rPr>
              <w:lang w:val="sk-SK"/>
            </w:rPr>
          </w:rPrChange>
        </w:rPr>
        <w:fldChar w:fldCharType="separate"/>
      </w:r>
      <w:r w:rsidR="00A37FEB" w:rsidRPr="008C3D75">
        <w:rPr>
          <w:noProof/>
          <w:lang w:val="sk-SK"/>
        </w:rPr>
        <w:t>6</w:t>
      </w:r>
      <w:r w:rsidR="00BD7167" w:rsidRPr="008C3D75">
        <w:rPr>
          <w:lang w:val="sk-SK"/>
          <w:rPrChange w:id="1847" w:author="admin" w:date="2018-06-18T11:14:00Z">
            <w:rPr>
              <w:lang w:val="sk-SK"/>
            </w:rPr>
          </w:rPrChange>
        </w:rPr>
        <w:fldChar w:fldCharType="end"/>
      </w:r>
      <w:bookmarkEnd w:id="1844"/>
      <w:r w:rsidR="00BD7167" w:rsidRPr="008C3D75">
        <w:rPr>
          <w:lang w:val="sk-SK"/>
        </w:rPr>
        <w:t xml:space="preserve">: </w:t>
      </w:r>
      <w:r w:rsidR="00BD7167" w:rsidRPr="008C3D75">
        <w:rPr>
          <w:szCs w:val="22"/>
          <w:lang w:val="sk-SK"/>
        </w:rPr>
        <w:t>Maxima korelácií medzi respiráciou a S1 po filtrácií rôznymi pásmovými filtrami</w:t>
      </w:r>
      <w:bookmarkEnd w:id="1841"/>
      <w:bookmarkEnd w:id="1842"/>
      <w:bookmarkEnd w:id="1845"/>
    </w:p>
    <w:p w14:paraId="240C6F7D" w14:textId="78ACC189" w:rsidR="00BD7167" w:rsidRPr="008C3D75" w:rsidRDefault="00BD7167" w:rsidP="002C512A">
      <w:pPr>
        <w:pStyle w:val="Caption"/>
        <w:rPr>
          <w:vanish/>
          <w:lang w:val="sk-SK"/>
        </w:rPr>
      </w:pPr>
      <w:r w:rsidRPr="008C3D75">
        <w:rPr>
          <w:lang w:val="sk-SK"/>
        </w:rPr>
        <w:t xml:space="preserve">. </w:t>
      </w:r>
      <w:r w:rsidRPr="008C3D75">
        <w:rPr>
          <w:szCs w:val="22"/>
          <w:lang w:val="sk-SK"/>
        </w:rPr>
        <w:t>Čísla v tabuľkách reprezentujú korelácie medzi R-S1 funkciou (vzdialenosť prvého srdcového zvuku od R vlny)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p>
    <w:p w14:paraId="767CBD70" w14:textId="77777777" w:rsidR="002C512A" w:rsidRPr="008C3D75" w:rsidRDefault="002C512A" w:rsidP="00BD7167"/>
    <w:p w14:paraId="0C1DCAE1" w14:textId="4BA45E54" w:rsidR="00A37FEB" w:rsidRPr="008C3D75" w:rsidRDefault="00BD7167" w:rsidP="00BD7167">
      <w:pPr>
        <w:rPr>
          <w:vanish/>
        </w:rPr>
      </w:pPr>
      <w:r w:rsidRPr="008C3D75">
        <w:t xml:space="preserve">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Hodnoty korelácií po fourierovej transformácií a DWT sú zhruba rovnaké. Ak pri jednom filtri zoberieme maximálnu hodnotu korelácie u každého subjektu, dostaneme množinu maximálnych korelácií pre daný filter a všetkých dobrovoľníkov. Mediány tejto množiny zachytáva </w:t>
      </w:r>
      <w:r w:rsidRPr="008C3D75">
        <w:fldChar w:fldCharType="begin"/>
      </w:r>
      <w:r w:rsidRPr="008C3D75">
        <w:instrText xml:space="preserve"> REF _Ref510262471 \h </w:instrText>
      </w:r>
      <w:r w:rsidRPr="008C3D75">
        <w:rPr>
          <w:rPrChange w:id="1848" w:author="admin" w:date="2018-06-18T11:14:00Z">
            <w:rPr/>
          </w:rPrChange>
        </w:rPr>
        <w:fldChar w:fldCharType="separate"/>
      </w:r>
    </w:p>
    <w:p w14:paraId="6DFCE39D" w14:textId="526CF4C2" w:rsidR="00BD7167" w:rsidRPr="008C3D75" w:rsidRDefault="00A37FEB" w:rsidP="00BD7167">
      <w:pPr>
        <w:rPr>
          <w:vanish/>
        </w:rPr>
      </w:pPr>
      <w:r w:rsidRPr="008C3D75">
        <w:lastRenderedPageBreak/>
        <w:t xml:space="preserve">Tabuľka </w:t>
      </w:r>
      <w:r w:rsidRPr="008C3D75">
        <w:rPr>
          <w:noProof/>
        </w:rPr>
        <w:t>7</w:t>
      </w:r>
      <w:r w:rsidR="00BD7167" w:rsidRPr="008C3D75">
        <w:fldChar w:fldCharType="end"/>
      </w:r>
      <w:r w:rsidR="00BD7167" w:rsidRPr="008C3D75">
        <w:t xml:space="preserve">. Prvá tabuľka reprezentuje hlboké dýchanie fourierovu transformáciu, druhá spontánne. dýchanie a </w:t>
      </w:r>
      <w:del w:id="1849" w:author="admin" w:date="2018-06-18T11:19:00Z">
        <w:r w:rsidR="00BD7167" w:rsidRPr="008C3D75" w:rsidDel="008C3D75">
          <w:delText>fourierovú</w:delText>
        </w:r>
      </w:del>
      <w:ins w:id="1850" w:author="admin" w:date="2018-06-18T11:19:00Z">
        <w:r w:rsidR="008C3D75" w:rsidRPr="008C3D75">
          <w:t>fourierovu</w:t>
        </w:r>
      </w:ins>
      <w:r w:rsidR="00BD7167" w:rsidRPr="008C3D75">
        <w:t xml:space="preserve"> transformáciu. Posledné dve, 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w:t>
      </w:r>
      <w:del w:id="1851" w:author="admin" w:date="2018-06-18T11:19:00Z">
        <w:r w:rsidR="00BD7167" w:rsidRPr="008C3D75" w:rsidDel="008C3D75">
          <w:delText>spontnánne</w:delText>
        </w:r>
      </w:del>
      <w:ins w:id="1852" w:author="admin" w:date="2018-06-18T11:19:00Z">
        <w:r w:rsidR="008C3D75" w:rsidRPr="008C3D75">
          <w:t>spontánne</w:t>
        </w:r>
      </w:ins>
      <w:r w:rsidR="00BD7167" w:rsidRPr="008C3D75">
        <w:t xml:space="preserve">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w:t>
      </w:r>
      <w:r w:rsidR="00BD7167" w:rsidRPr="008C3D75">
        <w:lastRenderedPageBreak/>
        <w:t xml:space="preserve">vyladiť medzné hranice jemnejšie ako pri DWT, dosahuje preto o niečo vyšších </w:t>
      </w:r>
      <w:r w:rsidR="00BD7167" w:rsidRPr="008C3D75">
        <w:rPr>
          <w:noProof/>
          <w:szCs w:val="22"/>
          <w:lang w:val="en-US" w:eastAsia="en-US"/>
        </w:rPr>
        <w:drawing>
          <wp:inline distT="0" distB="0" distL="0" distR="0" wp14:anchorId="3BD42CB7" wp14:editId="55C436B4">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391785" cy="5141595"/>
                    </a:xfrm>
                    <a:prstGeom prst="rect">
                      <a:avLst/>
                    </a:prstGeom>
                    <a:noFill/>
                    <a:ln w="9525">
                      <a:noFill/>
                      <a:miter lim="800000"/>
                      <a:headEnd/>
                      <a:tailEnd/>
                    </a:ln>
                  </pic:spPr>
                </pic:pic>
              </a:graphicData>
            </a:graphic>
          </wp:inline>
        </w:drawing>
      </w:r>
      <w:bookmarkStart w:id="1853" w:name="_Ref510262471"/>
    </w:p>
    <w:p w14:paraId="19B501FD" w14:textId="77777777" w:rsidR="00BD7167" w:rsidRPr="008C3D75" w:rsidRDefault="00BD7167" w:rsidP="00BD7167">
      <w:pPr>
        <w:pStyle w:val="Caption"/>
        <w:rPr>
          <w:vanish/>
          <w:lang w:val="sk-SK"/>
          <w:specVanish/>
        </w:rPr>
      </w:pPr>
      <w:bookmarkStart w:id="1854" w:name="_Toc510268064"/>
      <w:bookmarkStart w:id="1855" w:name="_Toc513584975"/>
      <w:bookmarkStart w:id="1856" w:name="_Toc516835704"/>
      <w:r w:rsidRPr="008C3D75">
        <w:rPr>
          <w:lang w:val="sk-SK"/>
        </w:rPr>
        <w:t xml:space="preserve">Tabuľka </w:t>
      </w:r>
      <w:r w:rsidRPr="008C3D75">
        <w:rPr>
          <w:lang w:val="sk-SK"/>
        </w:rPr>
        <w:fldChar w:fldCharType="begin"/>
      </w:r>
      <w:r w:rsidRPr="008C3D75">
        <w:rPr>
          <w:lang w:val="sk-SK"/>
        </w:rPr>
        <w:instrText xml:space="preserve"> SEQ Tabuľka \* ARABIC </w:instrText>
      </w:r>
      <w:r w:rsidRPr="008C3D75">
        <w:rPr>
          <w:lang w:val="sk-SK"/>
          <w:rPrChange w:id="1857" w:author="admin" w:date="2018-06-18T11:14:00Z">
            <w:rPr>
              <w:lang w:val="sk-SK"/>
            </w:rPr>
          </w:rPrChange>
        </w:rPr>
        <w:fldChar w:fldCharType="separate"/>
      </w:r>
      <w:r w:rsidR="00A37FEB" w:rsidRPr="008C3D75">
        <w:rPr>
          <w:noProof/>
          <w:lang w:val="sk-SK"/>
        </w:rPr>
        <w:t>7</w:t>
      </w:r>
      <w:r w:rsidRPr="005C2483">
        <w:rPr>
          <w:lang w:val="sk-SK"/>
        </w:rPr>
        <w:fldChar w:fldCharType="end"/>
      </w:r>
      <w:bookmarkEnd w:id="1853"/>
      <w:r w:rsidRPr="008C3D75">
        <w:rPr>
          <w:lang w:val="sk-SK"/>
        </w:rPr>
        <w:t>: Mediány korelácií medzi R-S1 krivkou a respiráciou 30 dobrovoľníkov</w:t>
      </w:r>
      <w:bookmarkEnd w:id="1854"/>
      <w:bookmarkEnd w:id="1855"/>
      <w:bookmarkEnd w:id="1856"/>
      <w:r w:rsidRPr="008C3D75">
        <w:rPr>
          <w:vanish/>
          <w:lang w:val="sk-SK"/>
          <w:specVanish/>
        </w:rPr>
        <w:t xml:space="preserve"> </w:t>
      </w:r>
    </w:p>
    <w:p w14:paraId="5019F571" w14:textId="7815E17B" w:rsidR="00BD7167" w:rsidRPr="008C3D75" w:rsidRDefault="002C512A" w:rsidP="00BD7167">
      <w:pPr>
        <w:rPr>
          <w:vanish/>
        </w:rPr>
      </w:pPr>
      <w:r w:rsidRPr="008C3D75">
        <w:rPr>
          <w:vanish/>
        </w:rPr>
        <w:t xml:space="preserve"> </w:t>
      </w:r>
    </w:p>
    <w:p w14:paraId="7A78272A" w14:textId="77777777" w:rsidR="002C512A" w:rsidRPr="008C3D75" w:rsidRDefault="002C512A" w:rsidP="00BD7167">
      <w:pPr>
        <w:rPr>
          <w:vanish/>
        </w:rPr>
      </w:pPr>
    </w:p>
    <w:p w14:paraId="38CAEED2" w14:textId="582B92DC" w:rsidR="00BD7167" w:rsidRPr="008C3D75" w:rsidRDefault="00BD7167" w:rsidP="002C512A">
      <w:pPr>
        <w:rPr>
          <w:vanish/>
        </w:rPr>
      </w:pPr>
      <w:r w:rsidRPr="008C3D75">
        <w:t>. DWT však nie je tak citlivé na zmenu frekvenčného pásma. Banky filtrov db4, db14 a coif2 dosahovali veľmi podobných výsledkov. Na základe tejto štúdie sa dá povedať, že fourierová transformácia je dostatočná pre filtrovanie HS. Dôležitejšie ako výber metódy filtrovania je zvolenie vhodného frekvenčného pásma pre každý subjekt individuálne. Ak by nejakej aplikácií nebolo možne zisťovať vhodné pásmo pre každého individuálne, dá sa odporučiť filtrovanie v pásme 25-150Hz. Korelácia R-S1 s respiráciou sa ukázala byť vhodnou metódou na hodnotenie vhodného nastavenia filtrov</w:t>
      </w:r>
      <w:ins w:id="1858" w:author="admin" w:date="2018-06-18T11:20:00Z">
        <w:r w:rsidR="008C3D75">
          <w:t>tu má byť nový riadok?</w:t>
        </w:r>
      </w:ins>
    </w:p>
    <w:p w14:paraId="5C38CA26" w14:textId="05DB4F3F" w:rsidR="00BD7167" w:rsidRPr="008C3D75" w:rsidRDefault="00BD7167" w:rsidP="00BD7167">
      <w:pPr>
        <w:pStyle w:val="Heading3"/>
      </w:pPr>
      <w:bookmarkStart w:id="1859" w:name="_Toc510268152"/>
      <w:bookmarkStart w:id="1860" w:name="_Toc516835636"/>
      <w:r w:rsidRPr="008C3D75">
        <w:t xml:space="preserve">Detekcia </w:t>
      </w:r>
      <w:r w:rsidR="009076DD" w:rsidRPr="008C3D75">
        <w:t>srdcov</w:t>
      </w:r>
      <w:r w:rsidRPr="008C3D75">
        <w:t>ého zvuku S2</w:t>
      </w:r>
      <w:bookmarkEnd w:id="1859"/>
      <w:bookmarkEnd w:id="1860"/>
    </w:p>
    <w:p w14:paraId="09B0082C" w14:textId="77777777" w:rsidR="00BD7167" w:rsidRPr="008C3D75" w:rsidRDefault="00BD7167" w:rsidP="00BD7167">
      <w:pPr>
        <w:tabs>
          <w:tab w:val="left" w:pos="7140"/>
        </w:tabs>
      </w:pPr>
    </w:p>
    <w:p w14:paraId="413636D5" w14:textId="77777777" w:rsidR="00BD7167" w:rsidRPr="008C3D75" w:rsidRDefault="00BD7167" w:rsidP="00BD7167">
      <w:pPr>
        <w:tabs>
          <w:tab w:val="left" w:pos="7140"/>
        </w:tabs>
      </w:pPr>
      <w:r w:rsidRPr="008C3D75">
        <w:lastRenderedPageBreak/>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p>
    <w:p w14:paraId="57E261B8" w14:textId="77777777" w:rsidR="00BD7167" w:rsidRPr="008C3D75" w:rsidRDefault="00BD7167" w:rsidP="00BD7167">
      <w:pPr>
        <w:tabs>
          <w:tab w:val="left" w:pos="7140"/>
        </w:tabs>
      </w:pPr>
    </w:p>
    <w:p w14:paraId="22CBAF9B" w14:textId="77777777" w:rsidR="00BD7167" w:rsidRPr="008C3D75" w:rsidRDefault="00BD7167" w:rsidP="00BD7167">
      <w:pPr>
        <w:pStyle w:val="Heading2"/>
      </w:pPr>
      <w:bookmarkStart w:id="1861" w:name="_Toc386404213"/>
      <w:bookmarkStart w:id="1862" w:name="_Toc510268153"/>
      <w:bookmarkStart w:id="1863" w:name="_Toc516835637"/>
      <w:r w:rsidRPr="008C3D75">
        <w:t xml:space="preserve">Detekcia </w:t>
      </w:r>
      <w:bookmarkEnd w:id="1861"/>
      <w:r w:rsidRPr="008C3D75">
        <w:t>bioimpedančných parametrov</w:t>
      </w:r>
      <w:bookmarkEnd w:id="1862"/>
      <w:bookmarkEnd w:id="1863"/>
    </w:p>
    <w:p w14:paraId="7B1C8607" w14:textId="7C74C160" w:rsidR="00BD7167" w:rsidRPr="008C3D75" w:rsidRDefault="00BD7167" w:rsidP="00BD7167">
      <w:r w:rsidRPr="008C3D75">
        <w:t xml:space="preserve">Impedančná kardiografia dosahuje nízku presnosť pri odhade absolútnych </w:t>
      </w:r>
      <w:r w:rsidR="009076DD" w:rsidRPr="008C3D75">
        <w:t>srdcov</w:t>
      </w:r>
      <w:r w:rsidRPr="008C3D75">
        <w:t xml:space="preserve">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8C3D75">
        <w:t xml:space="preserve">. Predpokladanými zdrojmi signálu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8C3D75">
        <w:t xml:space="preserve"> sú zmeny v objeme </w:t>
      </w:r>
      <w:r w:rsidRPr="008C3D75">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rsidRPr="008C3D75">
        <w:instrText xml:space="preserve"> ADDIN EN.CITE </w:instrText>
      </w:r>
      <w:r w:rsidR="00284C6A" w:rsidRPr="008C3D75">
        <w:rPr>
          <w:rPrChange w:id="1864" w:author="admin" w:date="2018-06-18T11:14:00Z">
            <w:rPr/>
          </w:rPrChange>
        </w:rPr>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rsidRPr="008C3D75">
        <w:instrText xml:space="preserve"> ADDIN EN.CITE.DATA </w:instrText>
      </w:r>
      <w:r w:rsidR="00284C6A" w:rsidRPr="008C3D75">
        <w:rPr>
          <w:rPrChange w:id="1865" w:author="admin" w:date="2018-06-18T11:14:00Z">
            <w:rPr/>
          </w:rPrChange>
        </w:rPr>
      </w:r>
      <w:r w:rsidR="00284C6A" w:rsidRPr="008C3D75">
        <w:rPr>
          <w:rPrChange w:id="1866" w:author="admin" w:date="2018-06-18T11:14:00Z">
            <w:rPr/>
          </w:rPrChange>
        </w:rPr>
        <w:fldChar w:fldCharType="end"/>
      </w:r>
      <w:r w:rsidRPr="008C3D75">
        <w:rPr>
          <w:rPrChange w:id="1867" w:author="admin" w:date="2018-06-18T11:14:00Z">
            <w:rPr/>
          </w:rPrChange>
        </w:rPr>
      </w:r>
      <w:r w:rsidRPr="008C3D75">
        <w:rPr>
          <w:rPrChange w:id="1868" w:author="admin" w:date="2018-06-18T11:14:00Z">
            <w:rPr/>
          </w:rPrChange>
        </w:rPr>
        <w:fldChar w:fldCharType="separate"/>
      </w:r>
      <w:r w:rsidRPr="008C3D75">
        <w:rPr>
          <w:noProof/>
        </w:rPr>
        <w:t>[66]</w:t>
      </w:r>
      <w:r w:rsidRPr="008C3D75">
        <w:fldChar w:fldCharType="end"/>
      </w:r>
      <w:r w:rsidRPr="008C3D75">
        <w:t xml:space="preserve"> a rýchlosti </w:t>
      </w:r>
      <w:r w:rsidRPr="008C3D75">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rsidRPr="008C3D75">
        <w:instrText xml:space="preserve"> ADDIN EN.CITE </w:instrText>
      </w:r>
      <w:r w:rsidR="00284C6A" w:rsidRPr="008C3D75">
        <w:rPr>
          <w:rPrChange w:id="1869" w:author="admin" w:date="2018-06-18T11:14:00Z">
            <w:rPr/>
          </w:rPrChange>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rsidRPr="008C3D75">
        <w:instrText xml:space="preserve"> ADDIN EN.CITE.DATA </w:instrText>
      </w:r>
      <w:r w:rsidR="00284C6A" w:rsidRPr="008C3D75">
        <w:rPr>
          <w:rPrChange w:id="1870" w:author="admin" w:date="2018-06-18T11:14:00Z">
            <w:rPr/>
          </w:rPrChange>
        </w:rPr>
      </w:r>
      <w:r w:rsidR="00284C6A" w:rsidRPr="008C3D75">
        <w:rPr>
          <w:rPrChange w:id="1871" w:author="admin" w:date="2018-06-18T11:14:00Z">
            <w:rPr/>
          </w:rPrChange>
        </w:rPr>
        <w:fldChar w:fldCharType="end"/>
      </w:r>
      <w:r w:rsidRPr="008C3D75">
        <w:rPr>
          <w:rPrChange w:id="1872" w:author="admin" w:date="2018-06-18T11:14:00Z">
            <w:rPr/>
          </w:rPrChange>
        </w:rPr>
      </w:r>
      <w:r w:rsidRPr="008C3D75">
        <w:rPr>
          <w:rPrChange w:id="1873" w:author="admin" w:date="2018-06-18T11:14:00Z">
            <w:rPr/>
          </w:rPrChange>
        </w:rPr>
        <w:fldChar w:fldCharType="separate"/>
      </w:r>
      <w:r w:rsidRPr="008C3D75">
        <w:rPr>
          <w:noProof/>
        </w:rPr>
        <w:t>[3, 48]</w:t>
      </w:r>
      <w:r w:rsidRPr="008C3D75">
        <w:fldChar w:fldCharType="end"/>
      </w:r>
      <w:r w:rsidRPr="008C3D75">
        <w:t xml:space="preserve"> krvi v artériách počas </w:t>
      </w:r>
      <w:r w:rsidR="009076DD" w:rsidRPr="008C3D75">
        <w:t>srdcov</w:t>
      </w:r>
      <w:r w:rsidRPr="008C3D75">
        <w:t xml:space="preserve">ého cyklu. Ďalšími zdrojmi môžu byť svalová aktivita, dýchanie, žilný návrat. Takisto sa presne nevie akou veľkosťou prispievajú jednotlivé zložky na moduláciu veľkosti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8C3D75">
        <w:t xml:space="preserve">. Je preto doležité rozšíriť znalosti o vzťahoch tohto parametra s inými hemodynamickými parametrami. Takisto je potrebné upresniť vzájomný vzťah impedančných parametrov a iných hemodynamických parametrov ako arteriálny krvný tlak, </w:t>
      </w:r>
      <w:r w:rsidR="009076DD" w:rsidRPr="008C3D75">
        <w:t>srdcov</w:t>
      </w:r>
      <w:r w:rsidRPr="008C3D75">
        <w:t xml:space="preserve">é zvuky a RR </w:t>
      </w:r>
      <w:del w:id="1874" w:author="admin" w:date="2018-06-18T11:21:00Z">
        <w:r w:rsidRPr="008C3D75" w:rsidDel="008C3D75">
          <w:delText>intervali</w:delText>
        </w:r>
      </w:del>
      <w:ins w:id="1875" w:author="admin" w:date="2018-06-18T11:21:00Z">
        <w:r w:rsidR="008C3D75" w:rsidRPr="008C3D75">
          <w:t>intervaly</w:t>
        </w:r>
      </w:ins>
      <w:r w:rsidRPr="008C3D75">
        <w:t>. Až budú presnejšie známe vplyvy jednotlivých zdrojov na modulujáciu</w:t>
      </w:r>
      <w:ins w:id="1876" w:author="admin" w:date="2018-06-18T11:21:00Z">
        <w:r w:rsidR="008C3D75">
          <w:t xml:space="preserve"> moduláciu</w:t>
        </w:r>
      </w:ins>
      <w:r w:rsidRPr="008C3D75">
        <w:t xml:space="preserve">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8C3D75">
        <w:t xml:space="preserve">, budeme vedieť navrhnúť presnejšie modely ktoré ho budú používať nielen na výpočet SV a CO. </w:t>
      </w:r>
    </w:p>
    <w:p w14:paraId="104EA7A4" w14:textId="77777777" w:rsidR="00BD7167" w:rsidRPr="008C3D75" w:rsidRDefault="00BD7167" w:rsidP="00BD7167"/>
    <w:p w14:paraId="3482040A" w14:textId="77777777" w:rsidR="00BD7167" w:rsidRPr="008C3D75" w:rsidRDefault="00BD7167" w:rsidP="00BD7167">
      <w:pPr>
        <w:pStyle w:val="Heading3"/>
      </w:pPr>
      <w:bookmarkStart w:id="1877" w:name="_Toc510268157"/>
      <w:bookmarkStart w:id="1878" w:name="_Toc516835638"/>
      <w:r w:rsidRPr="008C3D75">
        <w:t>Úvod do navrhnutej metodiky</w:t>
      </w:r>
      <w:bookmarkEnd w:id="1877"/>
      <w:bookmarkEnd w:id="1878"/>
    </w:p>
    <w:p w14:paraId="7AE1B5B7" w14:textId="77777777" w:rsidR="00BD7167" w:rsidRPr="008C3D75" w:rsidRDefault="00BD7167" w:rsidP="00BD7167"/>
    <w:p w14:paraId="400535A0" w14:textId="77777777" w:rsidR="00BD7167" w:rsidRPr="008C3D75" w:rsidRDefault="00BD7167" w:rsidP="00BD7167">
      <w:r w:rsidRPr="008C3D75">
        <w:t>Pre vyšetrenie vzťahov medzi impedančnými parametrami boli detekované nasledujúce parametre:</w:t>
      </w:r>
    </w:p>
    <w:p w14:paraId="22E7169D" w14:textId="77777777" w:rsidR="00BD7167" w:rsidRPr="008C3D75" w:rsidRDefault="00BD7167" w:rsidP="00BD7167"/>
    <w:p w14:paraId="165B568F" w14:textId="77777777" w:rsidR="00BD7167" w:rsidRPr="008C3D75" w:rsidRDefault="00BD7167" w:rsidP="00BD7167">
      <w:pPr>
        <w:pStyle w:val="ListParagraph"/>
        <w:numPr>
          <w:ilvl w:val="0"/>
          <w:numId w:val="22"/>
        </w:numPr>
        <w:rPr>
          <w:b/>
          <w:i/>
        </w:rPr>
      </w:pPr>
      <m:oMath>
        <m:r>
          <m:rPr>
            <m:sty m:val="bi"/>
          </m:rPr>
          <w:rPr>
            <w:rFonts w:ascii="Cambria Math" w:hAnsi="Cambria Math"/>
          </w:rPr>
          <w:lastRenderedPageBreak/>
          <m:t>Stredn</m:t>
        </m:r>
        <m:r>
          <m:rPr>
            <m:sty m:val="bi"/>
          </m:rPr>
          <w:rPr>
            <w:rFonts w:ascii="Cambria Math" w:hAnsi="Cambria Math"/>
            <w:rPrChange w:id="1879" w:author="admin" w:date="2018-06-18T11:14:00Z">
              <w:rPr>
                <w:rFonts w:ascii="Cambria Math" w:hAnsi="Cambria Math"/>
              </w:rPr>
            </w:rPrChange>
          </w:rPr>
          <m:t xml:space="preserve">ý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8C3D75">
        <w:rPr>
          <w:b/>
          <w:i/>
        </w:rPr>
        <w:t xml:space="preserve"> </w:t>
      </w:r>
      <w:r w:rsidRPr="008C3D75">
        <w:t>(</w:t>
      </w:r>
      <m:oMath>
        <m:sSub>
          <m:sSubPr>
            <m:ctrlPr>
              <w:rPr>
                <w:rFonts w:ascii="Cambria Math" w:hAnsi="Cambria Math"/>
                <w:b/>
                <w:i/>
              </w:rPr>
            </m:ctrlPr>
          </m:sSubPr>
          <m:e>
            <m:r>
              <m:rPr>
                <m:sty m:val="bi"/>
              </m:rPr>
              <w:rPr>
                <w:rFonts w:ascii="Cambria Math" w:hAnsi="Cambria Math"/>
              </w:rPr>
              <m:t>Mean</m:t>
            </m:r>
            <m:r>
              <m:rPr>
                <m:sty m:val="bi"/>
              </m:rPr>
              <w:rPr>
                <w:rFonts w:ascii="Cambria Math" w:hAnsi="Cambria Math"/>
                <w:rPrChange w:id="1880" w:author="admin" w:date="2018-06-18T11:14:00Z">
                  <w:rPr>
                    <w:rFonts w:ascii="Cambria Math" w:hAnsi="Cambria Math"/>
                  </w:rPr>
                </w:rPrChange>
              </w:rPr>
              <m:t xml:space="preserve"> Z</m:t>
            </m:r>
            <m:r>
              <m:rPr>
                <m:sty m:val="bi"/>
              </m:rPr>
              <w:rPr>
                <w:rFonts w:ascii="Cambria Math" w:hAnsi="Cambria Math"/>
                <w:rPrChange w:id="1881" w:author="admin" w:date="2018-06-18T11:14:00Z">
                  <w:rPr>
                    <w:rFonts w:ascii="Cambria Math" w:hAnsi="Cambria Math"/>
                  </w:rPr>
                </w:rPrChange>
              </w:rPr>
              <m:t>0</m:t>
            </m:r>
          </m:e>
          <m:sub>
            <m:r>
              <m:rPr>
                <m:sty m:val="bi"/>
              </m:rPr>
              <w:rPr>
                <w:rFonts w:ascii="Cambria Math" w:hAnsi="Cambria Math"/>
              </w:rPr>
              <m:t>i</m:t>
            </m:r>
          </m:sub>
        </m:sSub>
      </m:oMath>
      <w:r w:rsidRPr="008C3D75">
        <w:t xml:space="preserve">) </w:t>
      </w:r>
      <w:r w:rsidRPr="008C3D75">
        <w:rPr>
          <w:b/>
          <w:i/>
        </w:rPr>
        <w:t>(</w:t>
      </w:r>
      <w:r w:rsidRPr="008C3D75">
        <w:t>Ω)</w:t>
      </w:r>
    </w:p>
    <w:p w14:paraId="49147767" w14:textId="77777777" w:rsidR="00BD7167" w:rsidRPr="008C3D75" w:rsidRDefault="00BD7167" w:rsidP="00BD7167">
      <w:pPr>
        <w:pStyle w:val="ListParagraph"/>
        <w:numPr>
          <w:ilvl w:val="0"/>
          <w:numId w:val="22"/>
        </w:numPr>
        <w:rPr>
          <w:b/>
        </w:rPr>
      </w:pPr>
      <m:oMath>
        <m:r>
          <m:rPr>
            <m:sty m:val="bi"/>
          </m:rPr>
          <w:rPr>
            <w:rFonts w:ascii="Cambria Math" w:hAnsi="Cambria Math"/>
          </w:rPr>
          <m:t>-</m:t>
        </m:r>
        <m:r>
          <m:rPr>
            <m:sty m:val="bi"/>
          </m:rPr>
          <w:rPr>
            <w:rFonts w:ascii="Cambria Math" w:hAnsi="Cambria Math"/>
            <w:rPrChange w:id="1882" w:author="admin" w:date="2018-06-18T11:14:00Z">
              <w:rPr>
                <w:rFonts w:ascii="Cambria Math" w:hAnsi="Cambria Math"/>
              </w:rPr>
            </w:rPrChange>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m:t>
        </m:r>
        <m:r>
          <m:rPr>
            <m:sty m:val="bi"/>
          </m:rPr>
          <w:rPr>
            <w:rFonts w:ascii="Cambria Math" w:hAnsi="Cambria Math"/>
            <w:rPrChange w:id="1883" w:author="admin" w:date="2018-06-18T11:14:00Z">
              <w:rPr>
                <w:rFonts w:ascii="Cambria Math" w:hAnsi="Cambria Math"/>
              </w:rPr>
            </w:rPrChange>
          </w:rPr>
          <m:t>t</m:t>
        </m:r>
        <m:f>
          <m:fPr>
            <m:type m:val="lin"/>
            <m:ctrlPr>
              <w:rPr>
                <w:rFonts w:ascii="Cambria Math" w:hAnsi="Cambria Math"/>
                <w:b/>
                <w:i/>
              </w:rPr>
            </m:ctrlPr>
          </m:fPr>
          <m:num>
            <m:r>
              <m:rPr>
                <m:sty m:val="bi"/>
              </m:rPr>
              <w:rPr>
                <w:rFonts w:ascii="Cambria Math" w:hAnsi="Cambria Math"/>
              </w:rPr>
              <m:t>)</m:t>
            </m:r>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den>
        </m:f>
      </m:oMath>
      <w:r w:rsidRPr="008C3D75">
        <w:rPr>
          <w:b/>
        </w:rPr>
        <w:t xml:space="preserve"> (</w:t>
      </w:r>
      <w:r w:rsidRPr="008C3D75">
        <w:t>Ω/s)</w:t>
      </w:r>
    </w:p>
    <w:p w14:paraId="313580E3" w14:textId="77777777" w:rsidR="00BD7167" w:rsidRPr="008C3D75" w:rsidRDefault="00BD7167" w:rsidP="00BD7167">
      <w:pPr>
        <w:pStyle w:val="ListParagraph"/>
        <w:numPr>
          <w:ilvl w:val="0"/>
          <w:numId w:val="22"/>
        </w:numPr>
      </w:pPr>
      <w:r w:rsidRPr="008C3D75">
        <w:t>Čas šírenia pulznej vlny</w:t>
      </w:r>
      <w:r w:rsidRPr="008C3D75">
        <w:rPr>
          <w:b/>
        </w:rPr>
        <w:t xml:space="preserve"> </w:t>
      </w:r>
      <w:r w:rsidRPr="008C3D75">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8C3D75">
        <w:t xml:space="preserve"> - Pulse Wave Transit Time) (s)</w:t>
      </w:r>
    </w:p>
    <w:p w14:paraId="6C9E4F77" w14:textId="6DD8C604" w:rsidR="00BD7167" w:rsidRPr="008C3D75" w:rsidRDefault="00BD7167" w:rsidP="00BD7167">
      <w:pPr>
        <w:pStyle w:val="ListParagraph"/>
        <w:numPr>
          <w:ilvl w:val="0"/>
          <w:numId w:val="22"/>
        </w:numPr>
      </w:pPr>
      <w:r w:rsidRPr="008C3D75">
        <w:t>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m:t>
            </m:r>
            <m:r>
              <m:rPr>
                <m:sty m:val="bi"/>
              </m:rPr>
              <w:rPr>
                <w:rFonts w:ascii="Cambria Math" w:hAnsi="Cambria Math"/>
                <w:rPrChange w:id="1884" w:author="admin" w:date="2018-06-18T11:14:00Z">
                  <w:rPr>
                    <w:rFonts w:ascii="Cambria Math" w:hAnsi="Cambria Math"/>
                  </w:rPr>
                </w:rPrChange>
              </w:rPr>
              <m:t>-j</m:t>
            </m:r>
          </m:sub>
        </m:sSub>
      </m:oMath>
      <w:r w:rsidRPr="008C3D75">
        <w:rPr>
          <w:b/>
        </w:rPr>
        <w:t xml:space="preserve"> - </w:t>
      </w:r>
      <w:r w:rsidRPr="008C3D75">
        <w:t>Pulse Wave Velocitu</w:t>
      </w:r>
      <w:ins w:id="1885" w:author="admin" w:date="2018-06-18T11:21:00Z">
        <w:r w:rsidR="008C3D75">
          <w:t xml:space="preserve"> Velocity</w:t>
        </w:r>
      </w:ins>
      <w:r w:rsidRPr="008C3D75">
        <w:t>) (s/m)</w:t>
      </w:r>
    </w:p>
    <w:p w14:paraId="105B819E" w14:textId="77777777" w:rsidR="00BD7167" w:rsidRPr="008C3D75" w:rsidRDefault="00BD7167" w:rsidP="00BD7167">
      <w:pPr>
        <w:pStyle w:val="ListParagraph"/>
        <w:numPr>
          <w:ilvl w:val="0"/>
          <w:numId w:val="22"/>
        </w:numPr>
      </w:pPr>
      <w:r w:rsidRPr="008C3D75">
        <w:t>Systolický krvný tlak (</w:t>
      </w:r>
      <w:r w:rsidRPr="008C3D75">
        <w:rPr>
          <w:b/>
        </w:rPr>
        <w:t>SBP</w:t>
      </w:r>
      <w:r w:rsidRPr="008C3D75">
        <w:t>) (mmHg)</w:t>
      </w:r>
    </w:p>
    <w:p w14:paraId="218847C4" w14:textId="77777777" w:rsidR="00BD7167" w:rsidRPr="008C3D75" w:rsidRDefault="00BD7167" w:rsidP="00BD7167">
      <w:pPr>
        <w:pStyle w:val="ListParagraph"/>
        <w:numPr>
          <w:ilvl w:val="0"/>
          <w:numId w:val="22"/>
        </w:numPr>
      </w:pPr>
      <w:r w:rsidRPr="008C3D75">
        <w:t>Diastolický krvný tlak (</w:t>
      </w:r>
      <w:r w:rsidRPr="008C3D75">
        <w:rPr>
          <w:b/>
        </w:rPr>
        <w:t>DBP</w:t>
      </w:r>
      <w:r w:rsidRPr="008C3D75">
        <w:t>) (mmHg)</w:t>
      </w:r>
    </w:p>
    <w:p w14:paraId="0435FAFB" w14:textId="77777777" w:rsidR="00BD7167" w:rsidRPr="008C3D75" w:rsidRDefault="00BD7167" w:rsidP="00BD7167">
      <w:pPr>
        <w:pStyle w:val="ListParagraph"/>
        <w:numPr>
          <w:ilvl w:val="0"/>
          <w:numId w:val="22"/>
        </w:numPr>
      </w:pPr>
      <w:r w:rsidRPr="008C3D75">
        <w:t>Pulzný tlak (</w:t>
      </w:r>
      <w:r w:rsidRPr="008C3D75">
        <w:rPr>
          <w:b/>
        </w:rPr>
        <w:t>PP</w:t>
      </w:r>
      <w:r w:rsidRPr="008C3D75">
        <w:t>) (mmHg)</w:t>
      </w:r>
    </w:p>
    <w:p w14:paraId="25EA1B51" w14:textId="77777777" w:rsidR="00BD7167" w:rsidRPr="008C3D75" w:rsidRDefault="00BD7167" w:rsidP="00BD7167">
      <w:pPr>
        <w:pStyle w:val="ListParagraph"/>
        <w:numPr>
          <w:ilvl w:val="0"/>
          <w:numId w:val="22"/>
        </w:numPr>
      </w:pPr>
      <w:r w:rsidRPr="008C3D75">
        <w:t>Stredný tlak (</w:t>
      </w:r>
      <w:r w:rsidRPr="008C3D75">
        <w:rPr>
          <w:b/>
        </w:rPr>
        <w:t>MBP</w:t>
      </w:r>
      <w:r w:rsidRPr="008C3D75">
        <w:t>) (mmHg)</w:t>
      </w:r>
    </w:p>
    <w:p w14:paraId="2126CBBE" w14:textId="77777777" w:rsidR="00BD7167" w:rsidRPr="008C3D75" w:rsidRDefault="00BD7167" w:rsidP="00BD7167">
      <w:pPr>
        <w:pStyle w:val="ListParagraph"/>
        <w:numPr>
          <w:ilvl w:val="0"/>
          <w:numId w:val="22"/>
        </w:numPr>
      </w:pPr>
      <w:r w:rsidRPr="008C3D75">
        <w:t>Vzdialenosť SBP od R vlny (</w:t>
      </w:r>
      <w:r w:rsidRPr="008C3D75">
        <w:rPr>
          <w:b/>
        </w:rPr>
        <w:t>R-SBP</w:t>
      </w:r>
      <w:r w:rsidRPr="008C3D75">
        <w:t>) (s)</w:t>
      </w:r>
    </w:p>
    <w:p w14:paraId="6862FF47" w14:textId="77777777" w:rsidR="00BD7167" w:rsidRPr="008C3D75" w:rsidRDefault="00BD7167" w:rsidP="00BD7167">
      <w:pPr>
        <w:pStyle w:val="ListParagraph"/>
        <w:numPr>
          <w:ilvl w:val="0"/>
          <w:numId w:val="22"/>
        </w:numPr>
      </w:pPr>
      <w:r w:rsidRPr="008C3D75">
        <w:t>Vzdialenosť DBP od R vlny (</w:t>
      </w:r>
      <w:r w:rsidRPr="008C3D75">
        <w:rPr>
          <w:b/>
        </w:rPr>
        <w:t>R-DBP</w:t>
      </w:r>
      <w:r w:rsidRPr="008C3D75">
        <w:t>) (s)</w:t>
      </w:r>
    </w:p>
    <w:p w14:paraId="38E83D08" w14:textId="77777777" w:rsidR="00BD7167" w:rsidRPr="008C3D75" w:rsidRDefault="00BD7167" w:rsidP="00BD7167">
      <w:pPr>
        <w:pStyle w:val="ListParagraph"/>
        <w:numPr>
          <w:ilvl w:val="0"/>
          <w:numId w:val="22"/>
        </w:numPr>
      </w:pPr>
      <w:r w:rsidRPr="008C3D75">
        <w:t>Vzdialenosť S1 od R vlny (</w:t>
      </w:r>
      <w:r w:rsidRPr="008C3D75">
        <w:rPr>
          <w:b/>
        </w:rPr>
        <w:t>R-SBP</w:t>
      </w:r>
      <w:r w:rsidRPr="008C3D75">
        <w:t>) (s)</w:t>
      </w:r>
    </w:p>
    <w:p w14:paraId="407A2782" w14:textId="77777777" w:rsidR="00BD7167" w:rsidRPr="008C3D75" w:rsidRDefault="00BD7167" w:rsidP="00BD7167">
      <w:pPr>
        <w:pStyle w:val="ListParagraph"/>
        <w:numPr>
          <w:ilvl w:val="0"/>
          <w:numId w:val="22"/>
        </w:numPr>
      </w:pPr>
      <w:r w:rsidRPr="008C3D75">
        <w:t>Vzdialenosť S2 od R vlny (</w:t>
      </w:r>
      <w:r w:rsidRPr="008C3D75">
        <w:rPr>
          <w:b/>
        </w:rPr>
        <w:t>R-SBP</w:t>
      </w:r>
      <w:r w:rsidRPr="008C3D75">
        <w:t>) (s)</w:t>
      </w:r>
    </w:p>
    <w:p w14:paraId="294A8AA2" w14:textId="77777777" w:rsidR="00BD7167" w:rsidRPr="008C3D75" w:rsidRDefault="00BD7167" w:rsidP="00BD7167">
      <w:pPr>
        <w:pStyle w:val="ListParagraph"/>
        <w:numPr>
          <w:ilvl w:val="0"/>
          <w:numId w:val="22"/>
        </w:numPr>
      </w:pPr>
      <w:r w:rsidRPr="008C3D75">
        <w:t>Čas medzi S1 a S2 (</w:t>
      </w:r>
      <w:r w:rsidRPr="008C3D75">
        <w:rPr>
          <w:b/>
        </w:rPr>
        <w:t>S1-S2</w:t>
      </w:r>
      <w:r w:rsidRPr="008C3D75">
        <w:t>) (s)</w:t>
      </w:r>
    </w:p>
    <w:p w14:paraId="2BB52B9D" w14:textId="77777777" w:rsidR="00BD7167" w:rsidRPr="008C3D75" w:rsidRDefault="00BD7167" w:rsidP="00BD7167">
      <w:pPr>
        <w:pStyle w:val="ListParagraph"/>
        <w:numPr>
          <w:ilvl w:val="0"/>
          <w:numId w:val="22"/>
        </w:numPr>
      </w:pPr>
      <w:r w:rsidRPr="008C3D75">
        <w:t>Interval medzi dvoma R vlnami (</w:t>
      </w:r>
      <w:r w:rsidRPr="008C3D75">
        <w:rPr>
          <w:b/>
        </w:rPr>
        <w:t>RR</w:t>
      </w:r>
      <w:r w:rsidRPr="008C3D75">
        <w:t>) (s)</w:t>
      </w:r>
    </w:p>
    <w:p w14:paraId="6056F9CE" w14:textId="77777777" w:rsidR="00BD7167" w:rsidRPr="008C3D75" w:rsidRDefault="00BD7167" w:rsidP="00BD7167">
      <w:pPr>
        <w:pStyle w:val="ListParagraph"/>
        <w:numPr>
          <w:ilvl w:val="0"/>
          <w:numId w:val="22"/>
        </w:numPr>
      </w:pPr>
      <w:r w:rsidRPr="008C3D75">
        <w:t xml:space="preserve">Respiračná krivka </w:t>
      </w:r>
      <w:r w:rsidRPr="008C3D75">
        <w:rPr>
          <w:b/>
          <w:i/>
        </w:rPr>
        <w:t>(</w:t>
      </w:r>
      <w:r w:rsidRPr="008C3D75">
        <w:t>Ω)</w:t>
      </w:r>
    </w:p>
    <w:p w14:paraId="03BA3087" w14:textId="77777777" w:rsidR="00BD7167" w:rsidRPr="008C3D75" w:rsidRDefault="00BD7167" w:rsidP="00BD7167"/>
    <w:p w14:paraId="18E4529C" w14:textId="77777777" w:rsidR="00BD7167" w:rsidRPr="008C3D75" w:rsidRDefault="00BD7167" w:rsidP="00BD7167">
      <w:r w:rsidRPr="008C3D75">
        <w:t xml:space="preserve">Detekované parametre sú znázornené na </w:t>
      </w:r>
      <w:r w:rsidRPr="008C3D75">
        <w:fldChar w:fldCharType="begin"/>
      </w:r>
      <w:r w:rsidRPr="008C3D75">
        <w:instrText xml:space="preserve"> REF _Ref509143679 \h </w:instrText>
      </w:r>
      <w:r w:rsidRPr="008C3D75">
        <w:rPr>
          <w:rPrChange w:id="1886" w:author="admin" w:date="2018-06-18T11:14:00Z">
            <w:rPr/>
          </w:rPrChange>
        </w:rPr>
        <w:fldChar w:fldCharType="separate"/>
      </w:r>
      <w:r w:rsidR="00A37FEB" w:rsidRPr="008C3D75">
        <w:t xml:space="preserve">Obrázok </w:t>
      </w:r>
      <w:r w:rsidR="00A37FEB" w:rsidRPr="008C3D75">
        <w:rPr>
          <w:noProof/>
        </w:rPr>
        <w:t>3</w:t>
      </w:r>
      <w:r w:rsidR="00A37FEB" w:rsidRPr="008C3D75">
        <w:t>.</w:t>
      </w:r>
      <w:r w:rsidR="00A37FEB" w:rsidRPr="008C3D75">
        <w:rPr>
          <w:noProof/>
        </w:rPr>
        <w:t>13</w:t>
      </w:r>
      <w:r w:rsidRPr="008C3D75">
        <w:fldChar w:fldCharType="end"/>
      </w:r>
      <w:r w:rsidRPr="008C3D75">
        <w:t>.</w:t>
      </w:r>
    </w:p>
    <w:p w14:paraId="0A41DA8E" w14:textId="77777777" w:rsidR="00BD7167" w:rsidRPr="008C3D75" w:rsidRDefault="00BD7167" w:rsidP="00BD7167">
      <w:pPr>
        <w:jc w:val="center"/>
      </w:pPr>
      <w:r w:rsidRPr="008C3D75">
        <w:rPr>
          <w:noProof/>
          <w:lang w:val="en-US" w:eastAsia="en-US"/>
        </w:rPr>
        <w:lastRenderedPageBreak/>
        <w:drawing>
          <wp:inline distT="0" distB="0" distL="0" distR="0" wp14:anchorId="63738981" wp14:editId="626F0C34">
            <wp:extent cx="3349625" cy="5187315"/>
            <wp:effectExtent l="0" t="0" r="3175"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49625" cy="5187315"/>
                    </a:xfrm>
                    <a:prstGeom prst="rect">
                      <a:avLst/>
                    </a:prstGeom>
                    <a:noFill/>
                    <a:ln>
                      <a:noFill/>
                    </a:ln>
                  </pic:spPr>
                </pic:pic>
              </a:graphicData>
            </a:graphic>
          </wp:inline>
        </w:drawing>
      </w:r>
    </w:p>
    <w:p w14:paraId="1B6A2FB0" w14:textId="77777777" w:rsidR="00BD7167" w:rsidRPr="008C3D75" w:rsidRDefault="00BD7167" w:rsidP="00BD7167">
      <w:pPr>
        <w:pStyle w:val="Caption"/>
        <w:rPr>
          <w:vanish/>
          <w:lang w:val="sk-SK"/>
          <w:specVanish/>
        </w:rPr>
      </w:pPr>
      <w:bookmarkStart w:id="1887" w:name="_Ref509143679"/>
      <w:bookmarkStart w:id="1888" w:name="_Toc516835687"/>
      <w:r w:rsidRPr="008C3D75">
        <w:rPr>
          <w:lang w:val="sk-SK"/>
        </w:rPr>
        <w:t xml:space="preserve">Obrázok </w:t>
      </w:r>
      <w:r w:rsidRPr="005C2483">
        <w:rPr>
          <w:lang w:val="sk-SK"/>
        </w:rPr>
        <w:fldChar w:fldCharType="begin"/>
      </w:r>
      <w:r w:rsidRPr="008C3D75">
        <w:rPr>
          <w:lang w:val="sk-SK"/>
        </w:rPr>
        <w:instrText xml:space="preserve"> STYLEREF 1 \s </w:instrText>
      </w:r>
      <w:r w:rsidRPr="008C3D75">
        <w:rPr>
          <w:lang w:val="sk-SK"/>
          <w:rPrChange w:id="1889" w:author="admin" w:date="2018-06-18T11:14:00Z">
            <w:rPr>
              <w:lang w:val="sk-SK"/>
            </w:rPr>
          </w:rPrChange>
        </w:rPr>
        <w:fldChar w:fldCharType="separate"/>
      </w:r>
      <w:r w:rsidR="00A37FEB" w:rsidRPr="008C3D75">
        <w:rPr>
          <w:noProof/>
          <w:lang w:val="sk-SK"/>
        </w:rPr>
        <w:t>3</w:t>
      </w:r>
      <w:r w:rsidRPr="008C3D75">
        <w:rPr>
          <w:lang w:val="sk-SK"/>
          <w:rPrChange w:id="1890" w:author="admin" w:date="2018-06-18T11:14:00Z">
            <w:rPr>
              <w:lang w:val="sk-SK"/>
            </w:rPr>
          </w:rPrChange>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891" w:author="admin" w:date="2018-06-18T11:14:00Z">
            <w:rPr>
              <w:lang w:val="sk-SK"/>
            </w:rPr>
          </w:rPrChange>
        </w:rPr>
        <w:fldChar w:fldCharType="separate"/>
      </w:r>
      <w:r w:rsidR="00A37FEB" w:rsidRPr="008C3D75">
        <w:rPr>
          <w:noProof/>
          <w:lang w:val="sk-SK"/>
        </w:rPr>
        <w:t>13</w:t>
      </w:r>
      <w:r w:rsidRPr="008C3D75">
        <w:rPr>
          <w:lang w:val="sk-SK"/>
          <w:rPrChange w:id="1892" w:author="admin" w:date="2018-06-18T11:14:00Z">
            <w:rPr>
              <w:lang w:val="sk-SK"/>
            </w:rPr>
          </w:rPrChange>
        </w:rPr>
        <w:fldChar w:fldCharType="end"/>
      </w:r>
      <w:bookmarkEnd w:id="1887"/>
      <w:r w:rsidRPr="008C3D75">
        <w:rPr>
          <w:lang w:val="sk-SK"/>
        </w:rPr>
        <w:t>: Detekcia parametrov obehovej sústavy</w:t>
      </w:r>
      <w:bookmarkEnd w:id="1888"/>
    </w:p>
    <w:p w14:paraId="53B42BF5" w14:textId="2EC1862D" w:rsidR="00BD7167" w:rsidRPr="008C3D75" w:rsidRDefault="00BD7167" w:rsidP="00BD7167">
      <w:pPr>
        <w:rPr>
          <w:rFonts w:eastAsiaTheme="majorEastAsia" w:cstheme="majorBidi"/>
          <w:spacing w:val="10"/>
          <w:sz w:val="22"/>
          <w:szCs w:val="18"/>
          <w:lang w:eastAsia="en-US" w:bidi="en-US"/>
        </w:rPr>
      </w:pPr>
      <w:r w:rsidRPr="008C3D75">
        <w:t xml:space="preserve">. </w:t>
      </w:r>
      <w:r w:rsidRPr="008C3D75">
        <w:rPr>
          <w:rFonts w:eastAsiaTheme="majorEastAsia" w:cstheme="majorBidi"/>
          <w:spacing w:val="10"/>
          <w:sz w:val="22"/>
          <w:szCs w:val="18"/>
          <w:lang w:eastAsia="en-US" w:bidi="en-US"/>
        </w:rPr>
        <w:t>Zhora signály: EKG, Z0</w:t>
      </w:r>
      <w:r w:rsidR="00E55C6C" w:rsidRPr="008C3D75">
        <w:rPr>
          <w:rFonts w:eastAsiaTheme="majorEastAsia" w:cstheme="majorBidi"/>
          <w:spacing w:val="10"/>
          <w:sz w:val="22"/>
          <w:szCs w:val="18"/>
          <w:lang w:eastAsia="en-US" w:bidi="en-US"/>
        </w:rPr>
        <w:t xml:space="preserve">, </w:t>
      </w:r>
      <m:oMath>
        <m:r>
          <m:rPr>
            <m:sty m:val="p"/>
          </m:rPr>
          <w:rPr>
            <w:rFonts w:ascii="Cambria Math" w:eastAsiaTheme="majorEastAsia" w:hAnsi="Cambria Math" w:cstheme="majorBidi"/>
            <w:spacing w:val="10"/>
            <w:sz w:val="22"/>
            <w:szCs w:val="18"/>
            <w:lang w:eastAsia="en-US" w:bidi="en-US"/>
          </w:rPr>
          <m:t>-</m:t>
        </m:r>
        <m:r>
          <m:rPr>
            <m:sty m:val="bi"/>
          </m:rPr>
          <w:rPr>
            <w:rFonts w:ascii="Cambria Math" w:eastAsiaTheme="majorEastAsia" w:hAnsi="Cambria Math" w:cstheme="majorBidi"/>
            <w:spacing w:val="10"/>
            <w:sz w:val="22"/>
            <w:szCs w:val="18"/>
            <w:lang w:eastAsia="en-US" w:bidi="en-US"/>
            <w:rPrChange w:id="1893" w:author="admin" w:date="2018-06-18T11:14:00Z">
              <w:rPr>
                <w:rFonts w:ascii="Cambria Math" w:eastAsiaTheme="majorEastAsia" w:hAnsi="Cambria Math" w:cstheme="majorBidi"/>
                <w:spacing w:val="10"/>
                <w:sz w:val="22"/>
                <w:szCs w:val="18"/>
                <w:lang w:eastAsia="en-US" w:bidi="en-US"/>
              </w:rPr>
            </w:rPrChange>
          </w:rPr>
          <m:t>d</m:t>
        </m:r>
        <m:sSub>
          <m:sSubPr>
            <m:ctrlPr>
              <w:rPr>
                <w:rFonts w:ascii="Cambria Math" w:eastAsiaTheme="majorEastAsia" w:hAnsi="Cambria Math" w:cstheme="majorBidi"/>
                <w:spacing w:val="10"/>
                <w:sz w:val="22"/>
                <w:szCs w:val="18"/>
                <w:lang w:eastAsia="en-US" w:bidi="en-US"/>
              </w:rPr>
            </m:ctrlPr>
          </m:sSubPr>
          <m:e>
            <m:r>
              <m:rPr>
                <m:sty m:val="bi"/>
              </m:rPr>
              <w:rPr>
                <w:rFonts w:ascii="Cambria Math" w:eastAsiaTheme="majorEastAsia" w:hAnsi="Cambria Math" w:cstheme="majorBidi"/>
                <w:spacing w:val="10"/>
                <w:sz w:val="22"/>
                <w:szCs w:val="18"/>
                <w:lang w:eastAsia="en-US" w:bidi="en-US"/>
              </w:rPr>
              <m:t>Z</m:t>
            </m:r>
          </m:e>
          <m:sub>
            <m:r>
              <m:rPr>
                <m:sty m:val="bi"/>
              </m:rPr>
              <w:rPr>
                <w:rFonts w:ascii="Cambria Math" w:eastAsiaTheme="majorEastAsia" w:hAnsi="Cambria Math" w:cstheme="majorBidi"/>
                <w:spacing w:val="10"/>
                <w:sz w:val="22"/>
                <w:szCs w:val="18"/>
                <w:lang w:eastAsia="en-US" w:bidi="en-US"/>
              </w:rPr>
              <m:t>i</m:t>
            </m:r>
          </m:sub>
        </m:sSub>
        <m:r>
          <m:rPr>
            <m:sty m:val="p"/>
          </m:rPr>
          <w:rPr>
            <w:rFonts w:ascii="Cambria Math" w:eastAsiaTheme="majorEastAsia" w:hAnsi="Cambria Math" w:cstheme="majorBidi"/>
            <w:spacing w:val="10"/>
            <w:sz w:val="22"/>
            <w:szCs w:val="18"/>
            <w:lang w:eastAsia="en-US" w:bidi="en-US"/>
          </w:rPr>
          <m:t>(</m:t>
        </m:r>
        <m:r>
          <m:rPr>
            <m:sty m:val="bi"/>
          </m:rPr>
          <w:rPr>
            <w:rFonts w:ascii="Cambria Math" w:eastAsiaTheme="majorEastAsia" w:hAnsi="Cambria Math" w:cstheme="majorBidi"/>
            <w:spacing w:val="10"/>
            <w:sz w:val="22"/>
            <w:szCs w:val="18"/>
            <w:lang w:eastAsia="en-US" w:bidi="en-US"/>
          </w:rPr>
          <m:t>t</m:t>
        </m:r>
        <m:r>
          <m:rPr>
            <m:sty m:val="p"/>
          </m:rPr>
          <w:rPr>
            <w:rFonts w:ascii="Cambria Math" w:eastAsiaTheme="majorEastAsia" w:hAnsi="Cambria Math" w:cstheme="majorBidi"/>
            <w:spacing w:val="10"/>
            <w:sz w:val="22"/>
            <w:szCs w:val="18"/>
            <w:lang w:eastAsia="en-US" w:bidi="en-US"/>
          </w:rPr>
          <m:t>)/</m:t>
        </m:r>
        <m:r>
          <m:rPr>
            <m:sty m:val="bi"/>
          </m:rPr>
          <w:rPr>
            <w:rFonts w:ascii="Cambria Math" w:eastAsiaTheme="majorEastAsia" w:hAnsi="Cambria Math" w:cstheme="majorBidi"/>
            <w:spacing w:val="10"/>
            <w:sz w:val="22"/>
            <w:szCs w:val="18"/>
            <w:lang w:eastAsia="en-US" w:bidi="en-US"/>
            <w:rPrChange w:id="1894" w:author="admin" w:date="2018-06-18T11:14:00Z">
              <w:rPr>
                <w:rFonts w:ascii="Cambria Math" w:eastAsiaTheme="majorEastAsia" w:hAnsi="Cambria Math" w:cstheme="majorBidi"/>
                <w:spacing w:val="10"/>
                <w:sz w:val="22"/>
                <w:szCs w:val="18"/>
                <w:lang w:eastAsia="en-US" w:bidi="en-US"/>
              </w:rPr>
            </w:rPrChange>
          </w:rPr>
          <m:t>d</m:t>
        </m:r>
        <m:sSub>
          <m:sSubPr>
            <m:ctrlPr>
              <w:rPr>
                <w:rFonts w:ascii="Cambria Math" w:eastAsiaTheme="majorEastAsia" w:hAnsi="Cambria Math" w:cstheme="majorBidi"/>
                <w:spacing w:val="10"/>
                <w:sz w:val="22"/>
                <w:szCs w:val="18"/>
                <w:lang w:eastAsia="en-US" w:bidi="en-US"/>
              </w:rPr>
            </m:ctrlPr>
          </m:sSubPr>
          <m:e>
            <m:r>
              <m:rPr>
                <m:sty m:val="bi"/>
              </m:rPr>
              <w:rPr>
                <w:rFonts w:ascii="Cambria Math" w:eastAsiaTheme="majorEastAsia" w:hAnsi="Cambria Math" w:cstheme="majorBidi"/>
                <w:spacing w:val="10"/>
                <w:sz w:val="22"/>
                <w:szCs w:val="18"/>
                <w:lang w:eastAsia="en-US" w:bidi="en-US"/>
              </w:rPr>
              <m:t>t</m:t>
            </m:r>
          </m:e>
          <m:sub>
            <m:r>
              <m:rPr>
                <m:sty m:val="bi"/>
              </m:rPr>
              <w:rPr>
                <w:rFonts w:ascii="Cambria Math" w:eastAsiaTheme="majorEastAsia" w:hAnsi="Cambria Math" w:cstheme="majorBidi"/>
                <w:spacing w:val="10"/>
                <w:sz w:val="22"/>
                <w:szCs w:val="18"/>
                <w:lang w:eastAsia="en-US" w:bidi="en-US"/>
              </w:rPr>
              <m:t>max</m:t>
            </m:r>
          </m:sub>
        </m:sSub>
      </m:oMath>
      <w:r w:rsidRPr="008C3D75">
        <w:rPr>
          <w:rFonts w:eastAsiaTheme="majorEastAsia" w:cstheme="majorBidi"/>
          <w:spacing w:val="10"/>
          <w:sz w:val="22"/>
          <w:szCs w:val="18"/>
          <w:lang w:eastAsia="en-US" w:bidi="en-US"/>
        </w:rPr>
        <w:t>, krvný tlak-BP, HS</w:t>
      </w:r>
    </w:p>
    <w:p w14:paraId="4207389C" w14:textId="77777777" w:rsidR="00BD7167" w:rsidRPr="008C3D75" w:rsidRDefault="00BD7167" w:rsidP="00BD7167">
      <w:pPr>
        <w:pStyle w:val="Caption"/>
        <w:rPr>
          <w:lang w:val="sk-SK"/>
        </w:rPr>
      </w:pPr>
    </w:p>
    <w:p w14:paraId="2A139403" w14:textId="7727259F" w:rsidR="00BD7167" w:rsidRPr="008C3D75" w:rsidRDefault="00BD7167" w:rsidP="00BD7167">
      <w:r w:rsidRPr="008C3D75">
        <w:t xml:space="preserve">Parameter </w:t>
      </w:r>
      <m:oMath>
        <m:r>
          <m:rPr>
            <m:sty m:val="bi"/>
          </m:rPr>
          <w:rPr>
            <w:rFonts w:ascii="Cambria Math" w:hAnsi="Cambria Math"/>
          </w:rPr>
          <m:t>Stredn</m:t>
        </m:r>
        <m:r>
          <m:rPr>
            <m:sty m:val="bi"/>
          </m:rPr>
          <w:rPr>
            <w:rFonts w:ascii="Cambria Math" w:hAnsi="Cambria Math"/>
            <w:rPrChange w:id="1895" w:author="admin" w:date="2018-06-18T11:14:00Z">
              <w:rPr>
                <w:rFonts w:ascii="Cambria Math" w:hAnsi="Cambria Math"/>
              </w:rPr>
            </w:rPrChange>
          </w:rPr>
          <m:t xml:space="preserve">ý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8C3D75">
        <w:rPr>
          <w:b/>
        </w:rPr>
        <w:t xml:space="preserve"> </w:t>
      </w:r>
      <w:r w:rsidRPr="008C3D75">
        <w:t xml:space="preserve">odráža pomaly sa meniacu zložka impedancie. Parameter </w:t>
      </w:r>
      <m:oMath>
        <m:sSub>
          <m:sSubPr>
            <m:ctrlPr>
              <w:rPr>
                <w:rFonts w:ascii="Cambria Math" w:hAnsi="Cambria Math"/>
                <w:i/>
              </w:rPr>
            </m:ctrlPr>
          </m:sSubPr>
          <m:e>
            <m:r>
              <w:rPr>
                <w:rFonts w:ascii="Cambria Math" w:hAnsi="Cambria Math"/>
              </w:rPr>
              <m:t>Z</m:t>
            </m:r>
            <m:r>
              <w:rPr>
                <w:rFonts w:ascii="Cambria Math" w:hAnsi="Cambria Math"/>
              </w:rPr>
              <m:t>0</m:t>
            </m:r>
          </m:e>
          <m:sub>
            <m:r>
              <w:rPr>
                <w:rFonts w:ascii="Cambria Math" w:hAnsi="Cambria Math"/>
              </w:rPr>
              <m:t>i</m:t>
            </m:r>
          </m:sub>
        </m:sSub>
      </m:oMath>
      <w:r w:rsidRPr="008C3D75">
        <w:t xml:space="preserve"> na hrudníku je ovplyvnený dýchaním. Zmena parametra </w:t>
      </w:r>
      <m:oMath>
        <m:sSub>
          <m:sSubPr>
            <m:ctrlPr>
              <w:rPr>
                <w:rFonts w:ascii="Cambria Math" w:hAnsi="Cambria Math"/>
                <w:i/>
              </w:rPr>
            </m:ctrlPr>
          </m:sSubPr>
          <m:e>
            <m:r>
              <w:rPr>
                <w:rFonts w:ascii="Cambria Math" w:hAnsi="Cambria Math"/>
              </w:rPr>
              <m:t>Z</m:t>
            </m:r>
            <m:r>
              <w:rPr>
                <w:rFonts w:ascii="Cambria Math" w:hAnsi="Cambria Math"/>
              </w:rPr>
              <m:t>0</m:t>
            </m:r>
          </m:e>
          <m:sub>
            <m:r>
              <w:rPr>
                <w:rFonts w:ascii="Cambria Math" w:hAnsi="Cambria Math"/>
              </w:rPr>
              <m:t>i</m:t>
            </m:r>
          </m:sub>
        </m:sSub>
      </m:oMath>
      <w:r w:rsidRPr="008C3D75">
        <w:t xml:space="preserve"> sa dá použiť na monitorovanie respirácie </w:t>
      </w:r>
      <w:r w:rsidRPr="008C3D75">
        <w:fldChar w:fldCharType="begin"/>
      </w:r>
      <w:r w:rsidR="00284C6A" w:rsidRPr="008C3D75">
        <w:instrText xml:space="preserve"> ADDIN EN.CITE &lt;EndNote&gt;&lt;Cite&gt;&lt;Author&gt;Seppä&lt;/Author&gt;&lt;Year&gt;2014&lt;/Year&gt;&lt;RecNum&gt;0&lt;/RecNum&gt;&lt;IDText&gt;Development and clinical application of impedance pneumography technique&lt;/IDText&gt;&lt;DisplayText&gt;[67]&lt;/DisplayText&gt;&lt;record&gt;&lt;isbn&gt;978-952-15-3388-4&lt;/isbn&gt;&lt;work-type&gt;Doctoral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8C3D75">
        <w:rPr>
          <w:rPrChange w:id="1896" w:author="admin" w:date="2018-06-18T11:14:00Z">
            <w:rPr/>
          </w:rPrChange>
        </w:rPr>
        <w:fldChar w:fldCharType="separate"/>
      </w:r>
      <w:r w:rsidRPr="008C3D75">
        <w:rPr>
          <w:noProof/>
        </w:rPr>
        <w:t>[67]</w:t>
      </w:r>
      <w:r w:rsidRPr="008C3D75">
        <w:fldChar w:fldCharType="end"/>
      </w:r>
      <w:r w:rsidRPr="008C3D75">
        <w:t xml:space="preserve">. Hodnota </w:t>
      </w:r>
      <m:oMath>
        <m:sSub>
          <m:sSubPr>
            <m:ctrlPr>
              <w:rPr>
                <w:rFonts w:ascii="Cambria Math" w:hAnsi="Cambria Math"/>
                <w:i/>
              </w:rPr>
            </m:ctrlPr>
          </m:sSubPr>
          <m:e>
            <m:r>
              <w:rPr>
                <w:rFonts w:ascii="Cambria Math" w:hAnsi="Cambria Math"/>
              </w:rPr>
              <m:t>Z</m:t>
            </m:r>
            <m:r>
              <w:rPr>
                <w:rFonts w:ascii="Cambria Math" w:hAnsi="Cambria Math"/>
              </w:rPr>
              <m:t>0</m:t>
            </m:r>
          </m:e>
          <m:sub>
            <m:r>
              <w:rPr>
                <w:rFonts w:ascii="Cambria Math" w:hAnsi="Cambria Math"/>
              </w:rPr>
              <m:t>i</m:t>
            </m:r>
          </m:sub>
        </m:sSub>
      </m:oMath>
      <w:r w:rsidRPr="008C3D75">
        <w:t xml:space="preserve"> na hrudníku počas nádychu rastie a počas výdychu klesá. Parameter </w:t>
      </w:r>
      <m:oMath>
        <m:sSub>
          <m:sSubPr>
            <m:ctrlPr>
              <w:rPr>
                <w:rFonts w:ascii="Cambria Math" w:hAnsi="Cambria Math"/>
                <w:i/>
              </w:rPr>
            </m:ctrlPr>
          </m:sSubPr>
          <m:e>
            <m:r>
              <w:rPr>
                <w:rFonts w:ascii="Cambria Math" w:hAnsi="Cambria Math"/>
              </w:rPr>
              <m:t>Z</m:t>
            </m:r>
            <m:r>
              <w:rPr>
                <w:rFonts w:ascii="Cambria Math" w:hAnsi="Cambria Math"/>
              </w:rPr>
              <m:t>0</m:t>
            </m:r>
          </m:e>
          <m:sub>
            <m:r>
              <w:rPr>
                <w:rFonts w:ascii="Cambria Math" w:hAnsi="Cambria Math"/>
              </w:rPr>
              <m:t>i</m:t>
            </m:r>
          </m:sub>
        </m:sSub>
      </m:oMath>
      <w:r w:rsidRPr="008C3D75">
        <w:t xml:space="preserve"> mimo hrudníka nie je ovplyvnený plnením vzduchu pľúcami, preto priamo odráža zmenu množstva krvi v danom mieste. Absolútny odhad množstva krvi z parametra </w:t>
      </w:r>
      <m:oMath>
        <m:sSub>
          <m:sSubPr>
            <m:ctrlPr>
              <w:rPr>
                <w:rFonts w:ascii="Cambria Math" w:hAnsi="Cambria Math"/>
                <w:i/>
              </w:rPr>
            </m:ctrlPr>
          </m:sSubPr>
          <m:e>
            <m:r>
              <w:rPr>
                <w:rFonts w:ascii="Cambria Math" w:hAnsi="Cambria Math"/>
              </w:rPr>
              <m:t>Z</m:t>
            </m:r>
            <m:r>
              <w:rPr>
                <w:rFonts w:ascii="Cambria Math" w:hAnsi="Cambria Math"/>
              </w:rPr>
              <m:t>0</m:t>
            </m:r>
          </m:e>
          <m:sub>
            <m:r>
              <w:rPr>
                <w:rFonts w:ascii="Cambria Math" w:hAnsi="Cambria Math"/>
              </w:rPr>
              <m:t>i</m:t>
            </m:r>
          </m:sub>
        </m:sSub>
      </m:oMath>
      <w:r w:rsidRPr="008C3D75">
        <w:t xml:space="preserve"> nie je pre heterogénne prostredie tela pravdepodobne možný. Parameter </w:t>
      </w:r>
      <m:oMath>
        <m:sSub>
          <m:sSubPr>
            <m:ctrlPr>
              <w:rPr>
                <w:rFonts w:ascii="Cambria Math" w:hAnsi="Cambria Math"/>
                <w:i/>
              </w:rPr>
            </m:ctrlPr>
          </m:sSubPr>
          <m:e>
            <m:r>
              <w:rPr>
                <w:rFonts w:ascii="Cambria Math" w:hAnsi="Cambria Math"/>
              </w:rPr>
              <m:t>Z</m:t>
            </m:r>
            <m:r>
              <w:rPr>
                <w:rFonts w:ascii="Cambria Math" w:hAnsi="Cambria Math"/>
              </w:rPr>
              <m:t>0</m:t>
            </m:r>
          </m:e>
          <m:sub>
            <m:r>
              <w:rPr>
                <w:rFonts w:ascii="Cambria Math" w:hAnsi="Cambria Math"/>
              </w:rPr>
              <m:t>i</m:t>
            </m:r>
          </m:sub>
        </m:sSub>
      </m:oMath>
      <w:r w:rsidRPr="008C3D75">
        <w:t xml:space="preserve"> preto používame len na určenie relatívnych zmien v množstve krvi v danej časti tela.  Krivka </w:t>
      </w:r>
      <m:oMath>
        <m:sSub>
          <m:sSubPr>
            <m:ctrlPr>
              <w:rPr>
                <w:rFonts w:ascii="Cambria Math" w:hAnsi="Cambria Math"/>
                <w:i/>
              </w:rPr>
            </m:ctrlPr>
          </m:sSubPr>
          <m:e>
            <m:r>
              <w:rPr>
                <w:rFonts w:ascii="Cambria Math" w:hAnsi="Cambria Math"/>
              </w:rPr>
              <m:t>Z</m:t>
            </m:r>
            <m:r>
              <w:rPr>
                <w:rFonts w:ascii="Cambria Math" w:hAnsi="Cambria Math"/>
              </w:rPr>
              <m:t>0</m:t>
            </m:r>
          </m:e>
          <m:sub>
            <m:r>
              <w:rPr>
                <w:rFonts w:ascii="Cambria Math" w:hAnsi="Cambria Math"/>
              </w:rPr>
              <m:t>i</m:t>
            </m:r>
          </m:sub>
        </m:sSub>
      </m:oMath>
      <w:r w:rsidRPr="008C3D75">
        <w:t xml:space="preserve"> bola získaná filtráciou bioimpedancie na kanále </w:t>
      </w:r>
      <w:r w:rsidRPr="008C3D75">
        <w:rPr>
          <w:i/>
        </w:rPr>
        <w:t>i</w:t>
      </w:r>
      <w:r w:rsidRPr="008C3D75">
        <w:t xml:space="preserve"> filtrom typu spodná priepusť s hraničnou frekvenciou 0.75 Hz. Všetky parametre </w:t>
      </w:r>
      <w:r w:rsidRPr="008C3D75">
        <w:lastRenderedPageBreak/>
        <w:t xml:space="preserve">detekujeme ako jednu hodnotu pre jeden </w:t>
      </w:r>
      <w:r w:rsidR="009076DD" w:rsidRPr="008C3D75">
        <w:t>srdcov</w:t>
      </w:r>
      <w:r w:rsidRPr="008C3D75">
        <w:t xml:space="preserve">ý cyklus, preto parameter </w:t>
      </w:r>
      <m:oMath>
        <m:r>
          <m:rPr>
            <m:sty m:val="bi"/>
          </m:rPr>
          <w:rPr>
            <w:rFonts w:ascii="Cambria Math" w:hAnsi="Cambria Math"/>
          </w:rPr>
          <m:t>Stredn</m:t>
        </m:r>
        <m:r>
          <m:rPr>
            <m:sty m:val="bi"/>
          </m:rPr>
          <w:rPr>
            <w:rFonts w:ascii="Cambria Math" w:hAnsi="Cambria Math"/>
            <w:rPrChange w:id="1897" w:author="admin" w:date="2018-06-18T11:14:00Z">
              <w:rPr>
                <w:rFonts w:ascii="Cambria Math" w:hAnsi="Cambria Math"/>
              </w:rPr>
            </w:rPrChange>
          </w:rPr>
          <m:t xml:space="preserve">ý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8C3D75">
        <w:rPr>
          <w:b/>
        </w:rPr>
        <w:t xml:space="preserve"> </w:t>
      </w:r>
      <w:r w:rsidRPr="008C3D75">
        <w:t xml:space="preserve">bol získaný ako priemerná hodnota </w:t>
      </w:r>
      <m:oMath>
        <m:sSub>
          <m:sSubPr>
            <m:ctrlPr>
              <w:rPr>
                <w:rFonts w:ascii="Cambria Math" w:hAnsi="Cambria Math"/>
                <w:i/>
              </w:rPr>
            </m:ctrlPr>
          </m:sSubPr>
          <m:e>
            <m:r>
              <w:rPr>
                <w:rFonts w:ascii="Cambria Math" w:hAnsi="Cambria Math"/>
              </w:rPr>
              <m:t>Z</m:t>
            </m:r>
            <m:r>
              <w:rPr>
                <w:rFonts w:ascii="Cambria Math" w:hAnsi="Cambria Math"/>
              </w:rPr>
              <m:t>0</m:t>
            </m:r>
          </m:e>
          <m:sub>
            <m:r>
              <w:rPr>
                <w:rFonts w:ascii="Cambria Math" w:hAnsi="Cambria Math"/>
              </w:rPr>
              <m:t>i</m:t>
            </m:r>
          </m:sub>
        </m:sSub>
      </m:oMath>
      <w:r w:rsidRPr="008C3D75">
        <w:t xml:space="preserve"> počas </w:t>
      </w:r>
      <w:r w:rsidR="009076DD" w:rsidRPr="008C3D75">
        <w:t>srdcov</w:t>
      </w:r>
      <w:r w:rsidRPr="008C3D75">
        <w:t xml:space="preserve">ého cyklu. Veľkosť zmeny impedancie počas </w:t>
      </w:r>
      <w:r w:rsidR="009076DD" w:rsidRPr="008C3D75">
        <w:t>srdcov</w:t>
      </w:r>
      <w:r w:rsidRPr="008C3D75">
        <w:t xml:space="preserve">ého cyklu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8C3D75">
        <w:rPr>
          <w:color w:val="000000"/>
        </w:rPr>
        <w:t xml:space="preserve"> predstavuje rádovo menšie hodnoty v porovnaní so základnou impedanciou </w:t>
      </w:r>
      <m:oMath>
        <m:r>
          <w:rPr>
            <w:rFonts w:ascii="Cambria Math" w:hAnsi="Cambria Math"/>
            <w:color w:val="000000"/>
          </w:rPr>
          <m:t>Z</m:t>
        </m:r>
        <m:r>
          <w:rPr>
            <w:rFonts w:ascii="Cambria Math" w:hAnsi="Cambria Math"/>
            <w:color w:val="000000"/>
          </w:rPr>
          <m:t>0</m:t>
        </m:r>
      </m:oMath>
      <w:r w:rsidRPr="008C3D75">
        <w:t xml:space="preserve">. Absolútna hodnota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8C3D75">
        <w:rPr>
          <w:color w:val="000000"/>
        </w:rPr>
        <w:t xml:space="preserve"> predstavuje menej ako 1%</w:t>
      </w:r>
      <w:r w:rsidRPr="008C3D75">
        <w:t xml:space="preserve"> zo </w:t>
      </w:r>
      <m:oMath>
        <m:r>
          <w:rPr>
            <w:rFonts w:ascii="Cambria Math" w:hAnsi="Cambria Math"/>
            <w:color w:val="000000"/>
          </w:rPr>
          <m:t>Z</m:t>
        </m:r>
        <m:r>
          <w:rPr>
            <w:rFonts w:ascii="Cambria Math" w:hAnsi="Cambria Math"/>
            <w:color w:val="000000"/>
            <w:rPrChange w:id="1898" w:author="admin" w:date="2018-06-18T11:14:00Z">
              <w:rPr>
                <w:rFonts w:ascii="Cambria Math" w:hAnsi="Cambria Math"/>
                <w:color w:val="000000"/>
              </w:rPr>
            </w:rPrChange>
          </w:rPr>
          <m:t>0</m:t>
        </m:r>
      </m:oMath>
      <w:r w:rsidRPr="008C3D75">
        <w:rPr>
          <w:color w:val="000000"/>
        </w:rPr>
        <w:t>. Môžeme preto povedať, že</w:t>
      </w:r>
      <w:r w:rsidRPr="008C3D75">
        <w:t xml:space="preserve"> parameter </w:t>
      </w:r>
      <m:oMath>
        <m:r>
          <w:rPr>
            <w:rFonts w:ascii="Cambria Math" w:hAnsi="Cambria Math"/>
            <w:color w:val="000000"/>
          </w:rPr>
          <m:t>Z</m:t>
        </m:r>
        <m:r>
          <w:rPr>
            <w:rFonts w:ascii="Cambria Math" w:hAnsi="Cambria Math"/>
            <w:color w:val="000000"/>
            <w:rPrChange w:id="1899" w:author="admin" w:date="2018-06-18T11:14:00Z">
              <w:rPr>
                <w:rFonts w:ascii="Cambria Math" w:hAnsi="Cambria Math"/>
                <w:color w:val="000000"/>
              </w:rPr>
            </w:rPrChange>
          </w:rPr>
          <m:t>0</m:t>
        </m:r>
      </m:oMath>
      <w:r w:rsidRPr="008C3D75">
        <w:rPr>
          <w:color w:val="000000"/>
        </w:rPr>
        <w:t xml:space="preserve"> </w:t>
      </w:r>
      <w:r w:rsidRPr="008C3D75">
        <w:t>odráža množstvo krvi v danom úseku. Vieme že 80% krvi sa pritom nachádza v žilách. Parameter Z0 meraný na jednotlivých úsekoch preto odráža množstvo krvi v jednotlivých častiach tela.</w:t>
      </w:r>
    </w:p>
    <w:p w14:paraId="4C21FAAD" w14:textId="77777777" w:rsidR="00BD7167" w:rsidRPr="008C3D75" w:rsidRDefault="00BD7167" w:rsidP="00BD7167"/>
    <w:p w14:paraId="4E9A928B" w14:textId="230A7CAE" w:rsidR="00BD7167" w:rsidRPr="008C3D75" w:rsidRDefault="00BD7167" w:rsidP="00BD7167">
      <w:r w:rsidRPr="008C3D75">
        <w:t xml:space="preserve">Parameter </w:t>
      </w:r>
      <m:oMath>
        <m:r>
          <m:rPr>
            <m:sty m:val="bi"/>
          </m:rPr>
          <w:rPr>
            <w:rFonts w:ascii="Cambria Math" w:hAnsi="Cambria Math"/>
          </w:rPr>
          <m:t>-</m:t>
        </m:r>
        <m:r>
          <m:rPr>
            <m:sty m:val="bi"/>
          </m:rPr>
          <w:rPr>
            <w:rFonts w:ascii="Cambria Math" w:hAnsi="Cambria Math"/>
            <w:rPrChange w:id="1900" w:author="admin" w:date="2018-06-18T11:14:00Z">
              <w:rPr>
                <w:rFonts w:ascii="Cambria Math" w:hAnsi="Cambria Math"/>
              </w:rPr>
            </w:rPrChange>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m:t>
        </m:r>
        <m:r>
          <m:rPr>
            <m:sty m:val="bi"/>
          </m:rPr>
          <w:rPr>
            <w:rFonts w:ascii="Cambria Math" w:hAnsi="Cambria Math"/>
          </w:rPr>
          <m:t>)/</m:t>
        </m:r>
        <m:r>
          <m:rPr>
            <m:sty m:val="bi"/>
          </m:rPr>
          <w:rPr>
            <w:rFonts w:ascii="Cambria Math" w:hAnsi="Cambria Math"/>
            <w:rPrChange w:id="1901" w:author="admin" w:date="2018-06-18T11:14:00Z">
              <w:rPr>
                <w:rFonts w:ascii="Cambria Math" w:hAnsi="Cambria Math"/>
              </w:rPr>
            </w:rPrChange>
          </w:rPr>
          <m: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8C3D75">
        <w:t xml:space="preserve"> udáva maximum toku krvi počas </w:t>
      </w:r>
      <w:r w:rsidR="009076DD" w:rsidRPr="008C3D75">
        <w:t>srdcov</w:t>
      </w:r>
      <w:r w:rsidRPr="008C3D75">
        <w:t xml:space="preserve">ého cyklu </w:t>
      </w:r>
      <w:r w:rsidRPr="008C3D75">
        <w:fldChar w:fldCharType="begin"/>
      </w:r>
      <w:r w:rsidRPr="008C3D75">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8C3D75">
        <w:rPr>
          <w:rPrChange w:id="1902" w:author="admin" w:date="2018-06-18T11:14:00Z">
            <w:rPr/>
          </w:rPrChange>
        </w:rPr>
        <w:fldChar w:fldCharType="separate"/>
      </w:r>
      <w:r w:rsidRPr="008C3D75">
        <w:rPr>
          <w:noProof/>
        </w:rPr>
        <w:t>[29]</w:t>
      </w:r>
      <w:r w:rsidRPr="008C3D75">
        <w:fldChar w:fldCharType="end"/>
      </w:r>
      <w:r w:rsidRPr="008C3D75">
        <w:t xml:space="preserve">. Parameter </w:t>
      </w:r>
      <m:oMath>
        <m:r>
          <m:rPr>
            <m:sty m:val="bi"/>
          </m:rPr>
          <w:rPr>
            <w:rFonts w:ascii="Cambria Math" w:hAnsi="Cambria Math"/>
          </w:rPr>
          <m:t>-</m:t>
        </m:r>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m:t>
        </m:r>
        <m:r>
          <m:rPr>
            <m:sty m:val="bi"/>
          </m:rPr>
          <w:rPr>
            <w:rFonts w:ascii="Cambria Math" w:hAnsi="Cambria Math"/>
          </w:rPr>
          <m:t>)/</m:t>
        </m:r>
        <m:r>
          <m:rPr>
            <m:sty m:val="bi"/>
          </m:rPr>
          <w:rPr>
            <w:rFonts w:ascii="Cambria Math" w:hAnsi="Cambria Math"/>
            <w:rPrChange w:id="1903" w:author="admin" w:date="2018-06-18T11:14:00Z">
              <w:rPr>
                <w:rFonts w:ascii="Cambria Math" w:hAnsi="Cambria Math"/>
              </w:rPr>
            </w:rPrChange>
          </w:rPr>
          <m: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8C3D75">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w:t>
      </w:r>
      <w:r w:rsidR="009076DD" w:rsidRPr="008C3D75">
        <w:t>srdcov</w:t>
      </w:r>
      <w:r w:rsidRPr="008C3D75">
        <w:t xml:space="preserve">ého cyklu. Hodnotu tohto parametru získame pre každý </w:t>
      </w:r>
      <w:r w:rsidR="009076DD" w:rsidRPr="008C3D75">
        <w:t>srdcov</w:t>
      </w:r>
      <w:r w:rsidRPr="008C3D75">
        <w:t>ý cyklus počas merania.</w:t>
      </w:r>
    </w:p>
    <w:p w14:paraId="1AF4B437" w14:textId="77777777" w:rsidR="00BD7167" w:rsidRPr="008C3D75" w:rsidRDefault="00BD7167" w:rsidP="00BD7167"/>
    <w:p w14:paraId="38B27407" w14:textId="77777777" w:rsidR="00BD7167" w:rsidRPr="008C3D75" w:rsidRDefault="00BD7167" w:rsidP="00BD7167">
      <w:r w:rsidRPr="008C3D75">
        <w:t>Parameter Čas šírenia pulznej vlny</w:t>
      </w:r>
      <w:r w:rsidRPr="008C3D75">
        <w:rPr>
          <w:b/>
        </w:rPr>
        <w:t xml:space="preserve"> </w:t>
      </w:r>
      <w:r w:rsidRPr="008C3D75">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8C3D75">
        <w:rPr>
          <w:b/>
        </w:rPr>
        <w:t>)</w:t>
      </w:r>
      <w:r w:rsidRPr="008C3D75">
        <w:t xml:space="preserve"> udáva časový interval medzi R vlnou na EKG a maximom toku krvi na meranom mieste </w:t>
      </w:r>
      <m:oMath>
        <m:r>
          <m:rPr>
            <m:sty m:val="bi"/>
          </m:rPr>
          <w:rPr>
            <w:rFonts w:ascii="Cambria Math" w:hAnsi="Cambria Math"/>
          </w:rPr>
          <m:t>-</m:t>
        </m:r>
        <m:r>
          <m:rPr>
            <m:sty m:val="bi"/>
          </m:rPr>
          <w:rPr>
            <w:rFonts w:ascii="Cambria Math" w:hAnsi="Cambria Math"/>
            <w:rPrChange w:id="1904" w:author="admin" w:date="2018-06-18T11:14:00Z">
              <w:rPr>
                <w:rFonts w:ascii="Cambria Math" w:hAnsi="Cambria Math"/>
              </w:rPr>
            </w:rPrChange>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m:t>
        </m:r>
        <m:r>
          <m:rPr>
            <m:sty m:val="bi"/>
          </m:rPr>
          <w:rPr>
            <w:rFonts w:ascii="Cambria Math" w:hAnsi="Cambria Math"/>
          </w:rPr>
          <m:t>)/</m:t>
        </m:r>
        <m:r>
          <m:rPr>
            <m:sty m:val="bi"/>
          </m:rPr>
          <w:rPr>
            <w:rFonts w:ascii="Cambria Math" w:hAnsi="Cambria Math"/>
            <w:rPrChange w:id="1905" w:author="admin" w:date="2018-06-18T11:14:00Z">
              <w:rPr>
                <w:rFonts w:ascii="Cambria Math" w:hAnsi="Cambria Math"/>
              </w:rPr>
            </w:rPrChange>
          </w:rPr>
          <m: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8C3D75">
        <w:t>.</w:t>
      </w:r>
    </w:p>
    <w:p w14:paraId="311A0669" w14:textId="77777777" w:rsidR="00BD7167" w:rsidRPr="008C3D75" w:rsidRDefault="00BD7167" w:rsidP="00BD7167"/>
    <w:p w14:paraId="4E74CA21" w14:textId="77777777" w:rsidR="00BD7167" w:rsidRPr="008C3D75" w:rsidRDefault="00BD7167" w:rsidP="00BD7167">
      <w:r w:rsidRPr="008C3D75">
        <w:t>Parameter 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m:t>
            </m:r>
            <m:r>
              <m:rPr>
                <m:sty m:val="bi"/>
              </m:rPr>
              <w:rPr>
                <w:rFonts w:ascii="Cambria Math" w:hAnsi="Cambria Math"/>
              </w:rPr>
              <m:t>-</m:t>
            </m:r>
            <m:r>
              <m:rPr>
                <m:sty m:val="bi"/>
              </m:rPr>
              <w:rPr>
                <w:rFonts w:ascii="Cambria Math" w:hAnsi="Cambria Math"/>
                <w:rPrChange w:id="1906" w:author="admin" w:date="2018-06-18T11:14:00Z">
                  <w:rPr>
                    <w:rFonts w:ascii="Cambria Math" w:hAnsi="Cambria Math"/>
                  </w:rPr>
                </w:rPrChange>
              </w:rPr>
              <m:t>j</m:t>
            </m:r>
          </m:sub>
        </m:sSub>
      </m:oMath>
      <w:r w:rsidRPr="008C3D75">
        <w:rPr>
          <w:b/>
        </w:rPr>
        <w:t>)</w:t>
      </w:r>
      <w:r w:rsidRPr="008C3D75">
        <w:t xml:space="preserve"> je spočítaný ako rozdiel dvoch časov šírenia pulznej vlny na miestach </w:t>
      </w:r>
      <w:r w:rsidRPr="008C3D75">
        <w:rPr>
          <w:i/>
        </w:rPr>
        <w:t>i</w:t>
      </w:r>
      <w:r w:rsidRPr="008C3D75">
        <w:t> a </w:t>
      </w:r>
      <w:r w:rsidRPr="008C3D75">
        <w:rPr>
          <w:i/>
        </w:rPr>
        <w:t xml:space="preserve">j </w:t>
      </w:r>
      <w:r w:rsidRPr="008C3D75">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8C3D75">
        <w:rPr>
          <w:b/>
        </w:rPr>
        <w:t xml:space="preserve"> - </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j</m:t>
            </m:r>
          </m:sub>
        </m:sSub>
      </m:oMath>
      <w:r w:rsidRPr="008C3D75">
        <w:rPr>
          <w:b/>
        </w:rPr>
        <w:t xml:space="preserve">) </w:t>
      </w:r>
      <w:r w:rsidRPr="008C3D75">
        <w:t>a následne vydelený vzdialenosťou týchto dvoch miest.</w:t>
      </w:r>
    </w:p>
    <w:p w14:paraId="717B219C" w14:textId="77777777" w:rsidR="00BD7167" w:rsidRPr="008C3D75" w:rsidRDefault="00BD7167" w:rsidP="00BD7167"/>
    <w:p w14:paraId="1BC564C5" w14:textId="01B2B5B9" w:rsidR="00BD7167" w:rsidRPr="008C3D75" w:rsidRDefault="00BD7167" w:rsidP="00BD7167">
      <w:r w:rsidRPr="008C3D75">
        <w:t>Parameter Systolický arteriálny krvný tlak (</w:t>
      </w:r>
      <w:r w:rsidRPr="008C3D75">
        <w:rPr>
          <w:b/>
        </w:rPr>
        <w:t>SBP</w:t>
      </w:r>
      <w:r w:rsidRPr="008C3D75">
        <w:t xml:space="preserve">) je detekovaný ako lokálne maximum arteriálneho krvného tlaku počas </w:t>
      </w:r>
      <w:r w:rsidR="009076DD" w:rsidRPr="008C3D75">
        <w:t>srdcov</w:t>
      </w:r>
      <w:r w:rsidRPr="008C3D75">
        <w:t>ého cyklu.</w:t>
      </w:r>
    </w:p>
    <w:p w14:paraId="7EB7A038" w14:textId="77777777" w:rsidR="00BD7167" w:rsidRPr="008C3D75" w:rsidRDefault="00BD7167" w:rsidP="00BD7167"/>
    <w:p w14:paraId="658A8F8F" w14:textId="4603A473" w:rsidR="00BD7167" w:rsidRPr="008C3D75" w:rsidRDefault="00BD7167" w:rsidP="00BD7167">
      <w:r w:rsidRPr="008C3D75">
        <w:t>Parameter Diastolický arteriálny krvný tlak (</w:t>
      </w:r>
      <w:r w:rsidRPr="008C3D75">
        <w:rPr>
          <w:b/>
        </w:rPr>
        <w:t>DBP</w:t>
      </w:r>
      <w:r w:rsidRPr="008C3D75">
        <w:t xml:space="preserve">) je detekovaný ako lokálne minimum arteriálneho krvného tlaku počas </w:t>
      </w:r>
      <w:r w:rsidR="009076DD" w:rsidRPr="008C3D75">
        <w:t>srdcov</w:t>
      </w:r>
      <w:r w:rsidRPr="008C3D75">
        <w:t>ého cyklu.</w:t>
      </w:r>
    </w:p>
    <w:p w14:paraId="0FB24DAC" w14:textId="77777777" w:rsidR="00BD7167" w:rsidRPr="008C3D75" w:rsidRDefault="00BD7167" w:rsidP="00BD7167"/>
    <w:p w14:paraId="465A8877" w14:textId="77777777" w:rsidR="00BD7167" w:rsidRPr="008C3D75" w:rsidRDefault="00BD7167" w:rsidP="00BD7167">
      <w:r w:rsidRPr="008C3D75">
        <w:t>Parameter Pulzný tlak (</w:t>
      </w:r>
      <w:r w:rsidRPr="008C3D75">
        <w:rPr>
          <w:b/>
        </w:rPr>
        <w:t>PP</w:t>
      </w:r>
      <w:r w:rsidRPr="008C3D75">
        <w:t>) je spočítaný ako rozdiel systolického tlaku a diastolického tlaku.</w:t>
      </w:r>
    </w:p>
    <w:p w14:paraId="1A3213ED" w14:textId="77777777" w:rsidR="00BD7167" w:rsidRPr="008C3D75" w:rsidRDefault="00BD7167" w:rsidP="00BD7167"/>
    <w:p w14:paraId="0E3324A5" w14:textId="77777777" w:rsidR="00BD7167" w:rsidRPr="008C3D75" w:rsidRDefault="00BD7167" w:rsidP="00BD7167">
      <w:r w:rsidRPr="008C3D75">
        <w:lastRenderedPageBreak/>
        <w:t>Parameter Stredný tlak (</w:t>
      </w:r>
      <w:r w:rsidRPr="008C3D75">
        <w:rPr>
          <w:b/>
        </w:rPr>
        <w:t>MBP</w:t>
      </w:r>
      <w:r w:rsidRPr="008C3D75">
        <w:t>) je spočítaný ako 1/3 pulzného tlaku + diastolický tlak.</w:t>
      </w:r>
    </w:p>
    <w:p w14:paraId="5B119499" w14:textId="77777777" w:rsidR="00BD7167" w:rsidRPr="008C3D75" w:rsidRDefault="00BD7167" w:rsidP="00BD7167"/>
    <w:p w14:paraId="4C7E966F" w14:textId="77777777" w:rsidR="00BD7167" w:rsidRPr="008C3D75" w:rsidRDefault="00BD7167" w:rsidP="00BD7167">
      <w:r w:rsidRPr="008C3D75">
        <w:t>Parameter Vzdialenosť SBP od R vlny (</w:t>
      </w:r>
      <w:r w:rsidRPr="008C3D75">
        <w:rPr>
          <w:b/>
        </w:rPr>
        <w:t>R-SBP</w:t>
      </w:r>
      <w:r w:rsidRPr="008C3D75">
        <w:t>) je časové oneskorenie systolického krvného tlaku od R vlny.</w:t>
      </w:r>
    </w:p>
    <w:p w14:paraId="2F5E0CE6" w14:textId="77777777" w:rsidR="00BD7167" w:rsidRPr="008C3D75" w:rsidRDefault="00BD7167" w:rsidP="00BD7167"/>
    <w:p w14:paraId="46218E99" w14:textId="77777777" w:rsidR="00BD7167" w:rsidRPr="008C3D75" w:rsidRDefault="00BD7167" w:rsidP="00BD7167">
      <w:r w:rsidRPr="008C3D75">
        <w:t>Parameter Vzdialenosť DBP od R vlny (</w:t>
      </w:r>
      <w:r w:rsidRPr="008C3D75">
        <w:rPr>
          <w:b/>
        </w:rPr>
        <w:t>R-DBP</w:t>
      </w:r>
      <w:r w:rsidRPr="008C3D75">
        <w:t>) je časové oneskorenie diastolického krvného tlaku od R vlny.</w:t>
      </w:r>
    </w:p>
    <w:p w14:paraId="10686285" w14:textId="77777777" w:rsidR="00BD7167" w:rsidRPr="008C3D75" w:rsidRDefault="00BD7167" w:rsidP="00BD7167"/>
    <w:p w14:paraId="0F98411E" w14:textId="730E4DD3" w:rsidR="00BD7167" w:rsidRPr="008C3D75" w:rsidRDefault="00BD7167" w:rsidP="00BD7167">
      <w:r w:rsidRPr="008C3D75">
        <w:t>Parameter Vzdialenosť S1 od R vlny (</w:t>
      </w:r>
      <w:r w:rsidRPr="008C3D75">
        <w:rPr>
          <w:b/>
        </w:rPr>
        <w:t>R-S1</w:t>
      </w:r>
      <w:r w:rsidRPr="008C3D75">
        <w:t xml:space="preserve">) je časové oneskorenie </w:t>
      </w:r>
      <w:r w:rsidR="009076DD" w:rsidRPr="008C3D75">
        <w:t>srdcov</w:t>
      </w:r>
      <w:r w:rsidRPr="008C3D75">
        <w:t>ého zvuku S1 od R vlny.</w:t>
      </w:r>
    </w:p>
    <w:p w14:paraId="5F06C33C" w14:textId="77777777" w:rsidR="00BD7167" w:rsidRPr="008C3D75" w:rsidRDefault="00BD7167" w:rsidP="00BD7167"/>
    <w:p w14:paraId="217CBC80" w14:textId="6F1BDEA2" w:rsidR="00BD7167" w:rsidRPr="008C3D75" w:rsidRDefault="00BD7167" w:rsidP="00BD7167">
      <w:r w:rsidRPr="008C3D75">
        <w:t>Parameter Vzdialenosť S2 od R vlny (</w:t>
      </w:r>
      <w:r w:rsidRPr="008C3D75">
        <w:rPr>
          <w:b/>
        </w:rPr>
        <w:t>R-S2</w:t>
      </w:r>
      <w:r w:rsidRPr="008C3D75">
        <w:t xml:space="preserve">) je časové oneskorenie </w:t>
      </w:r>
      <w:r w:rsidR="009076DD" w:rsidRPr="008C3D75">
        <w:t>srdcov</w:t>
      </w:r>
      <w:r w:rsidRPr="008C3D75">
        <w:t>ého zvuku S2 od R vlny.</w:t>
      </w:r>
    </w:p>
    <w:p w14:paraId="49583CF6" w14:textId="77777777" w:rsidR="00BD7167" w:rsidRPr="008C3D75" w:rsidRDefault="00BD7167" w:rsidP="00BD7167"/>
    <w:p w14:paraId="592787A0" w14:textId="0CE6DFAA" w:rsidR="00BD7167" w:rsidRPr="008C3D75" w:rsidRDefault="00BD7167" w:rsidP="00BD7167">
      <w:r w:rsidRPr="008C3D75">
        <w:t>Parameter Čas medzi S1 a S2 (</w:t>
      </w:r>
      <w:r w:rsidRPr="008C3D75">
        <w:rPr>
          <w:b/>
        </w:rPr>
        <w:t>S1-S2</w:t>
      </w:r>
      <w:r w:rsidRPr="008C3D75">
        <w:t xml:space="preserve">) ) je časové oneskorenie </w:t>
      </w:r>
      <w:r w:rsidR="009076DD" w:rsidRPr="008C3D75">
        <w:t>srdcov</w:t>
      </w:r>
      <w:r w:rsidRPr="008C3D75">
        <w:t xml:space="preserve">ého zvuku S2 od </w:t>
      </w:r>
      <w:r w:rsidR="009076DD" w:rsidRPr="008C3D75">
        <w:t>srdcov</w:t>
      </w:r>
      <w:r w:rsidRPr="008C3D75">
        <w:t>ého zvuku S1.</w:t>
      </w:r>
    </w:p>
    <w:p w14:paraId="5C8AF24B" w14:textId="77777777" w:rsidR="00BD7167" w:rsidRPr="008C3D75" w:rsidRDefault="00BD7167" w:rsidP="00BD7167"/>
    <w:p w14:paraId="597E1A09" w14:textId="77777777" w:rsidR="00BD7167" w:rsidRPr="008C3D75" w:rsidRDefault="00BD7167" w:rsidP="00BD7167">
      <w:r w:rsidRPr="008C3D75">
        <w:t>Parameter Interval medzi dvoma R vlnami (</w:t>
      </w:r>
      <w:r w:rsidRPr="008C3D75">
        <w:rPr>
          <w:b/>
        </w:rPr>
        <w:t>RR</w:t>
      </w:r>
      <w:r w:rsidRPr="008C3D75">
        <w:t>) je časové oneskorenie medzi dvoma za sebou nasledujúcimi R vlnami.</w:t>
      </w:r>
    </w:p>
    <w:p w14:paraId="55B9AF99" w14:textId="77777777" w:rsidR="00BD7167" w:rsidRPr="008C3D75" w:rsidRDefault="00BD7167" w:rsidP="00BD7167"/>
    <w:p w14:paraId="4F9262BD" w14:textId="4D2CBE5B" w:rsidR="00BD7167" w:rsidRPr="008C3D75" w:rsidRDefault="00BD7167" w:rsidP="00BD7167">
      <w:r w:rsidRPr="008C3D75">
        <w:t xml:space="preserve">Parameter Respiračná krivka bol označený parameter </w:t>
      </w:r>
      <m:oMath>
        <m:r>
          <m:rPr>
            <m:sty m:val="bi"/>
          </m:rPr>
          <w:rPr>
            <w:rFonts w:ascii="Cambria Math" w:hAnsi="Cambria Math"/>
          </w:rPr>
          <m:t>Stredn</m:t>
        </m:r>
        <m:r>
          <m:rPr>
            <m:sty m:val="bi"/>
          </m:rPr>
          <w:rPr>
            <w:rFonts w:ascii="Cambria Math" w:hAnsi="Cambria Math"/>
            <w:rPrChange w:id="1907" w:author="admin" w:date="2018-06-18T11:14:00Z">
              <w:rPr>
                <w:rFonts w:ascii="Cambria Math" w:hAnsi="Cambria Math"/>
              </w:rPr>
            </w:rPrChange>
          </w:rPr>
          <m:t xml:space="preserve">ý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4</m:t>
            </m:r>
          </m:sub>
        </m:sSub>
      </m:oMath>
      <w:r w:rsidRPr="008C3D75">
        <w:rPr>
          <w:b/>
        </w:rPr>
        <w:t xml:space="preserve">, </w:t>
      </w:r>
      <w:r w:rsidRPr="008C3D75">
        <w:t>čo je</w:t>
      </w:r>
      <w:r w:rsidRPr="008C3D75">
        <w:rPr>
          <w:b/>
        </w:rPr>
        <w:t xml:space="preserve"> </w:t>
      </w:r>
      <m:oMath>
        <m:r>
          <m:rPr>
            <m:sty m:val="bi"/>
          </m:rPr>
          <w:rPr>
            <w:rFonts w:ascii="Cambria Math" w:hAnsi="Cambria Math"/>
          </w:rPr>
          <m:t>Stredn</m:t>
        </m:r>
        <m:r>
          <m:rPr>
            <m:sty m:val="bi"/>
          </m:rPr>
          <w:rPr>
            <w:rFonts w:ascii="Cambria Math" w:hAnsi="Cambria Math"/>
            <w:rPrChange w:id="1908" w:author="admin" w:date="2018-06-18T11:14:00Z">
              <w:rPr>
                <w:rFonts w:ascii="Cambria Math" w:hAnsi="Cambria Math"/>
              </w:rPr>
            </w:rPrChange>
          </w:rPr>
          <m:t xml:space="preserve">ý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8C3D75">
        <w:rPr>
          <w:b/>
        </w:rPr>
        <w:t xml:space="preserve"> </w:t>
      </w:r>
      <w:r w:rsidRPr="008C3D75">
        <w:t xml:space="preserve">na 4-tom kanály - hrudník. Pomalé zmeny impedancie odrážajú plnenie pľúc vzduchom a teda respiráciu </w:t>
      </w:r>
      <w:r w:rsidRPr="008C3D75">
        <w:fldChar w:fldCharType="begin"/>
      </w:r>
      <w:r w:rsidR="00284C6A" w:rsidRPr="008C3D75">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devices&lt;/IDText&gt;&lt;DisplayText&gt;[68]&lt;/DisplayText&gt;&lt;record&gt;&lt;dates&gt;&lt;pub-dates&gt;&lt;date&gt;Mar&lt;/date&gt;&lt;/pub-dates&gt;&lt;year&gt;2017&lt;/year&gt;&lt;/dates&gt;&lt;keywords&gt;&lt;keyword&gt;Electrical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8C3D75">
        <w:rPr>
          <w:rPrChange w:id="1909" w:author="admin" w:date="2018-06-18T11:14:00Z">
            <w:rPr/>
          </w:rPrChange>
        </w:rPr>
        <w:fldChar w:fldCharType="separate"/>
      </w:r>
      <w:r w:rsidRPr="008C3D75">
        <w:rPr>
          <w:noProof/>
        </w:rPr>
        <w:t>[68]</w:t>
      </w:r>
      <w:r w:rsidRPr="008C3D75">
        <w:fldChar w:fldCharType="end"/>
      </w:r>
      <w:r w:rsidRPr="008C3D75">
        <w:t>.</w:t>
      </w:r>
    </w:p>
    <w:p w14:paraId="3DE2C48D" w14:textId="77777777" w:rsidR="00BD7167" w:rsidRPr="008C3D75" w:rsidRDefault="00BD7167" w:rsidP="00BD7167">
      <w:pPr>
        <w:pStyle w:val="Heading3"/>
      </w:pPr>
      <w:bookmarkStart w:id="1910" w:name="_Toc510268158"/>
      <w:bookmarkStart w:id="1911" w:name="_Toc516835639"/>
      <w:r w:rsidRPr="008C3D75">
        <w:t>Popisná štatistika</w:t>
      </w:r>
      <w:bookmarkEnd w:id="1910"/>
      <w:r w:rsidRPr="008C3D75">
        <w:t xml:space="preserve"> - spontánne dýchanie</w:t>
      </w:r>
      <w:bookmarkEnd w:id="1911"/>
    </w:p>
    <w:p w14:paraId="3F9B3189" w14:textId="77777777" w:rsidR="00BD7167" w:rsidRPr="008C3D75" w:rsidRDefault="00BD7167" w:rsidP="00BD7167"/>
    <w:p w14:paraId="3FC82638" w14:textId="24962233" w:rsidR="00BD7167" w:rsidRPr="008C3D75" w:rsidRDefault="00BD7167" w:rsidP="00BD7167">
      <w:r w:rsidRPr="008C3D75">
        <w:t xml:space="preserve">Impedančná kardiografia používa pre odhad </w:t>
      </w:r>
      <w:r w:rsidR="009076DD" w:rsidRPr="008C3D75">
        <w:t>srdcov</w:t>
      </w:r>
      <w:r w:rsidRPr="008C3D75">
        <w:t xml:space="preserve">ého výdaja bioimpedančné parametre: Z0, </w:t>
      </w:r>
      <m:oMath>
        <m:r>
          <w:rPr>
            <w:rFonts w:ascii="Cambria Math" w:hAnsi="Cambria Math"/>
          </w:rPr>
          <m:t>-</m:t>
        </m:r>
        <m:r>
          <w:rPr>
            <w:rFonts w:ascii="Cambria Math" w:hAnsi="Cambria Math"/>
            <w:rPrChange w:id="1912" w:author="admin" w:date="2018-06-18T11:14:00Z">
              <w:rPr>
                <w:rFonts w:ascii="Cambria Math" w:hAnsi="Cambria Math"/>
              </w:rPr>
            </w:rPrChange>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8C3D75">
        <w:t xml:space="preserve"> a odvodený parameter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m:t>
                </m:r>
                <m:r>
                  <w:rPr>
                    <w:rFonts w:ascii="Cambria Math" w:hAnsi="Cambria Math"/>
                    <w:rPrChange w:id="1913" w:author="admin" w:date="2018-06-18T11:14:00Z">
                      <w:rPr>
                        <w:rFonts w:ascii="Cambria Math" w:hAnsi="Cambria Math"/>
                      </w:rPr>
                    </w:rPrChange>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8C3D75">
        <w:t xml:space="preserve">. Táto kapitola uvádza popisnú štatistiku týchto parametrov počas spontánneho dýchania. Pre každý parameter bola detekovaná jedna hodnota pre jeden </w:t>
      </w:r>
      <w:del w:id="1914" w:author="admin" w:date="2018-06-18T11:22:00Z">
        <w:r w:rsidRPr="008C3D75" w:rsidDel="008C3D75">
          <w:delText>s</w:delText>
        </w:r>
        <w:r w:rsidR="009076DD" w:rsidRPr="008C3D75" w:rsidDel="008C3D75">
          <w:delText>srdcov</w:delText>
        </w:r>
        <w:r w:rsidRPr="008C3D75" w:rsidDel="008C3D75">
          <w:delText>ý</w:delText>
        </w:r>
      </w:del>
      <w:ins w:id="1915" w:author="admin" w:date="2018-06-18T11:22:00Z">
        <w:r w:rsidR="008C3D75" w:rsidRPr="008C3D75">
          <w:t>srdcový</w:t>
        </w:r>
      </w:ins>
      <w:r w:rsidRPr="008C3D75">
        <w:t xml:space="preserve"> cyklus. Označme počet </w:t>
      </w:r>
      <w:r w:rsidR="009076DD" w:rsidRPr="008C3D75">
        <w:t>srdcov</w:t>
      </w:r>
      <w:r w:rsidRPr="008C3D75">
        <w:t xml:space="preserve">ých cyklov počas 5 minútového merania ako N. Pre každý parameter potom </w:t>
      </w:r>
      <w:r w:rsidRPr="008C3D75">
        <w:lastRenderedPageBreak/>
        <w:t xml:space="preserve">dostaneme pole hodnôt dĺžky N. Pole hodnôt pre parameter </w:t>
      </w:r>
      <m:oMath>
        <m:r>
          <w:rPr>
            <w:rFonts w:ascii="Cambria Math" w:hAnsi="Cambria Math"/>
          </w:rPr>
          <m:t>-</m:t>
        </m:r>
        <m:r>
          <w:rPr>
            <w:rFonts w:ascii="Cambria Math" w:hAnsi="Cambria Math"/>
            <w:rPrChange w:id="1916" w:author="admin" w:date="2018-06-18T11:14:00Z">
              <w:rPr>
                <w:rFonts w:ascii="Cambria Math" w:hAnsi="Cambria Math"/>
              </w:rPr>
            </w:rPrChange>
          </w:rPr>
          <m:t>d</m:t>
        </m:r>
        <m:sSub>
          <m:sSubPr>
            <m:ctrlPr>
              <w:rPr>
                <w:rFonts w:ascii="Cambria Math" w:hAnsi="Cambria Math"/>
                <w:i/>
              </w:rPr>
            </m:ctrlPr>
          </m:sSubPr>
          <m:e>
            <m:r>
              <w:rPr>
                <w:rFonts w:ascii="Cambria Math" w:hAnsi="Cambria Math"/>
              </w:rPr>
              <m:t>Z</m:t>
            </m:r>
          </m:e>
          <m:sub>
            <m:r>
              <w:rPr>
                <w:rFonts w:ascii="Cambria Math" w:hAnsi="Cambria Math"/>
              </w:rPr>
              <m:t>4</m:t>
            </m:r>
          </m:sub>
        </m:sSub>
      </m:oMath>
      <w:r w:rsidRPr="008C3D75">
        <w:t>(</w:t>
      </w:r>
      <m:oMath>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8C3D75">
        <w:t xml:space="preserve"> zobrazuje </w:t>
      </w:r>
      <w:r w:rsidRPr="008C3D75">
        <w:fldChar w:fldCharType="begin"/>
      </w:r>
      <w:r w:rsidRPr="008C3D75">
        <w:instrText xml:space="preserve"> REF _Ref513892756 \h </w:instrText>
      </w:r>
      <w:r w:rsidRPr="008C3D75">
        <w:rPr>
          <w:rPrChange w:id="1917" w:author="admin" w:date="2018-06-18T11:14:00Z">
            <w:rPr/>
          </w:rPrChange>
        </w:rPr>
        <w:fldChar w:fldCharType="separate"/>
      </w:r>
      <w:r w:rsidR="00A37FEB" w:rsidRPr="008C3D75">
        <w:t xml:space="preserve">Obrázok </w:t>
      </w:r>
      <w:r w:rsidR="00A37FEB" w:rsidRPr="008C3D75">
        <w:rPr>
          <w:noProof/>
        </w:rPr>
        <w:t>3</w:t>
      </w:r>
      <w:r w:rsidR="00A37FEB" w:rsidRPr="008C3D75">
        <w:t>.</w:t>
      </w:r>
      <w:r w:rsidR="00A37FEB" w:rsidRPr="008C3D75">
        <w:rPr>
          <w:noProof/>
        </w:rPr>
        <w:t>14</w:t>
      </w:r>
      <w:r w:rsidRPr="008C3D75">
        <w:fldChar w:fldCharType="end"/>
      </w:r>
      <w:r w:rsidRPr="008C3D75">
        <w:t xml:space="preserve"> ako modrú krivku. Bola spočítaná priemerná hodnota poľa parametrov Z0,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8C3D75">
        <w:t xml:space="preserve"> a odvodeného parametru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r>
                  <w:rPr>
                    <w:rFonts w:ascii="Cambria Math" w:hAnsi="Cambria Math"/>
                  </w:rPr>
                  <m:t>Z0</m:t>
                </m:r>
              </m:den>
            </m:f>
          </m:e>
        </m:rad>
      </m:oMath>
      <w:r w:rsidRPr="008C3D75">
        <w:t xml:space="preserve">. Dostaneme tak pre každý parameter jednu priemernú hodnotu počas </w:t>
      </w:r>
      <w:r w:rsidRPr="008C3D75">
        <w:rPr>
          <w:noProof/>
          <w:lang w:val="en-US" w:eastAsia="en-US"/>
        </w:rPr>
        <mc:AlternateContent>
          <mc:Choice Requires="wps">
            <w:drawing>
              <wp:anchor distT="0" distB="0" distL="114300" distR="114300" simplePos="0" relativeHeight="251664384" behindDoc="0" locked="0" layoutInCell="1" allowOverlap="1" wp14:anchorId="593407C6" wp14:editId="3C1B0B73">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4105DD5" w14:textId="77777777" w:rsidR="004453DF" w:rsidRDefault="00292E5D"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93407C6" id="BlokTextu 3" o:spid="_x0000_s1034" type="#_x0000_t202" style="position:absolute;left:0;text-align:left;margin-left:0;margin-top:-189.3pt;width:80.25pt;height:39pt;z-index:251664384;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" filled="f" stroked="f">
                <v:textbox style="mso-fit-shape-to-text:t" inset="0,0,0,0">
                  <w:txbxContent>
                    <w:p w14:paraId="44105DD5" w14:textId="77777777" w:rsidR="004453DF" w:rsidRDefault="00292E5D"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8C3D75">
        <w:t xml:space="preserve">merania. Priemernú hodnotu zobrazuje </w:t>
      </w:r>
      <w:r w:rsidRPr="008C3D75">
        <w:fldChar w:fldCharType="begin"/>
      </w:r>
      <w:r w:rsidRPr="008C3D75">
        <w:instrText xml:space="preserve"> REF _Ref513892756 \h </w:instrText>
      </w:r>
      <w:r w:rsidRPr="008C3D75">
        <w:rPr>
          <w:rPrChange w:id="1918" w:author="admin" w:date="2018-06-18T11:14:00Z">
            <w:rPr/>
          </w:rPrChange>
        </w:rPr>
        <w:fldChar w:fldCharType="separate"/>
      </w:r>
      <w:r w:rsidR="00A37FEB" w:rsidRPr="008C3D75">
        <w:t xml:space="preserve">Obrázok </w:t>
      </w:r>
      <w:r w:rsidR="00A37FEB" w:rsidRPr="008C3D75">
        <w:rPr>
          <w:noProof/>
        </w:rPr>
        <w:t>3</w:t>
      </w:r>
      <w:r w:rsidR="00A37FEB" w:rsidRPr="008C3D75">
        <w:t>.</w:t>
      </w:r>
      <w:r w:rsidR="00A37FEB" w:rsidRPr="008C3D75">
        <w:rPr>
          <w:noProof/>
        </w:rPr>
        <w:t>14</w:t>
      </w:r>
      <w:r w:rsidRPr="008C3D75">
        <w:fldChar w:fldCharType="end"/>
      </w:r>
      <w:r w:rsidRPr="008C3D75">
        <w:t xml:space="preserve"> ako žltú čiaru. Priemerná hodnota je ďalej považovaná za hodnotu parametra počas merania. </w:t>
      </w:r>
    </w:p>
    <w:p w14:paraId="7C6EF6D3" w14:textId="77777777" w:rsidR="00BD7167" w:rsidRPr="008C3D75" w:rsidRDefault="00BD7167" w:rsidP="00BD7167">
      <w:pPr>
        <w:jc w:val="center"/>
      </w:pPr>
    </w:p>
    <w:p w14:paraId="47FFFD9B" w14:textId="77777777" w:rsidR="00BD7167" w:rsidRPr="008C3D75" w:rsidRDefault="00BD7167" w:rsidP="00BD7167">
      <w:pPr>
        <w:jc w:val="center"/>
      </w:pPr>
      <w:r w:rsidRPr="008C3D75">
        <w:rPr>
          <w:noProof/>
          <w:lang w:val="en-US" w:eastAsia="en-US"/>
        </w:rPr>
        <w:drawing>
          <wp:inline distT="0" distB="0" distL="0" distR="0" wp14:anchorId="7493106B" wp14:editId="48E9CA50">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42B0EE03" w14:textId="77777777" w:rsidR="00BD7167" w:rsidRPr="008C3D75" w:rsidRDefault="00BD7167" w:rsidP="00BD7167">
      <w:pPr>
        <w:pStyle w:val="Caption"/>
        <w:rPr>
          <w:vanish/>
          <w:lang w:val="sk-SK"/>
          <w:specVanish/>
        </w:rPr>
      </w:pPr>
      <w:bookmarkStart w:id="1919" w:name="_Ref513892756"/>
      <w:bookmarkStart w:id="1920" w:name="_Toc516835688"/>
      <w:r w:rsidRPr="008C3D75">
        <w:rPr>
          <w:lang w:val="sk-SK"/>
        </w:rPr>
        <w:t xml:space="preserve">Obrázok </w:t>
      </w:r>
      <w:r w:rsidRPr="008C3D75">
        <w:rPr>
          <w:lang w:val="sk-SK"/>
        </w:rPr>
        <w:fldChar w:fldCharType="begin"/>
      </w:r>
      <w:r w:rsidRPr="008C3D75">
        <w:rPr>
          <w:lang w:val="sk-SK"/>
        </w:rPr>
        <w:instrText xml:space="preserve"> STYLEREF 1 \s </w:instrText>
      </w:r>
      <w:r w:rsidRPr="008C3D75">
        <w:rPr>
          <w:lang w:val="sk-SK"/>
          <w:rPrChange w:id="1921" w:author="admin" w:date="2018-06-18T11:14:00Z">
            <w:rPr>
              <w:lang w:val="sk-SK"/>
            </w:rPr>
          </w:rPrChange>
        </w:rPr>
        <w:fldChar w:fldCharType="separate"/>
      </w:r>
      <w:r w:rsidR="00A37FEB" w:rsidRPr="008C3D75">
        <w:rPr>
          <w:noProof/>
          <w:lang w:val="sk-SK"/>
        </w:rPr>
        <w:t>3</w:t>
      </w:r>
      <w:r w:rsidRPr="005C2483">
        <w:rPr>
          <w:lang w:val="sk-SK"/>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1922" w:author="admin" w:date="2018-06-18T11:14:00Z">
            <w:rPr>
              <w:lang w:val="sk-SK"/>
            </w:rPr>
          </w:rPrChange>
        </w:rPr>
        <w:fldChar w:fldCharType="separate"/>
      </w:r>
      <w:r w:rsidR="00A37FEB" w:rsidRPr="008C3D75">
        <w:rPr>
          <w:noProof/>
          <w:lang w:val="sk-SK"/>
        </w:rPr>
        <w:t>14</w:t>
      </w:r>
      <w:r w:rsidRPr="008C3D75">
        <w:rPr>
          <w:lang w:val="sk-SK"/>
          <w:rPrChange w:id="1923" w:author="admin" w:date="2018-06-18T11:14:00Z">
            <w:rPr>
              <w:lang w:val="sk-SK"/>
            </w:rPr>
          </w:rPrChange>
        </w:rPr>
        <w:fldChar w:fldCharType="end"/>
      </w:r>
      <w:bookmarkEnd w:id="1919"/>
      <w:r w:rsidRPr="008C3D75">
        <w:rPr>
          <w:lang w:val="sk-SK"/>
        </w:rPr>
        <w:t xml:space="preserve">: Popisná štatistika parametra </w:t>
      </w:r>
      <m:oMath>
        <m:r>
          <m:rPr>
            <m:sty m:val="bi"/>
          </m:rPr>
          <w:rPr>
            <w:rFonts w:ascii="Cambria Math" w:hAnsi="Cambria Math"/>
            <w:lang w:val="sk-SK"/>
          </w:rPr>
          <m:t>-</m:t>
        </m:r>
        <m:r>
          <m:rPr>
            <m:sty m:val="bi"/>
          </m:rPr>
          <w:rPr>
            <w:rFonts w:ascii="Cambria Math" w:hAnsi="Cambria Math"/>
            <w:lang w:val="sk-SK"/>
            <w:rPrChange w:id="1924" w:author="admin" w:date="2018-06-18T11:14:00Z">
              <w:rPr>
                <w:rFonts w:ascii="Cambria Math" w:hAnsi="Cambria Math"/>
                <w:lang w:val="sk-SK"/>
              </w:rPr>
            </w:rPrChange>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m:t>
        </m:r>
        <m:r>
          <m:rPr>
            <m:sty m:val="bi"/>
          </m:rPr>
          <w:rPr>
            <w:rFonts w:ascii="Cambria Math" w:hAnsi="Cambria Math"/>
            <w:lang w:val="sk-SK"/>
            <w:rPrChange w:id="1925" w:author="admin" w:date="2018-06-18T11:14:00Z">
              <w:rPr>
                <w:rFonts w:ascii="Cambria Math" w:hAnsi="Cambria Math"/>
                <w:lang w:val="sk-SK"/>
              </w:rPr>
            </w:rPrChange>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8C3D75">
        <w:rPr>
          <w:b/>
          <w:lang w:val="sk-SK"/>
        </w:rPr>
        <w:t>.</w:t>
      </w:r>
      <w:bookmarkEnd w:id="1920"/>
      <w:r w:rsidRPr="008C3D75">
        <w:rPr>
          <w:lang w:val="sk-SK"/>
        </w:rPr>
        <w:t xml:space="preserve"> </w:t>
      </w:r>
    </w:p>
    <w:p w14:paraId="18A7C69A" w14:textId="77406052" w:rsidR="00BD7167" w:rsidRPr="008C3D75" w:rsidRDefault="00BD7167" w:rsidP="00BD7167">
      <w:pPr>
        <w:pStyle w:val="Caption"/>
        <w:rPr>
          <w:lang w:val="sk-SK"/>
        </w:rPr>
      </w:pPr>
      <w:r w:rsidRPr="008C3D75">
        <w:rPr>
          <w:lang w:val="sk-SK"/>
        </w:rPr>
        <w:t xml:space="preserve"> Modrá krivka znázorňuje detekované maximá na krivke </w:t>
      </w:r>
      <m:oMath>
        <m:r>
          <m:rPr>
            <m:sty m:val="bi"/>
          </m:rPr>
          <w:rPr>
            <w:rFonts w:ascii="Cambria Math" w:hAnsi="Cambria Math"/>
            <w:lang w:val="sk-SK"/>
          </w:rPr>
          <m:t>-</m:t>
        </m:r>
        <m:r>
          <m:rPr>
            <m:sty m:val="bi"/>
          </m:rPr>
          <w:rPr>
            <w:rFonts w:ascii="Cambria Math" w:hAnsi="Cambria Math"/>
            <w:lang w:val="sk-SK"/>
            <w:rPrChange w:id="1926" w:author="admin" w:date="2018-06-18T11:14:00Z">
              <w:rPr>
                <w:rFonts w:ascii="Cambria Math" w:hAnsi="Cambria Math"/>
                <w:lang w:val="sk-SK"/>
              </w:rPr>
            </w:rPrChange>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m:t>
        </m:r>
        <m:r>
          <m:rPr>
            <m:sty m:val="bi"/>
          </m:rPr>
          <w:rPr>
            <w:rFonts w:ascii="Cambria Math" w:hAnsi="Cambria Math"/>
            <w:lang w:val="sk-SK"/>
            <w:rPrChange w:id="1927" w:author="admin" w:date="2018-06-18T11:14:00Z">
              <w:rPr>
                <w:rFonts w:ascii="Cambria Math" w:hAnsi="Cambria Math"/>
                <w:lang w:val="sk-SK"/>
              </w:rPr>
            </w:rPrChange>
          </w:rPr>
          <m:t>t)/dt</m:t>
        </m:r>
      </m:oMath>
      <w:r w:rsidRPr="008C3D75">
        <w:rPr>
          <w:b/>
          <w:lang w:val="sk-SK"/>
        </w:rPr>
        <w:t xml:space="preserve"> </w:t>
      </w:r>
      <w:r w:rsidRPr="008C3D75">
        <w:rPr>
          <w:lang w:val="sk-SK"/>
        </w:rPr>
        <w:t xml:space="preserve">pre jedného dobrovoľníka počas 5 minútového merania. Z detekovaných hodnôt bola </w:t>
      </w:r>
      <w:del w:id="1928" w:author="admin" w:date="2018-06-18T11:22:00Z">
        <w:r w:rsidRPr="008C3D75" w:rsidDel="008C3D75">
          <w:rPr>
            <w:lang w:val="sk-SK"/>
          </w:rPr>
          <w:delText>spočítana</w:delText>
        </w:r>
      </w:del>
      <w:ins w:id="1929" w:author="admin" w:date="2018-06-18T11:22:00Z">
        <w:r w:rsidR="008C3D75" w:rsidRPr="008C3D75">
          <w:rPr>
            <w:lang w:val="sk-SK"/>
          </w:rPr>
          <w:t>spočítaná</w:t>
        </w:r>
      </w:ins>
      <w:r w:rsidRPr="008C3D75">
        <w:rPr>
          <w:lang w:val="sk-SK"/>
        </w:rPr>
        <w:t xml:space="preserve"> priemerná hodnota – čierna plná čiara (Mean = 0,91) a </w:t>
      </w:r>
      <w:del w:id="1930" w:author="admin" w:date="2018-06-18T11:22:00Z">
        <w:r w:rsidRPr="008C3D75" w:rsidDel="008C3D75">
          <w:rPr>
            <w:lang w:val="sk-SK"/>
          </w:rPr>
          <w:delText>smerodatná</w:delText>
        </w:r>
      </w:del>
      <w:ins w:id="1931" w:author="admin" w:date="2018-06-18T11:22:00Z">
        <w:r w:rsidR="008C3D75" w:rsidRPr="008C3D75">
          <w:rPr>
            <w:lang w:val="sk-SK"/>
          </w:rPr>
          <w:t>smerodajná</w:t>
        </w:r>
      </w:ins>
      <w:r w:rsidRPr="008C3D75">
        <w:rPr>
          <w:lang w:val="sk-SK"/>
        </w:rPr>
        <w:t xml:space="preserve"> </w:t>
      </w:r>
      <w:del w:id="1932" w:author="admin" w:date="2018-06-18T11:22:00Z">
        <w:r w:rsidRPr="008C3D75" w:rsidDel="008C3D75">
          <w:rPr>
            <w:lang w:val="sk-SK"/>
          </w:rPr>
          <w:delText>odchylka</w:delText>
        </w:r>
      </w:del>
      <w:ins w:id="1933" w:author="admin" w:date="2018-06-18T11:22:00Z">
        <w:r w:rsidR="008C3D75" w:rsidRPr="008C3D75">
          <w:rPr>
            <w:lang w:val="sk-SK"/>
          </w:rPr>
          <w:t>odchýlka</w:t>
        </w:r>
      </w:ins>
      <w:r w:rsidRPr="008C3D75">
        <w:rPr>
          <w:lang w:val="sk-SK"/>
        </w:rPr>
        <w:t xml:space="preserve"> (std = 0,19) – prerušovaná čierna čiara. Žltá čiara zobrazuje priemernú hodnotu parametra počas merania, čo považujeme za hodnotu parametra počas merania a červená čiara </w:t>
      </w:r>
      <w:del w:id="1934" w:author="admin" w:date="2018-06-18T11:22:00Z">
        <w:r w:rsidRPr="008C3D75" w:rsidDel="008C3D75">
          <w:rPr>
            <w:lang w:val="sk-SK"/>
          </w:rPr>
          <w:delText>smerodatnú</w:delText>
        </w:r>
      </w:del>
      <w:ins w:id="1935" w:author="admin" w:date="2018-06-18T11:22:00Z">
        <w:r w:rsidR="008C3D75" w:rsidRPr="008C3D75">
          <w:rPr>
            <w:lang w:val="sk-SK"/>
          </w:rPr>
          <w:t>smerodajnú</w:t>
        </w:r>
      </w:ins>
      <w:r w:rsidRPr="008C3D75">
        <w:rPr>
          <w:lang w:val="sk-SK"/>
        </w:rPr>
        <w:t xml:space="preserve"> </w:t>
      </w:r>
      <w:del w:id="1936" w:author="admin" w:date="2018-06-18T11:22:00Z">
        <w:r w:rsidRPr="008C3D75" w:rsidDel="008C3D75">
          <w:rPr>
            <w:lang w:val="sk-SK"/>
          </w:rPr>
          <w:delText>odchylku</w:delText>
        </w:r>
      </w:del>
      <w:ins w:id="1937" w:author="admin" w:date="2018-06-18T11:22:00Z">
        <w:r w:rsidR="008C3D75" w:rsidRPr="008C3D75">
          <w:rPr>
            <w:lang w:val="sk-SK"/>
          </w:rPr>
          <w:t>odchýlku</w:t>
        </w:r>
      </w:ins>
      <w:r w:rsidRPr="008C3D75">
        <w:rPr>
          <w:lang w:val="sk-SK"/>
        </w:rPr>
        <w:t xml:space="preserve"> parametra počas merania, čo považujeme za výchylku parametra počas </w:t>
      </w:r>
      <w:del w:id="1938" w:author="admin" w:date="2018-06-18T11:22:00Z">
        <w:r w:rsidRPr="008C3D75" w:rsidDel="008C3D75">
          <w:rPr>
            <w:lang w:val="sk-SK"/>
          </w:rPr>
          <w:delText>mernaia</w:delText>
        </w:r>
      </w:del>
      <w:ins w:id="1939" w:author="admin" w:date="2018-06-18T11:22:00Z">
        <w:r w:rsidR="008C3D75" w:rsidRPr="008C3D75">
          <w:rPr>
            <w:lang w:val="sk-SK"/>
          </w:rPr>
          <w:t>merania</w:t>
        </w:r>
      </w:ins>
      <w:r w:rsidRPr="008C3D75">
        <w:rPr>
          <w:lang w:val="sk-SK"/>
        </w:rPr>
        <w:t>.</w:t>
      </w:r>
    </w:p>
    <w:p w14:paraId="777ACFCB" w14:textId="00EE01EB" w:rsidR="00BD7167" w:rsidRPr="008C3D75" w:rsidRDefault="00BD7167" w:rsidP="00BD7167">
      <w:r w:rsidRPr="008C3D75">
        <w:t>Označme tieto priemerné hodnoty ako popisné hodnoty pre daného dobrovoľníka. Aby sme zistili aká je hodnota parametrov naprieč všetkými meranými dobrovoľníkmi, spočítali sme popisnú štatistiku parametrov. Spočítali sme priemernú hodnotu a </w:t>
      </w:r>
      <w:del w:id="1940" w:author="admin" w:date="2018-06-18T11:22:00Z">
        <w:r w:rsidRPr="008C3D75" w:rsidDel="008C3D75">
          <w:delText>smerodatnú</w:delText>
        </w:r>
      </w:del>
      <w:ins w:id="1941" w:author="admin" w:date="2018-06-18T11:22:00Z">
        <w:r w:rsidR="008C3D75" w:rsidRPr="008C3D75">
          <w:t>smerodajnú</w:t>
        </w:r>
      </w:ins>
      <w:r w:rsidRPr="008C3D75">
        <w:t xml:space="preserve"> </w:t>
      </w:r>
      <w:del w:id="1942" w:author="admin" w:date="2018-06-18T11:22:00Z">
        <w:r w:rsidRPr="008C3D75" w:rsidDel="008C3D75">
          <w:delText>odchylku</w:delText>
        </w:r>
      </w:del>
      <w:ins w:id="1943" w:author="admin" w:date="2018-06-18T11:22:00Z">
        <w:r w:rsidR="008C3D75" w:rsidRPr="008C3D75">
          <w:t>odchýlku</w:t>
        </w:r>
      </w:ins>
      <w:r w:rsidRPr="008C3D75">
        <w:t xml:space="preserve"> popisných hodnôt (hodnoty parametru počas merania) dobrovoľníkov. Popisnú štatistiku pre hodnotu parametra počas merania pre parametre Z0, </w:t>
      </w:r>
      <m:oMath>
        <m:r>
          <w:rPr>
            <w:rFonts w:ascii="Cambria Math" w:hAnsi="Cambria Math"/>
          </w:rPr>
          <m:t>-</m:t>
        </m:r>
        <m:r>
          <w:rPr>
            <w:rFonts w:ascii="Cambria Math" w:hAnsi="Cambria Math"/>
            <w:rPrChange w:id="1944" w:author="admin" w:date="2018-06-18T11:14:00Z">
              <w:rPr>
                <w:rFonts w:ascii="Cambria Math" w:hAnsi="Cambria Math"/>
              </w:rPr>
            </w:rPrChange>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8C3D75">
        <w:t xml:space="preserve">  uvádza </w:t>
      </w:r>
      <w:r w:rsidRPr="008C3D75">
        <w:fldChar w:fldCharType="begin"/>
      </w:r>
      <w:r w:rsidRPr="008C3D75">
        <w:instrText xml:space="preserve"> REF _Ref513894977 \h </w:instrText>
      </w:r>
      <w:r w:rsidRPr="008C3D75">
        <w:rPr>
          <w:rPrChange w:id="1945" w:author="admin" w:date="2018-06-18T11:14:00Z">
            <w:rPr/>
          </w:rPrChange>
        </w:rPr>
        <w:fldChar w:fldCharType="separate"/>
      </w:r>
      <w:r w:rsidR="00A37FEB" w:rsidRPr="008C3D75">
        <w:t xml:space="preserve">Tabuľka </w:t>
      </w:r>
      <w:r w:rsidR="00A37FEB" w:rsidRPr="008C3D75">
        <w:rPr>
          <w:noProof/>
        </w:rPr>
        <w:t>8</w:t>
      </w:r>
      <w:r w:rsidRPr="008C3D75">
        <w:fldChar w:fldCharType="end"/>
      </w:r>
      <w:r w:rsidRPr="008C3D75">
        <w:t xml:space="preserve">. </w:t>
      </w:r>
    </w:p>
    <w:tbl>
      <w:tblPr>
        <w:tblW w:w="8698" w:type="dxa"/>
        <w:tblCellMar>
          <w:left w:w="70" w:type="dxa"/>
          <w:right w:w="70" w:type="dxa"/>
        </w:tblCellMar>
        <w:tblLook w:val="04A0" w:firstRow="1" w:lastRow="0" w:firstColumn="1" w:lastColumn="0" w:noHBand="0" w:noVBand="1"/>
      </w:tblPr>
      <w:tblGrid>
        <w:gridCol w:w="604"/>
        <w:gridCol w:w="849"/>
        <w:gridCol w:w="297"/>
        <w:gridCol w:w="915"/>
        <w:gridCol w:w="512"/>
        <w:gridCol w:w="190"/>
        <w:gridCol w:w="836"/>
        <w:gridCol w:w="308"/>
        <w:gridCol w:w="913"/>
        <w:gridCol w:w="507"/>
        <w:gridCol w:w="214"/>
        <w:gridCol w:w="837"/>
        <w:gridCol w:w="296"/>
        <w:gridCol w:w="913"/>
        <w:gridCol w:w="507"/>
      </w:tblGrid>
      <w:tr w:rsidR="00BD7167" w:rsidRPr="008C3D75" w14:paraId="07B5D58B" w14:textId="77777777" w:rsidTr="00BD7167">
        <w:trPr>
          <w:trHeight w:val="781"/>
        </w:trPr>
        <w:tc>
          <w:tcPr>
            <w:tcW w:w="8698" w:type="dxa"/>
            <w:gridSpan w:val="15"/>
            <w:tcBorders>
              <w:top w:val="single" w:sz="4" w:space="0" w:color="auto"/>
              <w:left w:val="nil"/>
              <w:bottom w:val="nil"/>
              <w:right w:val="nil"/>
            </w:tcBorders>
            <w:shd w:val="clear" w:color="auto" w:fill="auto"/>
            <w:noWrap/>
            <w:vAlign w:val="bottom"/>
            <w:hideMark/>
          </w:tcPr>
          <w:p w14:paraId="3D829462" w14:textId="77777777" w:rsidR="00BD7167" w:rsidRPr="008C3D75" w:rsidRDefault="00BD7167" w:rsidP="00BD7167">
            <w:pPr>
              <w:overflowPunct/>
              <w:autoSpaceDE/>
              <w:autoSpaceDN/>
              <w:adjustRightInd/>
              <w:spacing w:line="240" w:lineRule="auto"/>
              <w:jc w:val="center"/>
              <w:textAlignment w:val="auto"/>
              <w:rPr>
                <w:rFonts w:ascii="Arial" w:hAnsi="Arial" w:cs="Arial"/>
                <w:b/>
                <w:sz w:val="32"/>
                <w:szCs w:val="32"/>
              </w:rPr>
            </w:pPr>
            <w:r w:rsidRPr="008C3D75">
              <w:rPr>
                <w:rFonts w:ascii="Arial" w:hAnsi="Arial" w:cs="Arial"/>
                <w:b/>
                <w:sz w:val="32"/>
                <w:szCs w:val="32"/>
              </w:rPr>
              <w:lastRenderedPageBreak/>
              <w:t>Hodnota parametra – spontánne dýchanie</w:t>
            </w:r>
          </w:p>
          <w:p w14:paraId="55835455" w14:textId="77777777" w:rsidR="00BD7167" w:rsidRPr="008C3D75" w:rsidRDefault="00BD7167" w:rsidP="00BD7167">
            <w:pPr>
              <w:overflowPunct/>
              <w:autoSpaceDE/>
              <w:autoSpaceDN/>
              <w:adjustRightInd/>
              <w:spacing w:line="240" w:lineRule="auto"/>
              <w:jc w:val="center"/>
              <w:textAlignment w:val="auto"/>
              <w:rPr>
                <w:rFonts w:ascii="Arial" w:hAnsi="Arial" w:cs="Arial"/>
                <w:szCs w:val="24"/>
              </w:rPr>
            </w:pPr>
            <w:r w:rsidRPr="008C3D75">
              <w:rPr>
                <w:rFonts w:ascii="Arial" w:hAnsi="Arial" w:cs="Arial"/>
                <w:szCs w:val="24"/>
              </w:rPr>
              <w:t>Štatistika pre 30 subjektov</w:t>
            </w:r>
          </w:p>
          <w:p w14:paraId="2A472DD4"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  </w:t>
            </w:r>
          </w:p>
        </w:tc>
      </w:tr>
      <w:tr w:rsidR="00BD7167" w:rsidRPr="008C3D75" w14:paraId="5BFFB7B6"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65CDD976"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251C64E7" w14:textId="77777777" w:rsidR="00BD7167" w:rsidRPr="008C3D75" w:rsidRDefault="00BD7167" w:rsidP="00BD7167">
            <w:pPr>
              <w:overflowPunct/>
              <w:autoSpaceDE/>
              <w:autoSpaceDN/>
              <w:adjustRightInd/>
              <w:spacing w:line="240" w:lineRule="auto"/>
              <w:textAlignment w:val="auto"/>
              <w:rPr>
                <w:rFonts w:ascii="Arial" w:hAnsi="Arial" w:cs="Arial"/>
                <w:sz w:val="22"/>
                <w:szCs w:val="22"/>
              </w:rPr>
            </w:pPr>
            <w:r w:rsidRPr="008C3D75">
              <w:rPr>
                <w:rFonts w:ascii="Arial" w:hAnsi="Arial" w:cs="Arial"/>
                <w:sz w:val="22"/>
                <w:szCs w:val="22"/>
              </w:rPr>
              <w:t> </w:t>
            </w:r>
          </w:p>
        </w:tc>
        <w:tc>
          <w:tcPr>
            <w:tcW w:w="297" w:type="dxa"/>
            <w:tcBorders>
              <w:top w:val="single" w:sz="4" w:space="0" w:color="auto"/>
              <w:left w:val="nil"/>
              <w:bottom w:val="nil"/>
              <w:right w:val="nil"/>
            </w:tcBorders>
            <w:shd w:val="clear" w:color="auto" w:fill="auto"/>
            <w:noWrap/>
            <w:vAlign w:val="bottom"/>
            <w:hideMark/>
          </w:tcPr>
          <w:p w14:paraId="4D57AE03"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915" w:type="dxa"/>
            <w:tcBorders>
              <w:top w:val="single" w:sz="4" w:space="0" w:color="auto"/>
              <w:left w:val="nil"/>
              <w:bottom w:val="nil"/>
              <w:right w:val="nil"/>
            </w:tcBorders>
            <w:shd w:val="clear" w:color="auto" w:fill="auto"/>
            <w:noWrap/>
            <w:vAlign w:val="bottom"/>
            <w:hideMark/>
          </w:tcPr>
          <w:p w14:paraId="37BB767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noProof/>
                <w:lang w:val="en-US" w:eastAsia="en-US"/>
              </w:rPr>
              <mc:AlternateContent>
                <mc:Choice Requires="wps">
                  <w:drawing>
                    <wp:anchor distT="0" distB="0" distL="114300" distR="114300" simplePos="0" relativeHeight="251785216" behindDoc="0" locked="0" layoutInCell="1" allowOverlap="1" wp14:anchorId="4C033933" wp14:editId="32B64713">
                      <wp:simplePos x="0" y="0"/>
                      <wp:positionH relativeFrom="column">
                        <wp:posOffset>2540</wp:posOffset>
                      </wp:positionH>
                      <wp:positionV relativeFrom="paragraph">
                        <wp:posOffset>-434975</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7A5D131" w14:textId="77777777" w:rsidR="004453DF" w:rsidRDefault="00292E5D"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C033933" id="_x0000_s1035" type="#_x0000_t202" style="position:absolute;left:0;text-align:left;margin-left:.2pt;margin-top:-34.25pt;width:11.3pt;height:12.9pt;z-index:251785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" filled="f" stroked="f">
                      <v:path arrowok="t"/>
                      <v:textbox style="mso-fit-shape-to-text:t" inset="0,0,0,0">
                        <w:txbxContent>
                          <w:p w14:paraId="07A5D131" w14:textId="77777777" w:rsidR="004453DF" w:rsidRDefault="00292E5D"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8C3D75">
              <w:rPr>
                <w:rFonts w:ascii="Calibri" w:hAnsi="Calibri" w:cs="Calibri"/>
                <w:color w:val="000000"/>
                <w:sz w:val="22"/>
                <w:szCs w:val="22"/>
              </w:rPr>
              <w:t> </w:t>
            </w:r>
          </w:p>
        </w:tc>
        <w:tc>
          <w:tcPr>
            <w:tcW w:w="512" w:type="dxa"/>
            <w:tcBorders>
              <w:top w:val="single" w:sz="4" w:space="0" w:color="auto"/>
              <w:left w:val="nil"/>
              <w:bottom w:val="nil"/>
              <w:right w:val="nil"/>
            </w:tcBorders>
            <w:shd w:val="clear" w:color="auto" w:fill="auto"/>
            <w:noWrap/>
            <w:vAlign w:val="bottom"/>
            <w:hideMark/>
          </w:tcPr>
          <w:p w14:paraId="2DBD8B9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5BA165E4"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836" w:type="dxa"/>
            <w:tcBorders>
              <w:top w:val="single" w:sz="4" w:space="0" w:color="auto"/>
              <w:left w:val="nil"/>
              <w:bottom w:val="nil"/>
              <w:right w:val="nil"/>
            </w:tcBorders>
            <w:shd w:val="clear" w:color="auto" w:fill="auto"/>
            <w:noWrap/>
            <w:vAlign w:val="bottom"/>
            <w:hideMark/>
          </w:tcPr>
          <w:p w14:paraId="59CEB897"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308" w:type="dxa"/>
            <w:tcBorders>
              <w:top w:val="single" w:sz="4" w:space="0" w:color="auto"/>
              <w:left w:val="nil"/>
              <w:bottom w:val="nil"/>
              <w:right w:val="nil"/>
            </w:tcBorders>
            <w:shd w:val="clear" w:color="auto" w:fill="auto"/>
            <w:noWrap/>
            <w:vAlign w:val="bottom"/>
            <w:hideMark/>
          </w:tcPr>
          <w:p w14:paraId="6A8C4DB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913" w:type="dxa"/>
            <w:tcBorders>
              <w:top w:val="single" w:sz="4" w:space="0" w:color="auto"/>
              <w:left w:val="nil"/>
              <w:bottom w:val="nil"/>
              <w:right w:val="nil"/>
            </w:tcBorders>
            <w:shd w:val="clear" w:color="auto" w:fill="auto"/>
            <w:noWrap/>
            <w:vAlign w:val="bottom"/>
            <w:hideMark/>
          </w:tcPr>
          <w:p w14:paraId="238F90E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noProof/>
                <w:lang w:val="en-US" w:eastAsia="en-US"/>
              </w:rPr>
              <w:drawing>
                <wp:anchor distT="0" distB="0" distL="114300" distR="114300" simplePos="0" relativeHeight="251786240" behindDoc="0" locked="0" layoutInCell="1" allowOverlap="1" wp14:anchorId="15D16CCF" wp14:editId="1E4810ED">
                  <wp:simplePos x="0" y="0"/>
                  <wp:positionH relativeFrom="column">
                    <wp:posOffset>-345440</wp:posOffset>
                  </wp:positionH>
                  <wp:positionV relativeFrom="paragraph">
                    <wp:posOffset>-439420</wp:posOffset>
                  </wp:positionV>
                  <wp:extent cx="915670" cy="247650"/>
                  <wp:effectExtent l="0" t="0" r="0" b="0"/>
                  <wp:wrapNone/>
                  <wp:docPr id="122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8C3D75">
              <w:rPr>
                <w:rFonts w:ascii="Calibri" w:hAnsi="Calibri" w:cs="Calibri"/>
                <w:color w:val="000000"/>
                <w:sz w:val="22"/>
                <w:szCs w:val="22"/>
              </w:rPr>
              <w:t> </w:t>
            </w:r>
          </w:p>
        </w:tc>
        <w:tc>
          <w:tcPr>
            <w:tcW w:w="507" w:type="dxa"/>
            <w:tcBorders>
              <w:top w:val="single" w:sz="4" w:space="0" w:color="auto"/>
              <w:left w:val="nil"/>
              <w:bottom w:val="nil"/>
              <w:right w:val="nil"/>
            </w:tcBorders>
            <w:shd w:val="clear" w:color="auto" w:fill="auto"/>
            <w:noWrap/>
            <w:vAlign w:val="bottom"/>
            <w:hideMark/>
          </w:tcPr>
          <w:p w14:paraId="55B597D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214" w:type="dxa"/>
            <w:tcBorders>
              <w:top w:val="single" w:sz="4" w:space="0" w:color="auto"/>
              <w:left w:val="nil"/>
              <w:bottom w:val="nil"/>
              <w:right w:val="nil"/>
            </w:tcBorders>
            <w:shd w:val="clear" w:color="auto" w:fill="auto"/>
            <w:noWrap/>
            <w:vAlign w:val="bottom"/>
            <w:hideMark/>
          </w:tcPr>
          <w:p w14:paraId="328F3BB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837" w:type="dxa"/>
            <w:tcBorders>
              <w:top w:val="single" w:sz="4" w:space="0" w:color="auto"/>
              <w:left w:val="nil"/>
              <w:bottom w:val="nil"/>
              <w:right w:val="nil"/>
            </w:tcBorders>
            <w:shd w:val="clear" w:color="auto" w:fill="auto"/>
            <w:noWrap/>
            <w:vAlign w:val="bottom"/>
            <w:hideMark/>
          </w:tcPr>
          <w:p w14:paraId="3BF1E9A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296" w:type="dxa"/>
            <w:tcBorders>
              <w:top w:val="single" w:sz="4" w:space="0" w:color="auto"/>
              <w:left w:val="nil"/>
              <w:bottom w:val="nil"/>
              <w:right w:val="nil"/>
            </w:tcBorders>
            <w:shd w:val="clear" w:color="auto" w:fill="auto"/>
            <w:noWrap/>
            <w:vAlign w:val="bottom"/>
            <w:hideMark/>
          </w:tcPr>
          <w:p w14:paraId="4A9DFBF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 </w:t>
            </w:r>
          </w:p>
        </w:tc>
        <w:tc>
          <w:tcPr>
            <w:tcW w:w="913" w:type="dxa"/>
            <w:tcBorders>
              <w:top w:val="single" w:sz="4" w:space="0" w:color="auto"/>
              <w:left w:val="nil"/>
              <w:bottom w:val="nil"/>
              <w:right w:val="nil"/>
            </w:tcBorders>
            <w:shd w:val="clear" w:color="auto" w:fill="auto"/>
            <w:noWrap/>
            <w:vAlign w:val="bottom"/>
            <w:hideMark/>
          </w:tcPr>
          <w:p w14:paraId="29D8317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noProof/>
                <w:lang w:val="en-US" w:eastAsia="en-US"/>
              </w:rPr>
              <mc:AlternateContent>
                <mc:Choice Requires="wps">
                  <w:drawing>
                    <wp:anchor distT="0" distB="0" distL="114300" distR="114300" simplePos="0" relativeHeight="251787264" behindDoc="0" locked="0" layoutInCell="1" allowOverlap="1" wp14:anchorId="4DBE11C3" wp14:editId="0FBC527D">
                      <wp:simplePos x="0" y="0"/>
                      <wp:positionH relativeFrom="column">
                        <wp:posOffset>-426720</wp:posOffset>
                      </wp:positionH>
                      <wp:positionV relativeFrom="paragraph">
                        <wp:posOffset>-590550</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8233A95" w14:textId="77777777" w:rsidR="004453DF" w:rsidRDefault="00292E5D"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DBE11C3" id="_x0000_s1036" type="#_x0000_t202" style="position:absolute;left:0;text-align:left;margin-left:-33.6pt;margin-top:-46.5pt;width:80.25pt;height:39pt;z-index:251787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EBtERoeAgAAlAQAAA4AAAAAAAAAAAAAAAAALgIAAGRycy9lMm9Eb2MueG1s&#10;UEsBAi0AFAAGAAgAAAAhAEjxklPhAAAACgEAAA8AAAAAAAAAAAAAAAAAeAQAAGRycy9kb3ducmV2&#10;LnhtbFBLBQYAAAAABAAEAPMAAACGBQAAAAA=&#10;" filled="f" stroked="f">
                      <v:path arrowok="t"/>
                      <v:textbox style="mso-fit-shape-to-text:t" inset="0,0,0,0">
                        <w:txbxContent>
                          <w:p w14:paraId="48233A95" w14:textId="77777777" w:rsidR="004453DF" w:rsidRDefault="00292E5D"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8C3D75">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65ED4F1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 </w:t>
            </w:r>
          </w:p>
        </w:tc>
      </w:tr>
      <w:tr w:rsidR="00BD7167" w:rsidRPr="008C3D75" w14:paraId="1481EE1E" w14:textId="77777777" w:rsidTr="00BD7167">
        <w:trPr>
          <w:trHeight w:val="207"/>
        </w:trPr>
        <w:tc>
          <w:tcPr>
            <w:tcW w:w="604" w:type="dxa"/>
            <w:tcBorders>
              <w:top w:val="nil"/>
              <w:left w:val="nil"/>
              <w:bottom w:val="single" w:sz="4" w:space="0" w:color="auto"/>
              <w:right w:val="nil"/>
            </w:tcBorders>
            <w:shd w:val="clear" w:color="auto" w:fill="auto"/>
            <w:noWrap/>
            <w:vAlign w:val="bottom"/>
            <w:hideMark/>
          </w:tcPr>
          <w:p w14:paraId="7C37AE36"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kanál</w:t>
            </w:r>
          </w:p>
        </w:tc>
        <w:tc>
          <w:tcPr>
            <w:tcW w:w="849" w:type="dxa"/>
            <w:tcBorders>
              <w:top w:val="single" w:sz="4" w:space="0" w:color="auto"/>
              <w:left w:val="nil"/>
              <w:bottom w:val="single" w:sz="4" w:space="0" w:color="auto"/>
              <w:right w:val="nil"/>
            </w:tcBorders>
            <w:shd w:val="clear" w:color="auto" w:fill="auto"/>
            <w:noWrap/>
            <w:vAlign w:val="bottom"/>
            <w:hideMark/>
          </w:tcPr>
          <w:p w14:paraId="7F23396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mean</w:t>
            </w:r>
          </w:p>
        </w:tc>
        <w:tc>
          <w:tcPr>
            <w:tcW w:w="297" w:type="dxa"/>
            <w:tcBorders>
              <w:top w:val="single" w:sz="4" w:space="0" w:color="auto"/>
              <w:left w:val="nil"/>
              <w:bottom w:val="single" w:sz="4" w:space="0" w:color="auto"/>
              <w:right w:val="nil"/>
            </w:tcBorders>
            <w:shd w:val="clear" w:color="auto" w:fill="auto"/>
            <w:noWrap/>
            <w:vAlign w:val="bottom"/>
            <w:hideMark/>
          </w:tcPr>
          <w:p w14:paraId="055F6637"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15" w:type="dxa"/>
            <w:tcBorders>
              <w:top w:val="single" w:sz="4" w:space="0" w:color="auto"/>
              <w:left w:val="nil"/>
              <w:bottom w:val="single" w:sz="4" w:space="0" w:color="auto"/>
              <w:right w:val="nil"/>
            </w:tcBorders>
            <w:shd w:val="clear" w:color="auto" w:fill="auto"/>
            <w:noWrap/>
            <w:vAlign w:val="bottom"/>
            <w:hideMark/>
          </w:tcPr>
          <w:p w14:paraId="37E10E7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std</w:t>
            </w:r>
          </w:p>
        </w:tc>
        <w:tc>
          <w:tcPr>
            <w:tcW w:w="512" w:type="dxa"/>
            <w:tcBorders>
              <w:top w:val="single" w:sz="4" w:space="0" w:color="auto"/>
              <w:left w:val="nil"/>
              <w:bottom w:val="single" w:sz="4" w:space="0" w:color="auto"/>
              <w:right w:val="nil"/>
            </w:tcBorders>
            <w:shd w:val="clear" w:color="auto" w:fill="auto"/>
            <w:noWrap/>
            <w:vAlign w:val="bottom"/>
            <w:hideMark/>
          </w:tcPr>
          <w:p w14:paraId="4FF3E34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190" w:type="dxa"/>
            <w:tcBorders>
              <w:top w:val="nil"/>
              <w:left w:val="nil"/>
              <w:bottom w:val="nil"/>
              <w:right w:val="nil"/>
            </w:tcBorders>
            <w:shd w:val="clear" w:color="auto" w:fill="auto"/>
            <w:noWrap/>
            <w:vAlign w:val="bottom"/>
            <w:hideMark/>
          </w:tcPr>
          <w:p w14:paraId="5A643AD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noProof/>
                <w:color w:val="000000"/>
                <w:sz w:val="18"/>
                <w:szCs w:val="18"/>
                <w:lang w:val="en-US" w:eastAsia="en-US"/>
              </w:rPr>
              <mc:AlternateContent>
                <mc:Choice Requires="wps">
                  <w:drawing>
                    <wp:anchor distT="0" distB="0" distL="114299" distR="114299" simplePos="0" relativeHeight="251756544" behindDoc="0" locked="0" layoutInCell="1" allowOverlap="1" wp14:anchorId="46B5476C" wp14:editId="3381D50C">
                      <wp:simplePos x="0" y="0"/>
                      <wp:positionH relativeFrom="column">
                        <wp:posOffset>-1</wp:posOffset>
                      </wp:positionH>
                      <wp:positionV relativeFrom="paragraph">
                        <wp:posOffset>171450</wp:posOffset>
                      </wp:positionV>
                      <wp:extent cx="0" cy="171450"/>
                      <wp:effectExtent l="0" t="0" r="0" b="0"/>
                      <wp:wrapNone/>
                      <wp:docPr id="1223" name="Textové pole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F2CCFD2" id="Textové pole 1223" o:spid="_x0000_s1026" type="#_x0000_t202" style="position:absolute;margin-left:0;margin-top:13.5pt;width:0;height:13.5pt;z-index:2517565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IL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3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Lp&#10;wg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single" w:sz="4" w:space="0" w:color="auto"/>
              <w:left w:val="nil"/>
              <w:bottom w:val="single" w:sz="4" w:space="0" w:color="auto"/>
              <w:right w:val="nil"/>
            </w:tcBorders>
            <w:shd w:val="clear" w:color="auto" w:fill="auto"/>
            <w:noWrap/>
            <w:vAlign w:val="bottom"/>
            <w:hideMark/>
          </w:tcPr>
          <w:p w14:paraId="52334970"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 xml:space="preserve"> mean</w:t>
            </w:r>
          </w:p>
        </w:tc>
        <w:tc>
          <w:tcPr>
            <w:tcW w:w="308" w:type="dxa"/>
            <w:tcBorders>
              <w:top w:val="single" w:sz="4" w:space="0" w:color="auto"/>
              <w:left w:val="nil"/>
              <w:bottom w:val="single" w:sz="4" w:space="0" w:color="auto"/>
              <w:right w:val="nil"/>
            </w:tcBorders>
            <w:shd w:val="clear" w:color="auto" w:fill="auto"/>
            <w:noWrap/>
            <w:vAlign w:val="bottom"/>
            <w:hideMark/>
          </w:tcPr>
          <w:p w14:paraId="14953205"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3AACA59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noProof/>
                <w:color w:val="000000"/>
                <w:sz w:val="18"/>
                <w:szCs w:val="18"/>
                <w:lang w:val="en-US" w:eastAsia="en-US"/>
              </w:rPr>
              <mc:AlternateContent>
                <mc:Choice Requires="wps">
                  <w:drawing>
                    <wp:anchor distT="0" distB="0" distL="114299" distR="114299" simplePos="0" relativeHeight="251757568" behindDoc="0" locked="0" layoutInCell="1" allowOverlap="1" wp14:anchorId="16D70CE5" wp14:editId="5316775F">
                      <wp:simplePos x="0" y="0"/>
                      <wp:positionH relativeFrom="column">
                        <wp:posOffset>380999</wp:posOffset>
                      </wp:positionH>
                      <wp:positionV relativeFrom="paragraph">
                        <wp:posOffset>171450</wp:posOffset>
                      </wp:positionV>
                      <wp:extent cx="0" cy="171450"/>
                      <wp:effectExtent l="0" t="0" r="0" b="0"/>
                      <wp:wrapNone/>
                      <wp:docPr id="1222" name="Textové pole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1D05A35" id="Textové pole 1222" o:spid="_x0000_s1026" type="#_x0000_t202" style="position:absolute;margin-left:30pt;margin-top:13.5pt;width:0;height:13.5pt;z-index:2517575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0y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u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s8kNMh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1946"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758592" behindDoc="0" locked="0" layoutInCell="1" allowOverlap="1" wp14:anchorId="1FEE4A9C" wp14:editId="13B10702">
                      <wp:simplePos x="0" y="0"/>
                      <wp:positionH relativeFrom="column">
                        <wp:posOffset>380999</wp:posOffset>
                      </wp:positionH>
                      <wp:positionV relativeFrom="paragraph">
                        <wp:posOffset>171450</wp:posOffset>
                      </wp:positionV>
                      <wp:extent cx="0" cy="171450"/>
                      <wp:effectExtent l="0" t="0" r="0" b="0"/>
                      <wp:wrapNone/>
                      <wp:docPr id="1221" name="Textové pole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48BBD3F" id="Textové pole 1221" o:spid="_x0000_s1026" type="#_x0000_t202" style="position:absolute;margin-left:30pt;margin-top:13.5pt;width:0;height:13.5pt;z-index:2517585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x4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1m&#10;U3L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hce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1947"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781120" behindDoc="0" locked="0" layoutInCell="1" allowOverlap="1" wp14:anchorId="0966A462" wp14:editId="41BCF01C">
                      <wp:simplePos x="0" y="0"/>
                      <wp:positionH relativeFrom="column">
                        <wp:posOffset>380999</wp:posOffset>
                      </wp:positionH>
                      <wp:positionV relativeFrom="paragraph">
                        <wp:posOffset>171450</wp:posOffset>
                      </wp:positionV>
                      <wp:extent cx="0" cy="171450"/>
                      <wp:effectExtent l="0" t="0" r="0" b="0"/>
                      <wp:wrapNone/>
                      <wp:docPr id="1220" name="Textové pole 1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2CEA296" id="Textové pole 1220" o:spid="_x0000_s1026" type="#_x0000_t202" style="position:absolute;margin-left:30pt;margin-top:13.5pt;width:0;height:13.5pt;z-index:2517811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x&#10;iJNB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1948"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782144" behindDoc="0" locked="0" layoutInCell="1" allowOverlap="1" wp14:anchorId="085437F8" wp14:editId="21F3D7BF">
                      <wp:simplePos x="0" y="0"/>
                      <wp:positionH relativeFrom="column">
                        <wp:posOffset>380999</wp:posOffset>
                      </wp:positionH>
                      <wp:positionV relativeFrom="paragraph">
                        <wp:posOffset>171450</wp:posOffset>
                      </wp:positionV>
                      <wp:extent cx="0" cy="171450"/>
                      <wp:effectExtent l="0" t="0" r="0" b="0"/>
                      <wp:wrapNone/>
                      <wp:docPr id="1219" name="Textové pole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CB32652" id="Textové pole 1219" o:spid="_x0000_s1026" type="#_x0000_t202" style="position:absolute;margin-left:30pt;margin-top:13.5pt;width:0;height:13.5pt;z-index:2517821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1UFQIAAII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SD2m3K&#10;T5RYZlClOzFE6P7+IQ60IPkFG9W7UKH/rUNEHL7AgKBcdHBXwH8FdCke+IyAgN6pMYP0Jv1iyQSB&#10;qMVx6T9mI3w0crSWH8q377I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kdV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1949"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783168" behindDoc="0" locked="0" layoutInCell="1" allowOverlap="1" wp14:anchorId="22A88C23" wp14:editId="3714D4B6">
                      <wp:simplePos x="0" y="0"/>
                      <wp:positionH relativeFrom="column">
                        <wp:posOffset>380999</wp:posOffset>
                      </wp:positionH>
                      <wp:positionV relativeFrom="paragraph">
                        <wp:posOffset>171450</wp:posOffset>
                      </wp:positionV>
                      <wp:extent cx="0" cy="171450"/>
                      <wp:effectExtent l="0" t="0" r="0" b="0"/>
                      <wp:wrapNone/>
                      <wp:docPr id="1218" name="Textové pole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BBA2A90" id="Textové pole 1218" o:spid="_x0000_s1026" type="#_x0000_t202" style="position:absolute;margin-left:30pt;margin-top:13.5pt;width:0;height:13.5pt;z-index:2517831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JtFA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Ab&#10;adJt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8C3D75">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0C5A299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214" w:type="dxa"/>
            <w:tcBorders>
              <w:top w:val="nil"/>
              <w:left w:val="nil"/>
              <w:bottom w:val="nil"/>
              <w:right w:val="nil"/>
            </w:tcBorders>
            <w:shd w:val="clear" w:color="auto" w:fill="auto"/>
            <w:noWrap/>
            <w:vAlign w:val="bottom"/>
            <w:hideMark/>
          </w:tcPr>
          <w:p w14:paraId="79F9559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37" w:type="dxa"/>
            <w:tcBorders>
              <w:top w:val="single" w:sz="4" w:space="0" w:color="auto"/>
              <w:left w:val="nil"/>
              <w:bottom w:val="single" w:sz="4" w:space="0" w:color="auto"/>
              <w:right w:val="nil"/>
            </w:tcBorders>
            <w:shd w:val="clear" w:color="auto" w:fill="auto"/>
            <w:noWrap/>
            <w:vAlign w:val="bottom"/>
            <w:hideMark/>
          </w:tcPr>
          <w:p w14:paraId="6D56AC92"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mean</w:t>
            </w:r>
          </w:p>
        </w:tc>
        <w:tc>
          <w:tcPr>
            <w:tcW w:w="296" w:type="dxa"/>
            <w:tcBorders>
              <w:top w:val="single" w:sz="4" w:space="0" w:color="auto"/>
              <w:left w:val="nil"/>
              <w:bottom w:val="single" w:sz="4" w:space="0" w:color="auto"/>
              <w:right w:val="nil"/>
            </w:tcBorders>
            <w:shd w:val="clear" w:color="auto" w:fill="auto"/>
            <w:noWrap/>
            <w:vAlign w:val="bottom"/>
            <w:hideMark/>
          </w:tcPr>
          <w:p w14:paraId="312747F7"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4B008A0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6EBAEF7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w:t>
            </w:r>
          </w:p>
        </w:tc>
      </w:tr>
      <w:tr w:rsidR="00BD7167" w:rsidRPr="008C3D75" w14:paraId="77675B32" w14:textId="77777777" w:rsidTr="00BD7167">
        <w:trPr>
          <w:trHeight w:val="300"/>
        </w:trPr>
        <w:tc>
          <w:tcPr>
            <w:tcW w:w="604" w:type="dxa"/>
            <w:tcBorders>
              <w:top w:val="nil"/>
              <w:left w:val="nil"/>
              <w:bottom w:val="nil"/>
              <w:right w:val="nil"/>
            </w:tcBorders>
            <w:shd w:val="clear" w:color="auto" w:fill="auto"/>
            <w:noWrap/>
            <w:vAlign w:val="bottom"/>
            <w:hideMark/>
          </w:tcPr>
          <w:p w14:paraId="5798C3CC"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1</w:t>
            </w:r>
          </w:p>
        </w:tc>
        <w:tc>
          <w:tcPr>
            <w:tcW w:w="849" w:type="dxa"/>
            <w:tcBorders>
              <w:top w:val="nil"/>
              <w:left w:val="nil"/>
              <w:bottom w:val="nil"/>
              <w:right w:val="nil"/>
            </w:tcBorders>
            <w:shd w:val="clear" w:color="auto" w:fill="auto"/>
            <w:noWrap/>
            <w:vAlign w:val="bottom"/>
            <w:hideMark/>
          </w:tcPr>
          <w:p w14:paraId="1A9C4D37"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33.12</w:t>
            </w:r>
          </w:p>
        </w:tc>
        <w:tc>
          <w:tcPr>
            <w:tcW w:w="297" w:type="dxa"/>
            <w:tcBorders>
              <w:top w:val="nil"/>
              <w:left w:val="nil"/>
              <w:bottom w:val="nil"/>
              <w:right w:val="nil"/>
            </w:tcBorders>
            <w:shd w:val="clear" w:color="auto" w:fill="auto"/>
            <w:noWrap/>
            <w:vAlign w:val="bottom"/>
            <w:hideMark/>
          </w:tcPr>
          <w:p w14:paraId="794B043A"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DEE2FB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5.73</w:t>
            </w:r>
          </w:p>
        </w:tc>
        <w:tc>
          <w:tcPr>
            <w:tcW w:w="512" w:type="dxa"/>
            <w:tcBorders>
              <w:top w:val="nil"/>
              <w:left w:val="nil"/>
              <w:bottom w:val="nil"/>
              <w:right w:val="nil"/>
            </w:tcBorders>
            <w:shd w:val="clear" w:color="auto" w:fill="auto"/>
            <w:noWrap/>
            <w:vAlign w:val="bottom"/>
            <w:hideMark/>
          </w:tcPr>
          <w:p w14:paraId="45A84E4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17.3</w:t>
            </w:r>
          </w:p>
        </w:tc>
        <w:tc>
          <w:tcPr>
            <w:tcW w:w="190" w:type="dxa"/>
            <w:tcBorders>
              <w:top w:val="nil"/>
              <w:left w:val="nil"/>
              <w:bottom w:val="nil"/>
              <w:right w:val="nil"/>
            </w:tcBorders>
            <w:shd w:val="clear" w:color="auto" w:fill="auto"/>
            <w:noWrap/>
            <w:vAlign w:val="bottom"/>
            <w:hideMark/>
          </w:tcPr>
          <w:p w14:paraId="64CFBD6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759616" behindDoc="0" locked="0" layoutInCell="1" allowOverlap="1" wp14:anchorId="35311439" wp14:editId="36E19AD6">
                      <wp:simplePos x="0" y="0"/>
                      <wp:positionH relativeFrom="column">
                        <wp:posOffset>-1</wp:posOffset>
                      </wp:positionH>
                      <wp:positionV relativeFrom="paragraph">
                        <wp:posOffset>171450</wp:posOffset>
                      </wp:positionV>
                      <wp:extent cx="0" cy="171450"/>
                      <wp:effectExtent l="0" t="0" r="0" b="0"/>
                      <wp:wrapNone/>
                      <wp:docPr id="1217" name="Textové pole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ABAEF0C" id="Textové pole 1217" o:spid="_x0000_s1026" type="#_x0000_t202" style="position:absolute;margin-left:0;margin-top:13.5pt;width:0;height:13.5pt;z-index:2517596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fV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pt&#10;yjN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1&#10;ibf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A105F0"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1.15</w:t>
            </w:r>
          </w:p>
        </w:tc>
        <w:tc>
          <w:tcPr>
            <w:tcW w:w="308" w:type="dxa"/>
            <w:tcBorders>
              <w:top w:val="nil"/>
              <w:left w:val="nil"/>
              <w:bottom w:val="nil"/>
              <w:right w:val="nil"/>
            </w:tcBorders>
            <w:shd w:val="clear" w:color="auto" w:fill="auto"/>
            <w:noWrap/>
            <w:vAlign w:val="bottom"/>
            <w:hideMark/>
          </w:tcPr>
          <w:p w14:paraId="0C6D778C"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E8FE18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0.48</w:t>
            </w:r>
          </w:p>
        </w:tc>
        <w:tc>
          <w:tcPr>
            <w:tcW w:w="507" w:type="dxa"/>
            <w:tcBorders>
              <w:top w:val="nil"/>
              <w:left w:val="nil"/>
              <w:bottom w:val="nil"/>
              <w:right w:val="nil"/>
            </w:tcBorders>
            <w:shd w:val="clear" w:color="auto" w:fill="auto"/>
            <w:noWrap/>
            <w:vAlign w:val="bottom"/>
            <w:hideMark/>
          </w:tcPr>
          <w:p w14:paraId="50CC675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41.3</w:t>
            </w:r>
          </w:p>
        </w:tc>
        <w:tc>
          <w:tcPr>
            <w:tcW w:w="214" w:type="dxa"/>
            <w:tcBorders>
              <w:top w:val="single" w:sz="4" w:space="0" w:color="auto"/>
              <w:left w:val="nil"/>
              <w:bottom w:val="nil"/>
              <w:right w:val="nil"/>
            </w:tcBorders>
            <w:shd w:val="clear" w:color="auto" w:fill="auto"/>
            <w:noWrap/>
            <w:vAlign w:val="bottom"/>
            <w:hideMark/>
          </w:tcPr>
          <w:p w14:paraId="4CA63AC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 </w:t>
            </w:r>
          </w:p>
        </w:tc>
        <w:tc>
          <w:tcPr>
            <w:tcW w:w="837" w:type="dxa"/>
            <w:tcBorders>
              <w:top w:val="nil"/>
              <w:left w:val="nil"/>
              <w:bottom w:val="nil"/>
              <w:right w:val="nil"/>
            </w:tcBorders>
            <w:shd w:val="clear" w:color="auto" w:fill="auto"/>
            <w:noWrap/>
            <w:vAlign w:val="bottom"/>
            <w:hideMark/>
          </w:tcPr>
          <w:p w14:paraId="20296532"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6F1BE988"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CDAF35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0.032</w:t>
            </w:r>
          </w:p>
        </w:tc>
        <w:tc>
          <w:tcPr>
            <w:tcW w:w="507" w:type="dxa"/>
            <w:tcBorders>
              <w:top w:val="nil"/>
              <w:left w:val="nil"/>
              <w:bottom w:val="nil"/>
              <w:right w:val="nil"/>
            </w:tcBorders>
            <w:shd w:val="clear" w:color="auto" w:fill="auto"/>
            <w:noWrap/>
            <w:vAlign w:val="bottom"/>
            <w:hideMark/>
          </w:tcPr>
          <w:p w14:paraId="16B6A1B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18</w:t>
            </w:r>
          </w:p>
        </w:tc>
      </w:tr>
      <w:tr w:rsidR="00BD7167" w:rsidRPr="008C3D75" w14:paraId="1C5CF8E9" w14:textId="77777777" w:rsidTr="00BD7167">
        <w:trPr>
          <w:trHeight w:val="300"/>
        </w:trPr>
        <w:tc>
          <w:tcPr>
            <w:tcW w:w="604" w:type="dxa"/>
            <w:tcBorders>
              <w:top w:val="nil"/>
              <w:left w:val="nil"/>
              <w:bottom w:val="nil"/>
              <w:right w:val="nil"/>
            </w:tcBorders>
            <w:shd w:val="clear" w:color="auto" w:fill="auto"/>
            <w:noWrap/>
            <w:vAlign w:val="bottom"/>
            <w:hideMark/>
          </w:tcPr>
          <w:p w14:paraId="53228C51"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2</w:t>
            </w:r>
          </w:p>
        </w:tc>
        <w:tc>
          <w:tcPr>
            <w:tcW w:w="849" w:type="dxa"/>
            <w:tcBorders>
              <w:top w:val="nil"/>
              <w:left w:val="nil"/>
              <w:bottom w:val="nil"/>
              <w:right w:val="nil"/>
            </w:tcBorders>
            <w:shd w:val="clear" w:color="auto" w:fill="auto"/>
            <w:noWrap/>
            <w:vAlign w:val="bottom"/>
            <w:hideMark/>
          </w:tcPr>
          <w:p w14:paraId="6F6DE2B4"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32.59</w:t>
            </w:r>
          </w:p>
        </w:tc>
        <w:tc>
          <w:tcPr>
            <w:tcW w:w="297" w:type="dxa"/>
            <w:tcBorders>
              <w:top w:val="nil"/>
              <w:left w:val="nil"/>
              <w:bottom w:val="nil"/>
              <w:right w:val="nil"/>
            </w:tcBorders>
            <w:shd w:val="clear" w:color="auto" w:fill="auto"/>
            <w:noWrap/>
            <w:vAlign w:val="bottom"/>
            <w:hideMark/>
          </w:tcPr>
          <w:p w14:paraId="659F0714"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0DF757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6.14</w:t>
            </w:r>
          </w:p>
        </w:tc>
        <w:tc>
          <w:tcPr>
            <w:tcW w:w="512" w:type="dxa"/>
            <w:tcBorders>
              <w:top w:val="nil"/>
              <w:left w:val="nil"/>
              <w:bottom w:val="nil"/>
              <w:right w:val="nil"/>
            </w:tcBorders>
            <w:shd w:val="clear" w:color="auto" w:fill="auto"/>
            <w:noWrap/>
            <w:vAlign w:val="bottom"/>
            <w:hideMark/>
          </w:tcPr>
          <w:p w14:paraId="37AB137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18.8</w:t>
            </w:r>
          </w:p>
        </w:tc>
        <w:tc>
          <w:tcPr>
            <w:tcW w:w="190" w:type="dxa"/>
            <w:tcBorders>
              <w:top w:val="nil"/>
              <w:left w:val="nil"/>
              <w:bottom w:val="nil"/>
              <w:right w:val="nil"/>
            </w:tcBorders>
            <w:shd w:val="clear" w:color="auto" w:fill="auto"/>
            <w:noWrap/>
            <w:vAlign w:val="bottom"/>
            <w:hideMark/>
          </w:tcPr>
          <w:p w14:paraId="39170BB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760640" behindDoc="0" locked="0" layoutInCell="1" allowOverlap="1" wp14:anchorId="07FDCC34" wp14:editId="2E8F8CCE">
                      <wp:simplePos x="0" y="0"/>
                      <wp:positionH relativeFrom="column">
                        <wp:posOffset>-1</wp:posOffset>
                      </wp:positionH>
                      <wp:positionV relativeFrom="paragraph">
                        <wp:posOffset>171450</wp:posOffset>
                      </wp:positionV>
                      <wp:extent cx="0" cy="171450"/>
                      <wp:effectExtent l="0" t="0" r="0" b="0"/>
                      <wp:wrapNone/>
                      <wp:docPr id="1216" name="Textové pole 1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2F5E61C" id="Textové pole 1216" o:spid="_x0000_s1026" type="#_x0000_t202" style="position:absolute;margin-left:0;margin-top:13.5pt;width:0;height:13.5pt;z-index:2517606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qXj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428F72B"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1.13</w:t>
            </w:r>
          </w:p>
        </w:tc>
        <w:tc>
          <w:tcPr>
            <w:tcW w:w="308" w:type="dxa"/>
            <w:tcBorders>
              <w:top w:val="nil"/>
              <w:left w:val="nil"/>
              <w:bottom w:val="nil"/>
              <w:right w:val="nil"/>
            </w:tcBorders>
            <w:shd w:val="clear" w:color="auto" w:fill="auto"/>
            <w:noWrap/>
            <w:vAlign w:val="bottom"/>
            <w:hideMark/>
          </w:tcPr>
          <w:p w14:paraId="729F1358"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BB6184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0.46</w:t>
            </w:r>
          </w:p>
        </w:tc>
        <w:tc>
          <w:tcPr>
            <w:tcW w:w="507" w:type="dxa"/>
            <w:tcBorders>
              <w:top w:val="nil"/>
              <w:left w:val="nil"/>
              <w:bottom w:val="nil"/>
              <w:right w:val="nil"/>
            </w:tcBorders>
            <w:shd w:val="clear" w:color="auto" w:fill="auto"/>
            <w:noWrap/>
            <w:vAlign w:val="bottom"/>
            <w:hideMark/>
          </w:tcPr>
          <w:p w14:paraId="73CEE2D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40.3</w:t>
            </w:r>
          </w:p>
        </w:tc>
        <w:tc>
          <w:tcPr>
            <w:tcW w:w="214" w:type="dxa"/>
            <w:tcBorders>
              <w:top w:val="nil"/>
              <w:left w:val="nil"/>
              <w:bottom w:val="nil"/>
              <w:right w:val="nil"/>
            </w:tcBorders>
            <w:shd w:val="clear" w:color="auto" w:fill="auto"/>
            <w:noWrap/>
            <w:vAlign w:val="bottom"/>
            <w:hideMark/>
          </w:tcPr>
          <w:p w14:paraId="62E22E8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1A1F966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48DAEC4D"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1A826D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0.033</w:t>
            </w:r>
          </w:p>
        </w:tc>
        <w:tc>
          <w:tcPr>
            <w:tcW w:w="507" w:type="dxa"/>
            <w:tcBorders>
              <w:top w:val="nil"/>
              <w:left w:val="nil"/>
              <w:bottom w:val="nil"/>
              <w:right w:val="nil"/>
            </w:tcBorders>
            <w:shd w:val="clear" w:color="auto" w:fill="auto"/>
            <w:noWrap/>
            <w:vAlign w:val="bottom"/>
            <w:hideMark/>
          </w:tcPr>
          <w:p w14:paraId="7AE7741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18</w:t>
            </w:r>
          </w:p>
        </w:tc>
      </w:tr>
      <w:tr w:rsidR="00BD7167" w:rsidRPr="008C3D75" w14:paraId="7A12A136" w14:textId="77777777" w:rsidTr="00BD7167">
        <w:trPr>
          <w:trHeight w:val="300"/>
        </w:trPr>
        <w:tc>
          <w:tcPr>
            <w:tcW w:w="604" w:type="dxa"/>
            <w:tcBorders>
              <w:top w:val="nil"/>
              <w:left w:val="nil"/>
              <w:bottom w:val="nil"/>
              <w:right w:val="nil"/>
            </w:tcBorders>
            <w:shd w:val="clear" w:color="auto" w:fill="auto"/>
            <w:noWrap/>
            <w:vAlign w:val="bottom"/>
            <w:hideMark/>
          </w:tcPr>
          <w:p w14:paraId="35C5CDCC"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3</w:t>
            </w:r>
          </w:p>
        </w:tc>
        <w:tc>
          <w:tcPr>
            <w:tcW w:w="849" w:type="dxa"/>
            <w:tcBorders>
              <w:top w:val="nil"/>
              <w:left w:val="nil"/>
              <w:bottom w:val="nil"/>
              <w:right w:val="nil"/>
            </w:tcBorders>
            <w:shd w:val="clear" w:color="auto" w:fill="auto"/>
            <w:noWrap/>
            <w:vAlign w:val="bottom"/>
            <w:hideMark/>
          </w:tcPr>
          <w:p w14:paraId="0074EC12"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19.48</w:t>
            </w:r>
          </w:p>
        </w:tc>
        <w:tc>
          <w:tcPr>
            <w:tcW w:w="297" w:type="dxa"/>
            <w:tcBorders>
              <w:top w:val="nil"/>
              <w:left w:val="nil"/>
              <w:bottom w:val="nil"/>
              <w:right w:val="nil"/>
            </w:tcBorders>
            <w:shd w:val="clear" w:color="auto" w:fill="auto"/>
            <w:noWrap/>
            <w:vAlign w:val="bottom"/>
            <w:hideMark/>
          </w:tcPr>
          <w:p w14:paraId="209123AA"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7B12024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3.69</w:t>
            </w:r>
          </w:p>
        </w:tc>
        <w:tc>
          <w:tcPr>
            <w:tcW w:w="512" w:type="dxa"/>
            <w:tcBorders>
              <w:top w:val="nil"/>
              <w:left w:val="nil"/>
              <w:bottom w:val="nil"/>
              <w:right w:val="nil"/>
            </w:tcBorders>
            <w:shd w:val="clear" w:color="auto" w:fill="auto"/>
            <w:noWrap/>
            <w:vAlign w:val="bottom"/>
            <w:hideMark/>
          </w:tcPr>
          <w:p w14:paraId="7CEE5B1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18.9</w:t>
            </w:r>
          </w:p>
        </w:tc>
        <w:tc>
          <w:tcPr>
            <w:tcW w:w="190" w:type="dxa"/>
            <w:tcBorders>
              <w:top w:val="nil"/>
              <w:left w:val="nil"/>
              <w:bottom w:val="nil"/>
              <w:right w:val="nil"/>
            </w:tcBorders>
            <w:shd w:val="clear" w:color="auto" w:fill="auto"/>
            <w:noWrap/>
            <w:vAlign w:val="bottom"/>
            <w:hideMark/>
          </w:tcPr>
          <w:p w14:paraId="5F2A266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761664" behindDoc="0" locked="0" layoutInCell="1" allowOverlap="1" wp14:anchorId="5419913A" wp14:editId="73E54877">
                      <wp:simplePos x="0" y="0"/>
                      <wp:positionH relativeFrom="column">
                        <wp:posOffset>-1</wp:posOffset>
                      </wp:positionH>
                      <wp:positionV relativeFrom="paragraph">
                        <wp:posOffset>171450</wp:posOffset>
                      </wp:positionV>
                      <wp:extent cx="0" cy="171450"/>
                      <wp:effectExtent l="0" t="0" r="0" b="0"/>
                      <wp:wrapNone/>
                      <wp:docPr id="1215" name="Textové pole 1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80E33E6" id="Textové pole 1215" o:spid="_x0000_s1026" type="#_x0000_t202" style="position:absolute;margin-left:0;margin-top:13.5pt;width:0;height:13.5pt;z-index:2517616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3&#10;yCmm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8C3D75">
              <w:rPr>
                <w:rFonts w:ascii="Calibri" w:hAnsi="Calibri" w:cs="Calibri"/>
                <w:noProof/>
                <w:color w:val="000000"/>
                <w:sz w:val="20"/>
                <w:lang w:val="en-US" w:eastAsia="en-US"/>
                <w:rPrChange w:id="1950" w:author="admin" w:date="2018-06-18T11:14:00Z">
                  <w:rPr>
                    <w:rFonts w:ascii="Calibri" w:hAnsi="Calibri" w:cs="Calibri"/>
                    <w:noProof/>
                    <w:color w:val="000000"/>
                    <w:sz w:val="20"/>
                    <w:lang w:val="en-US" w:eastAsia="en-US"/>
                  </w:rPr>
                </w:rPrChange>
              </w:rPr>
              <mc:AlternateContent>
                <mc:Choice Requires="wps">
                  <w:drawing>
                    <wp:anchor distT="0" distB="0" distL="114299" distR="114299" simplePos="0" relativeHeight="251762688" behindDoc="0" locked="0" layoutInCell="1" allowOverlap="1" wp14:anchorId="3E19FABC" wp14:editId="05B4E1BB">
                      <wp:simplePos x="0" y="0"/>
                      <wp:positionH relativeFrom="column">
                        <wp:posOffset>-1</wp:posOffset>
                      </wp:positionH>
                      <wp:positionV relativeFrom="paragraph">
                        <wp:posOffset>171450</wp:posOffset>
                      </wp:positionV>
                      <wp:extent cx="0" cy="171450"/>
                      <wp:effectExtent l="0" t="0" r="0" b="0"/>
                      <wp:wrapNone/>
                      <wp:docPr id="1214" name="Textové pole 1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E6B935E" id="Textové pole 1214" o:spid="_x0000_s1026" type="#_x0000_t202" style="position:absolute;margin-left:0;margin-top:13.5pt;width:0;height:13.5pt;z-index:2517626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Nbo&#10;5p8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6F10002D"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1.63</w:t>
            </w:r>
          </w:p>
        </w:tc>
        <w:tc>
          <w:tcPr>
            <w:tcW w:w="308" w:type="dxa"/>
            <w:tcBorders>
              <w:top w:val="nil"/>
              <w:left w:val="nil"/>
              <w:bottom w:val="nil"/>
              <w:right w:val="nil"/>
            </w:tcBorders>
            <w:shd w:val="clear" w:color="auto" w:fill="auto"/>
            <w:noWrap/>
            <w:vAlign w:val="bottom"/>
            <w:hideMark/>
          </w:tcPr>
          <w:p w14:paraId="53E3B87B"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29238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0.60</w:t>
            </w:r>
          </w:p>
        </w:tc>
        <w:tc>
          <w:tcPr>
            <w:tcW w:w="507" w:type="dxa"/>
            <w:tcBorders>
              <w:top w:val="nil"/>
              <w:left w:val="nil"/>
              <w:bottom w:val="nil"/>
              <w:right w:val="nil"/>
            </w:tcBorders>
            <w:shd w:val="clear" w:color="auto" w:fill="auto"/>
            <w:noWrap/>
            <w:vAlign w:val="bottom"/>
            <w:hideMark/>
          </w:tcPr>
          <w:p w14:paraId="5F44812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36.6</w:t>
            </w:r>
          </w:p>
        </w:tc>
        <w:tc>
          <w:tcPr>
            <w:tcW w:w="214" w:type="dxa"/>
            <w:tcBorders>
              <w:top w:val="nil"/>
              <w:left w:val="nil"/>
              <w:bottom w:val="nil"/>
              <w:right w:val="nil"/>
            </w:tcBorders>
            <w:shd w:val="clear" w:color="auto" w:fill="auto"/>
            <w:noWrap/>
            <w:vAlign w:val="bottom"/>
            <w:hideMark/>
          </w:tcPr>
          <w:p w14:paraId="621C8FB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CC21653"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3CDF6CDB"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5FED6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0.036</w:t>
            </w:r>
          </w:p>
        </w:tc>
        <w:tc>
          <w:tcPr>
            <w:tcW w:w="507" w:type="dxa"/>
            <w:tcBorders>
              <w:top w:val="nil"/>
              <w:left w:val="nil"/>
              <w:bottom w:val="nil"/>
              <w:right w:val="nil"/>
            </w:tcBorders>
            <w:shd w:val="clear" w:color="auto" w:fill="auto"/>
            <w:noWrap/>
            <w:vAlign w:val="bottom"/>
            <w:hideMark/>
          </w:tcPr>
          <w:p w14:paraId="1522FB6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13</w:t>
            </w:r>
          </w:p>
        </w:tc>
      </w:tr>
      <w:tr w:rsidR="00BD7167" w:rsidRPr="008C3D75" w14:paraId="19487516" w14:textId="77777777" w:rsidTr="00BD7167">
        <w:trPr>
          <w:trHeight w:val="300"/>
        </w:trPr>
        <w:tc>
          <w:tcPr>
            <w:tcW w:w="604" w:type="dxa"/>
            <w:tcBorders>
              <w:top w:val="nil"/>
              <w:left w:val="nil"/>
              <w:bottom w:val="nil"/>
              <w:right w:val="nil"/>
            </w:tcBorders>
            <w:shd w:val="clear" w:color="auto" w:fill="auto"/>
            <w:noWrap/>
            <w:vAlign w:val="bottom"/>
            <w:hideMark/>
          </w:tcPr>
          <w:p w14:paraId="37BF80D1"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4</w:t>
            </w:r>
          </w:p>
        </w:tc>
        <w:tc>
          <w:tcPr>
            <w:tcW w:w="849" w:type="dxa"/>
            <w:tcBorders>
              <w:top w:val="nil"/>
              <w:left w:val="nil"/>
              <w:bottom w:val="nil"/>
              <w:right w:val="nil"/>
            </w:tcBorders>
            <w:shd w:val="clear" w:color="auto" w:fill="auto"/>
            <w:noWrap/>
            <w:vAlign w:val="bottom"/>
            <w:hideMark/>
          </w:tcPr>
          <w:p w14:paraId="48BD907E"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19.87</w:t>
            </w:r>
          </w:p>
        </w:tc>
        <w:tc>
          <w:tcPr>
            <w:tcW w:w="297" w:type="dxa"/>
            <w:tcBorders>
              <w:top w:val="nil"/>
              <w:left w:val="nil"/>
              <w:bottom w:val="nil"/>
              <w:right w:val="nil"/>
            </w:tcBorders>
            <w:shd w:val="clear" w:color="auto" w:fill="auto"/>
            <w:noWrap/>
            <w:vAlign w:val="bottom"/>
            <w:hideMark/>
          </w:tcPr>
          <w:p w14:paraId="2B5CFEF3"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9AD8D9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3.77</w:t>
            </w:r>
          </w:p>
        </w:tc>
        <w:tc>
          <w:tcPr>
            <w:tcW w:w="512" w:type="dxa"/>
            <w:tcBorders>
              <w:top w:val="nil"/>
              <w:left w:val="nil"/>
              <w:bottom w:val="nil"/>
              <w:right w:val="nil"/>
            </w:tcBorders>
            <w:shd w:val="clear" w:color="auto" w:fill="auto"/>
            <w:noWrap/>
            <w:vAlign w:val="bottom"/>
            <w:hideMark/>
          </w:tcPr>
          <w:p w14:paraId="021CACA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19</w:t>
            </w:r>
          </w:p>
        </w:tc>
        <w:tc>
          <w:tcPr>
            <w:tcW w:w="190" w:type="dxa"/>
            <w:tcBorders>
              <w:top w:val="nil"/>
              <w:left w:val="nil"/>
              <w:bottom w:val="nil"/>
              <w:right w:val="nil"/>
            </w:tcBorders>
            <w:shd w:val="clear" w:color="auto" w:fill="auto"/>
            <w:noWrap/>
            <w:vAlign w:val="bottom"/>
            <w:hideMark/>
          </w:tcPr>
          <w:p w14:paraId="21172B6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763712" behindDoc="0" locked="0" layoutInCell="1" allowOverlap="1" wp14:anchorId="074477D6" wp14:editId="68B6095B">
                      <wp:simplePos x="0" y="0"/>
                      <wp:positionH relativeFrom="column">
                        <wp:posOffset>-1</wp:posOffset>
                      </wp:positionH>
                      <wp:positionV relativeFrom="paragraph">
                        <wp:posOffset>171450</wp:posOffset>
                      </wp:positionV>
                      <wp:extent cx="0" cy="171450"/>
                      <wp:effectExtent l="0" t="0" r="0" b="0"/>
                      <wp:wrapNone/>
                      <wp:docPr id="1213" name="Textové pole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F94877A" id="Textové pole 1213" o:spid="_x0000_s1026" type="#_x0000_t202" style="position:absolute;margin-left:0;margin-top:13.5pt;width:0;height:13.5pt;z-index:2517637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EL&#10;izI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8C3D75">
              <w:rPr>
                <w:rFonts w:ascii="Calibri" w:hAnsi="Calibri" w:cs="Calibri"/>
                <w:noProof/>
                <w:color w:val="000000"/>
                <w:sz w:val="20"/>
                <w:lang w:val="en-US" w:eastAsia="en-US"/>
                <w:rPrChange w:id="1951" w:author="admin" w:date="2018-06-18T11:14:00Z">
                  <w:rPr>
                    <w:rFonts w:ascii="Calibri" w:hAnsi="Calibri" w:cs="Calibri"/>
                    <w:noProof/>
                    <w:color w:val="000000"/>
                    <w:sz w:val="20"/>
                    <w:lang w:val="en-US" w:eastAsia="en-US"/>
                  </w:rPr>
                </w:rPrChange>
              </w:rPr>
              <mc:AlternateContent>
                <mc:Choice Requires="wps">
                  <w:drawing>
                    <wp:anchor distT="0" distB="0" distL="114299" distR="114299" simplePos="0" relativeHeight="251764736" behindDoc="0" locked="0" layoutInCell="1" allowOverlap="1" wp14:anchorId="2A91E63D" wp14:editId="3A3A8781">
                      <wp:simplePos x="0" y="0"/>
                      <wp:positionH relativeFrom="column">
                        <wp:posOffset>-1</wp:posOffset>
                      </wp:positionH>
                      <wp:positionV relativeFrom="paragraph">
                        <wp:posOffset>171450</wp:posOffset>
                      </wp:positionV>
                      <wp:extent cx="0" cy="171450"/>
                      <wp:effectExtent l="0" t="0" r="0" b="0"/>
                      <wp:wrapNone/>
                      <wp:docPr id="1212" name="Textové pole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FCC8971" id="Textové pole 1212" o:spid="_x0000_s1026" type="#_x0000_t202" style="position:absolute;margin-left:0;margin-top:13.5pt;width:0;height:13.5pt;z-index:2517647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QL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2m&#10;3HD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Ar&#10;RA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E8C785"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1.56</w:t>
            </w:r>
          </w:p>
        </w:tc>
        <w:tc>
          <w:tcPr>
            <w:tcW w:w="308" w:type="dxa"/>
            <w:tcBorders>
              <w:top w:val="nil"/>
              <w:left w:val="nil"/>
              <w:bottom w:val="nil"/>
              <w:right w:val="nil"/>
            </w:tcBorders>
            <w:shd w:val="clear" w:color="auto" w:fill="auto"/>
            <w:noWrap/>
            <w:vAlign w:val="bottom"/>
            <w:hideMark/>
          </w:tcPr>
          <w:p w14:paraId="4D3AED2B"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8A958C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784192" behindDoc="0" locked="0" layoutInCell="1" allowOverlap="1" wp14:anchorId="726D356E" wp14:editId="62A7A76F">
                      <wp:simplePos x="0" y="0"/>
                      <wp:positionH relativeFrom="column">
                        <wp:posOffset>514349</wp:posOffset>
                      </wp:positionH>
                      <wp:positionV relativeFrom="paragraph">
                        <wp:posOffset>152400</wp:posOffset>
                      </wp:positionV>
                      <wp:extent cx="0" cy="171450"/>
                      <wp:effectExtent l="0" t="0" r="0" b="0"/>
                      <wp:wrapNone/>
                      <wp:docPr id="1211" name="Textové pole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48FBE05" id="Textové pole 1211" o:spid="_x0000_s1026" type="#_x0000_t202" style="position:absolute;margin-left:40.5pt;margin-top:12pt;width:0;height:13.5pt;z-index:2517841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BFQ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" filled="f" stroked="f">
                      <v:path arrowok="t"/>
                      <v:textbox style="mso-fit-shape-to-text:t" inset="0,0,0,0"/>
                    </v:shape>
                  </w:pict>
                </mc:Fallback>
              </mc:AlternateContent>
            </w:r>
            <w:r w:rsidRPr="008C3D75">
              <w:rPr>
                <w:rFonts w:ascii="Calibri" w:hAnsi="Calibri" w:cs="Calibri"/>
                <w:color w:val="000000"/>
                <w:sz w:val="20"/>
              </w:rPr>
              <w:t>0.56</w:t>
            </w:r>
          </w:p>
        </w:tc>
        <w:tc>
          <w:tcPr>
            <w:tcW w:w="507" w:type="dxa"/>
            <w:tcBorders>
              <w:top w:val="nil"/>
              <w:left w:val="nil"/>
              <w:bottom w:val="nil"/>
              <w:right w:val="nil"/>
            </w:tcBorders>
            <w:shd w:val="clear" w:color="auto" w:fill="auto"/>
            <w:noWrap/>
            <w:vAlign w:val="bottom"/>
            <w:hideMark/>
          </w:tcPr>
          <w:p w14:paraId="43BF68B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36</w:t>
            </w:r>
          </w:p>
        </w:tc>
        <w:tc>
          <w:tcPr>
            <w:tcW w:w="214" w:type="dxa"/>
            <w:tcBorders>
              <w:top w:val="nil"/>
              <w:left w:val="nil"/>
              <w:bottom w:val="nil"/>
              <w:right w:val="nil"/>
            </w:tcBorders>
            <w:shd w:val="clear" w:color="auto" w:fill="auto"/>
            <w:noWrap/>
            <w:vAlign w:val="bottom"/>
            <w:hideMark/>
          </w:tcPr>
          <w:p w14:paraId="2121049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AB98247"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09C78F79"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7D7D8D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0.034</w:t>
            </w:r>
          </w:p>
        </w:tc>
        <w:tc>
          <w:tcPr>
            <w:tcW w:w="507" w:type="dxa"/>
            <w:tcBorders>
              <w:top w:val="nil"/>
              <w:left w:val="nil"/>
              <w:bottom w:val="nil"/>
              <w:right w:val="nil"/>
            </w:tcBorders>
            <w:shd w:val="clear" w:color="auto" w:fill="auto"/>
            <w:noWrap/>
            <w:vAlign w:val="bottom"/>
            <w:hideMark/>
          </w:tcPr>
          <w:p w14:paraId="3EA69FA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12</w:t>
            </w:r>
          </w:p>
        </w:tc>
      </w:tr>
      <w:tr w:rsidR="00BD7167" w:rsidRPr="008C3D75" w14:paraId="6B34B9DF" w14:textId="77777777" w:rsidTr="00BD7167">
        <w:trPr>
          <w:trHeight w:val="300"/>
        </w:trPr>
        <w:tc>
          <w:tcPr>
            <w:tcW w:w="604" w:type="dxa"/>
            <w:tcBorders>
              <w:top w:val="nil"/>
              <w:left w:val="nil"/>
              <w:bottom w:val="nil"/>
              <w:right w:val="nil"/>
            </w:tcBorders>
            <w:shd w:val="clear" w:color="auto" w:fill="auto"/>
            <w:noWrap/>
            <w:vAlign w:val="bottom"/>
            <w:hideMark/>
          </w:tcPr>
          <w:p w14:paraId="0BC07A2D"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5</w:t>
            </w:r>
          </w:p>
        </w:tc>
        <w:tc>
          <w:tcPr>
            <w:tcW w:w="849" w:type="dxa"/>
            <w:tcBorders>
              <w:top w:val="nil"/>
              <w:left w:val="nil"/>
              <w:bottom w:val="nil"/>
              <w:right w:val="nil"/>
            </w:tcBorders>
            <w:shd w:val="clear" w:color="auto" w:fill="auto"/>
            <w:noWrap/>
            <w:vAlign w:val="bottom"/>
            <w:hideMark/>
          </w:tcPr>
          <w:p w14:paraId="721BD820"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51.65</w:t>
            </w:r>
          </w:p>
        </w:tc>
        <w:tc>
          <w:tcPr>
            <w:tcW w:w="297" w:type="dxa"/>
            <w:tcBorders>
              <w:top w:val="nil"/>
              <w:left w:val="nil"/>
              <w:bottom w:val="nil"/>
              <w:right w:val="nil"/>
            </w:tcBorders>
            <w:shd w:val="clear" w:color="auto" w:fill="auto"/>
            <w:noWrap/>
            <w:vAlign w:val="bottom"/>
            <w:hideMark/>
          </w:tcPr>
          <w:p w14:paraId="313F4447"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32B2CF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11.47</w:t>
            </w:r>
          </w:p>
        </w:tc>
        <w:tc>
          <w:tcPr>
            <w:tcW w:w="512" w:type="dxa"/>
            <w:tcBorders>
              <w:top w:val="nil"/>
              <w:left w:val="nil"/>
              <w:bottom w:val="nil"/>
              <w:right w:val="nil"/>
            </w:tcBorders>
            <w:shd w:val="clear" w:color="auto" w:fill="auto"/>
            <w:noWrap/>
            <w:vAlign w:val="bottom"/>
            <w:hideMark/>
          </w:tcPr>
          <w:p w14:paraId="0A69AD8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22.2</w:t>
            </w:r>
          </w:p>
        </w:tc>
        <w:tc>
          <w:tcPr>
            <w:tcW w:w="190" w:type="dxa"/>
            <w:tcBorders>
              <w:top w:val="nil"/>
              <w:left w:val="nil"/>
              <w:bottom w:val="nil"/>
              <w:right w:val="nil"/>
            </w:tcBorders>
            <w:shd w:val="clear" w:color="auto" w:fill="auto"/>
            <w:noWrap/>
            <w:vAlign w:val="bottom"/>
            <w:hideMark/>
          </w:tcPr>
          <w:p w14:paraId="133379D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765760" behindDoc="0" locked="0" layoutInCell="1" allowOverlap="1" wp14:anchorId="54CF2B82" wp14:editId="2AC5006E">
                      <wp:simplePos x="0" y="0"/>
                      <wp:positionH relativeFrom="column">
                        <wp:posOffset>-1</wp:posOffset>
                      </wp:positionH>
                      <wp:positionV relativeFrom="paragraph">
                        <wp:posOffset>171450</wp:posOffset>
                      </wp:positionV>
                      <wp:extent cx="0" cy="171450"/>
                      <wp:effectExtent l="0" t="0" r="0" b="0"/>
                      <wp:wrapNone/>
                      <wp:docPr id="1210" name="Textové pole 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8308824" id="Textové pole 1210" o:spid="_x0000_s1026" type="#_x0000_t202" style="position:absolute;margin-left:0;margin-top:13.5pt;width:0;height:13.5pt;z-index:2517657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Umra&#10;e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8C3D75">
              <w:rPr>
                <w:rFonts w:ascii="Calibri" w:hAnsi="Calibri" w:cs="Calibri"/>
                <w:noProof/>
                <w:color w:val="000000"/>
                <w:sz w:val="20"/>
                <w:lang w:val="en-US" w:eastAsia="en-US"/>
                <w:rPrChange w:id="1952" w:author="admin" w:date="2018-06-18T11:14:00Z">
                  <w:rPr>
                    <w:rFonts w:ascii="Calibri" w:hAnsi="Calibri" w:cs="Calibri"/>
                    <w:noProof/>
                    <w:color w:val="000000"/>
                    <w:sz w:val="20"/>
                    <w:lang w:val="en-US" w:eastAsia="en-US"/>
                  </w:rPr>
                </w:rPrChange>
              </w:rPr>
              <mc:AlternateContent>
                <mc:Choice Requires="wps">
                  <w:drawing>
                    <wp:anchor distT="0" distB="0" distL="114299" distR="114299" simplePos="0" relativeHeight="251766784" behindDoc="0" locked="0" layoutInCell="1" allowOverlap="1" wp14:anchorId="62AE4C82" wp14:editId="53B9FB2E">
                      <wp:simplePos x="0" y="0"/>
                      <wp:positionH relativeFrom="column">
                        <wp:posOffset>-1</wp:posOffset>
                      </wp:positionH>
                      <wp:positionV relativeFrom="paragraph">
                        <wp:posOffset>171450</wp:posOffset>
                      </wp:positionV>
                      <wp:extent cx="0" cy="171450"/>
                      <wp:effectExtent l="0" t="0" r="0" b="0"/>
                      <wp:wrapNone/>
                      <wp:docPr id="1209" name="Textové pole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3EE22B2" id="Textové pole 1209" o:spid="_x0000_s1026" type="#_x0000_t202" style="position:absolute;margin-left:0;margin-top:13.5pt;width:0;height:13.5pt;z-index:2517667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X1FQIAAII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xL2q2X&#10;HzjzwpFK92pIsP/9iwWwipUXalQfYk3+d4EQafgEA4FK0TFcg/wRyaV65DMCInnnxgwaXf6lkhkB&#10;SYvDsf+UjcnRKMm6erd6/a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QV&#10;9fU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8D65732"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0.62</w:t>
            </w:r>
          </w:p>
        </w:tc>
        <w:tc>
          <w:tcPr>
            <w:tcW w:w="308" w:type="dxa"/>
            <w:tcBorders>
              <w:top w:val="nil"/>
              <w:left w:val="nil"/>
              <w:bottom w:val="nil"/>
              <w:right w:val="nil"/>
            </w:tcBorders>
            <w:shd w:val="clear" w:color="auto" w:fill="auto"/>
            <w:noWrap/>
            <w:vAlign w:val="bottom"/>
            <w:hideMark/>
          </w:tcPr>
          <w:p w14:paraId="11DBD915"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3A23ABC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0.21</w:t>
            </w:r>
          </w:p>
        </w:tc>
        <w:tc>
          <w:tcPr>
            <w:tcW w:w="507" w:type="dxa"/>
            <w:tcBorders>
              <w:top w:val="nil"/>
              <w:left w:val="nil"/>
              <w:bottom w:val="nil"/>
              <w:right w:val="nil"/>
            </w:tcBorders>
            <w:shd w:val="clear" w:color="auto" w:fill="auto"/>
            <w:noWrap/>
            <w:vAlign w:val="bottom"/>
            <w:hideMark/>
          </w:tcPr>
          <w:p w14:paraId="0581F77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33.6</w:t>
            </w:r>
          </w:p>
        </w:tc>
        <w:tc>
          <w:tcPr>
            <w:tcW w:w="214" w:type="dxa"/>
            <w:tcBorders>
              <w:top w:val="nil"/>
              <w:left w:val="nil"/>
              <w:bottom w:val="nil"/>
              <w:right w:val="nil"/>
            </w:tcBorders>
            <w:shd w:val="clear" w:color="auto" w:fill="auto"/>
            <w:noWrap/>
            <w:vAlign w:val="bottom"/>
            <w:hideMark/>
          </w:tcPr>
          <w:p w14:paraId="66005C7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36E803D8"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7DE83B4C"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137DDE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0.010</w:t>
            </w:r>
          </w:p>
        </w:tc>
        <w:tc>
          <w:tcPr>
            <w:tcW w:w="507" w:type="dxa"/>
            <w:tcBorders>
              <w:top w:val="nil"/>
              <w:left w:val="nil"/>
              <w:bottom w:val="nil"/>
              <w:right w:val="nil"/>
            </w:tcBorders>
            <w:shd w:val="clear" w:color="auto" w:fill="auto"/>
            <w:noWrap/>
            <w:vAlign w:val="bottom"/>
            <w:hideMark/>
          </w:tcPr>
          <w:p w14:paraId="6748B42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9</w:t>
            </w:r>
          </w:p>
        </w:tc>
      </w:tr>
      <w:tr w:rsidR="00BD7167" w:rsidRPr="008C3D75" w14:paraId="302F6906" w14:textId="77777777" w:rsidTr="00BD7167">
        <w:trPr>
          <w:trHeight w:val="300"/>
        </w:trPr>
        <w:tc>
          <w:tcPr>
            <w:tcW w:w="604" w:type="dxa"/>
            <w:tcBorders>
              <w:top w:val="nil"/>
              <w:left w:val="nil"/>
              <w:bottom w:val="nil"/>
              <w:right w:val="nil"/>
            </w:tcBorders>
            <w:shd w:val="clear" w:color="auto" w:fill="auto"/>
            <w:noWrap/>
            <w:vAlign w:val="bottom"/>
            <w:hideMark/>
          </w:tcPr>
          <w:p w14:paraId="60CBA190"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6</w:t>
            </w:r>
          </w:p>
        </w:tc>
        <w:tc>
          <w:tcPr>
            <w:tcW w:w="849" w:type="dxa"/>
            <w:tcBorders>
              <w:top w:val="nil"/>
              <w:left w:val="nil"/>
              <w:bottom w:val="nil"/>
              <w:right w:val="nil"/>
            </w:tcBorders>
            <w:shd w:val="clear" w:color="auto" w:fill="auto"/>
            <w:noWrap/>
            <w:vAlign w:val="bottom"/>
            <w:hideMark/>
          </w:tcPr>
          <w:p w14:paraId="7F01ED65"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51.22</w:t>
            </w:r>
          </w:p>
        </w:tc>
        <w:tc>
          <w:tcPr>
            <w:tcW w:w="297" w:type="dxa"/>
            <w:tcBorders>
              <w:top w:val="nil"/>
              <w:left w:val="nil"/>
              <w:bottom w:val="nil"/>
              <w:right w:val="nil"/>
            </w:tcBorders>
            <w:shd w:val="clear" w:color="auto" w:fill="auto"/>
            <w:noWrap/>
            <w:vAlign w:val="bottom"/>
            <w:hideMark/>
          </w:tcPr>
          <w:p w14:paraId="07FD44F7"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1A4B623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10.59</w:t>
            </w:r>
          </w:p>
        </w:tc>
        <w:tc>
          <w:tcPr>
            <w:tcW w:w="512" w:type="dxa"/>
            <w:tcBorders>
              <w:top w:val="nil"/>
              <w:left w:val="nil"/>
              <w:bottom w:val="nil"/>
              <w:right w:val="nil"/>
            </w:tcBorders>
            <w:shd w:val="clear" w:color="auto" w:fill="auto"/>
            <w:noWrap/>
            <w:vAlign w:val="bottom"/>
            <w:hideMark/>
          </w:tcPr>
          <w:p w14:paraId="5903B17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20.7</w:t>
            </w:r>
          </w:p>
        </w:tc>
        <w:tc>
          <w:tcPr>
            <w:tcW w:w="190" w:type="dxa"/>
            <w:tcBorders>
              <w:top w:val="nil"/>
              <w:left w:val="nil"/>
              <w:bottom w:val="nil"/>
              <w:right w:val="nil"/>
            </w:tcBorders>
            <w:shd w:val="clear" w:color="auto" w:fill="auto"/>
            <w:noWrap/>
            <w:vAlign w:val="bottom"/>
            <w:hideMark/>
          </w:tcPr>
          <w:p w14:paraId="7DBB379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767808" behindDoc="0" locked="0" layoutInCell="1" allowOverlap="1" wp14:anchorId="20E5F964" wp14:editId="319D3776">
                      <wp:simplePos x="0" y="0"/>
                      <wp:positionH relativeFrom="column">
                        <wp:posOffset>-1</wp:posOffset>
                      </wp:positionH>
                      <wp:positionV relativeFrom="paragraph">
                        <wp:posOffset>171450</wp:posOffset>
                      </wp:positionV>
                      <wp:extent cx="0" cy="171450"/>
                      <wp:effectExtent l="0" t="0" r="0" b="0"/>
                      <wp:wrapNone/>
                      <wp:docPr id="1208" name="Textové pole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C5CF6EE" id="Textové pole 1208" o:spid="_x0000_s1026" type="#_x0000_t202" style="position:absolute;margin-left:0;margin-top:13.5pt;width:0;height:13.5pt;z-index:2517678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rM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U1&#10;Osw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8C3D75">
              <w:rPr>
                <w:rFonts w:ascii="Calibri" w:hAnsi="Calibri" w:cs="Calibri"/>
                <w:noProof/>
                <w:color w:val="000000"/>
                <w:sz w:val="20"/>
                <w:lang w:val="en-US" w:eastAsia="en-US"/>
                <w:rPrChange w:id="1953" w:author="admin" w:date="2018-06-18T11:14:00Z">
                  <w:rPr>
                    <w:rFonts w:ascii="Calibri" w:hAnsi="Calibri" w:cs="Calibri"/>
                    <w:noProof/>
                    <w:color w:val="000000"/>
                    <w:sz w:val="20"/>
                    <w:lang w:val="en-US" w:eastAsia="en-US"/>
                  </w:rPr>
                </w:rPrChange>
              </w:rPr>
              <mc:AlternateContent>
                <mc:Choice Requires="wps">
                  <w:drawing>
                    <wp:anchor distT="0" distB="0" distL="114299" distR="114299" simplePos="0" relativeHeight="251768832" behindDoc="0" locked="0" layoutInCell="1" allowOverlap="1" wp14:anchorId="7765844D" wp14:editId="0C918765">
                      <wp:simplePos x="0" y="0"/>
                      <wp:positionH relativeFrom="column">
                        <wp:posOffset>-1</wp:posOffset>
                      </wp:positionH>
                      <wp:positionV relativeFrom="paragraph">
                        <wp:posOffset>171450</wp:posOffset>
                      </wp:positionV>
                      <wp:extent cx="0" cy="171450"/>
                      <wp:effectExtent l="0" t="0" r="0" b="0"/>
                      <wp:wrapNone/>
                      <wp:docPr id="1207" name="Textové pole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64433AB" id="Textové pole 1207" o:spid="_x0000_s1026" type="#_x0000_t202" style="position:absolute;margin-left:0;margin-top:13.5pt;width:0;height:13.5pt;z-index:2517688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90FQIAAII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SbvV&#10;4pwzLxyp9KCGBPvfv1gAq1h5oUb1Idbkfx8IkYZPMBCoFB3DDcgfkVyqJz4jIJJ3bsyg0eVfKpkR&#10;kLQ4HPtP2ZgcjZKsy/P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vV&#10;X3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251234E"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0.61</w:t>
            </w:r>
          </w:p>
        </w:tc>
        <w:tc>
          <w:tcPr>
            <w:tcW w:w="308" w:type="dxa"/>
            <w:tcBorders>
              <w:top w:val="nil"/>
              <w:left w:val="nil"/>
              <w:bottom w:val="nil"/>
              <w:right w:val="nil"/>
            </w:tcBorders>
            <w:shd w:val="clear" w:color="auto" w:fill="auto"/>
            <w:noWrap/>
            <w:vAlign w:val="bottom"/>
            <w:hideMark/>
          </w:tcPr>
          <w:p w14:paraId="4DC433B0"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7AFFC44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0.20</w:t>
            </w:r>
          </w:p>
        </w:tc>
        <w:tc>
          <w:tcPr>
            <w:tcW w:w="507" w:type="dxa"/>
            <w:tcBorders>
              <w:top w:val="nil"/>
              <w:left w:val="nil"/>
              <w:bottom w:val="nil"/>
              <w:right w:val="nil"/>
            </w:tcBorders>
            <w:shd w:val="clear" w:color="auto" w:fill="auto"/>
            <w:noWrap/>
            <w:vAlign w:val="bottom"/>
            <w:hideMark/>
          </w:tcPr>
          <w:p w14:paraId="411A7DE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32.7</w:t>
            </w:r>
          </w:p>
        </w:tc>
        <w:tc>
          <w:tcPr>
            <w:tcW w:w="214" w:type="dxa"/>
            <w:tcBorders>
              <w:top w:val="nil"/>
              <w:left w:val="nil"/>
              <w:bottom w:val="nil"/>
              <w:right w:val="nil"/>
            </w:tcBorders>
            <w:shd w:val="clear" w:color="auto" w:fill="auto"/>
            <w:noWrap/>
            <w:vAlign w:val="bottom"/>
            <w:hideMark/>
          </w:tcPr>
          <w:p w14:paraId="305C450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ED210E3"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3BDEB666"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A082A0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0.011</w:t>
            </w:r>
          </w:p>
        </w:tc>
        <w:tc>
          <w:tcPr>
            <w:tcW w:w="507" w:type="dxa"/>
            <w:tcBorders>
              <w:top w:val="nil"/>
              <w:left w:val="nil"/>
              <w:bottom w:val="nil"/>
              <w:right w:val="nil"/>
            </w:tcBorders>
            <w:shd w:val="clear" w:color="auto" w:fill="auto"/>
            <w:noWrap/>
            <w:vAlign w:val="bottom"/>
            <w:hideMark/>
          </w:tcPr>
          <w:p w14:paraId="5641AA4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10</w:t>
            </w:r>
          </w:p>
        </w:tc>
      </w:tr>
      <w:tr w:rsidR="00BD7167" w:rsidRPr="008C3D75" w14:paraId="62ECF7D0" w14:textId="77777777" w:rsidTr="00BD7167">
        <w:trPr>
          <w:trHeight w:val="300"/>
        </w:trPr>
        <w:tc>
          <w:tcPr>
            <w:tcW w:w="604" w:type="dxa"/>
            <w:tcBorders>
              <w:top w:val="nil"/>
              <w:left w:val="nil"/>
              <w:bottom w:val="nil"/>
              <w:right w:val="nil"/>
            </w:tcBorders>
            <w:shd w:val="clear" w:color="auto" w:fill="auto"/>
            <w:noWrap/>
            <w:vAlign w:val="bottom"/>
            <w:hideMark/>
          </w:tcPr>
          <w:p w14:paraId="25DCDA3B"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7</w:t>
            </w:r>
          </w:p>
        </w:tc>
        <w:tc>
          <w:tcPr>
            <w:tcW w:w="849" w:type="dxa"/>
            <w:tcBorders>
              <w:top w:val="nil"/>
              <w:left w:val="nil"/>
              <w:bottom w:val="nil"/>
              <w:right w:val="nil"/>
            </w:tcBorders>
            <w:shd w:val="clear" w:color="auto" w:fill="auto"/>
            <w:noWrap/>
            <w:vAlign w:val="bottom"/>
            <w:hideMark/>
          </w:tcPr>
          <w:p w14:paraId="24ACD51D"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111.31</w:t>
            </w:r>
          </w:p>
        </w:tc>
        <w:tc>
          <w:tcPr>
            <w:tcW w:w="297" w:type="dxa"/>
            <w:tcBorders>
              <w:top w:val="nil"/>
              <w:left w:val="nil"/>
              <w:bottom w:val="nil"/>
              <w:right w:val="nil"/>
            </w:tcBorders>
            <w:shd w:val="clear" w:color="auto" w:fill="auto"/>
            <w:noWrap/>
            <w:vAlign w:val="bottom"/>
            <w:hideMark/>
          </w:tcPr>
          <w:p w14:paraId="15787E8C"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A9B7F8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17.78</w:t>
            </w:r>
          </w:p>
        </w:tc>
        <w:tc>
          <w:tcPr>
            <w:tcW w:w="512" w:type="dxa"/>
            <w:tcBorders>
              <w:top w:val="nil"/>
              <w:left w:val="nil"/>
              <w:bottom w:val="nil"/>
              <w:right w:val="nil"/>
            </w:tcBorders>
            <w:shd w:val="clear" w:color="auto" w:fill="auto"/>
            <w:noWrap/>
            <w:vAlign w:val="bottom"/>
            <w:hideMark/>
          </w:tcPr>
          <w:p w14:paraId="4A7725A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16</w:t>
            </w:r>
          </w:p>
        </w:tc>
        <w:tc>
          <w:tcPr>
            <w:tcW w:w="190" w:type="dxa"/>
            <w:tcBorders>
              <w:top w:val="nil"/>
              <w:left w:val="nil"/>
              <w:bottom w:val="nil"/>
              <w:right w:val="nil"/>
            </w:tcBorders>
            <w:shd w:val="clear" w:color="auto" w:fill="auto"/>
            <w:noWrap/>
            <w:vAlign w:val="bottom"/>
            <w:hideMark/>
          </w:tcPr>
          <w:p w14:paraId="57EC041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769856" behindDoc="0" locked="0" layoutInCell="1" allowOverlap="1" wp14:anchorId="4603E643" wp14:editId="1EA57780">
                      <wp:simplePos x="0" y="0"/>
                      <wp:positionH relativeFrom="column">
                        <wp:posOffset>-1</wp:posOffset>
                      </wp:positionH>
                      <wp:positionV relativeFrom="paragraph">
                        <wp:posOffset>171450</wp:posOffset>
                      </wp:positionV>
                      <wp:extent cx="0" cy="171450"/>
                      <wp:effectExtent l="0" t="0" r="0" b="0"/>
                      <wp:wrapNone/>
                      <wp:docPr id="1206" name="Textové pole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618DD97" id="Textové pole 1206" o:spid="_x0000_s1026" type="#_x0000_t202" style="position:absolute;margin-left:0;margin-top:13.5pt;width:0;height:13.5pt;z-index:2517698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BNFQIAAII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pN1q&#10;cc6ZF45UelBDgv3vXyyAVay8UKP6EGvyvw+ESMMnGAhUio7hBuSPSC7VE58REMk7N2bQ6PIvlcwI&#10;SFocjv2nbEyORknW5fv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r1&#10;kE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8C3D75">
              <w:rPr>
                <w:rFonts w:ascii="Calibri" w:hAnsi="Calibri" w:cs="Calibri"/>
                <w:noProof/>
                <w:color w:val="000000"/>
                <w:sz w:val="20"/>
                <w:lang w:val="en-US" w:eastAsia="en-US"/>
                <w:rPrChange w:id="1954" w:author="admin" w:date="2018-06-18T11:14:00Z">
                  <w:rPr>
                    <w:rFonts w:ascii="Calibri" w:hAnsi="Calibri" w:cs="Calibri"/>
                    <w:noProof/>
                    <w:color w:val="000000"/>
                    <w:sz w:val="20"/>
                    <w:lang w:val="en-US" w:eastAsia="en-US"/>
                  </w:rPr>
                </w:rPrChange>
              </w:rPr>
              <mc:AlternateContent>
                <mc:Choice Requires="wps">
                  <w:drawing>
                    <wp:anchor distT="0" distB="0" distL="114299" distR="114299" simplePos="0" relativeHeight="251770880" behindDoc="0" locked="0" layoutInCell="1" allowOverlap="1" wp14:anchorId="4CE63733" wp14:editId="36E0873B">
                      <wp:simplePos x="0" y="0"/>
                      <wp:positionH relativeFrom="column">
                        <wp:posOffset>-1</wp:posOffset>
                      </wp:positionH>
                      <wp:positionV relativeFrom="paragraph">
                        <wp:posOffset>171450</wp:posOffset>
                      </wp:positionV>
                      <wp:extent cx="0" cy="171450"/>
                      <wp:effectExtent l="0" t="0" r="0" b="0"/>
                      <wp:wrapNone/>
                      <wp:docPr id="1205" name="Textové pole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B275468" id="Textové pole 1205" o:spid="_x0000_s1026" type="#_x0000_t202" style="position:absolute;margin-left:0;margin-top:13.5pt;width:0;height:13.5pt;z-index:2517708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EHFQIAAII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SbvV&#10;4pwzLxyp9KCGBPvfv1gAq1h5oUb1Idbkfx8IkYZPMBCoFB3DDcgfkVyqJz4jIJJ3bsyg0eVfKpkR&#10;kLQ4HPtP2ZgcjZKsy/fLt+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mU&#10;wQc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4665F7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1.60</w:t>
            </w:r>
          </w:p>
        </w:tc>
        <w:tc>
          <w:tcPr>
            <w:tcW w:w="308" w:type="dxa"/>
            <w:tcBorders>
              <w:top w:val="nil"/>
              <w:left w:val="nil"/>
              <w:bottom w:val="nil"/>
              <w:right w:val="nil"/>
            </w:tcBorders>
            <w:shd w:val="clear" w:color="auto" w:fill="auto"/>
            <w:noWrap/>
            <w:vAlign w:val="bottom"/>
            <w:hideMark/>
          </w:tcPr>
          <w:p w14:paraId="366A3CE4"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4AEC1A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0.49</w:t>
            </w:r>
          </w:p>
        </w:tc>
        <w:tc>
          <w:tcPr>
            <w:tcW w:w="507" w:type="dxa"/>
            <w:tcBorders>
              <w:top w:val="nil"/>
              <w:left w:val="nil"/>
              <w:bottom w:val="nil"/>
              <w:right w:val="nil"/>
            </w:tcBorders>
            <w:shd w:val="clear" w:color="auto" w:fill="auto"/>
            <w:noWrap/>
            <w:vAlign w:val="bottom"/>
            <w:hideMark/>
          </w:tcPr>
          <w:p w14:paraId="5F491BA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30.6</w:t>
            </w:r>
          </w:p>
        </w:tc>
        <w:tc>
          <w:tcPr>
            <w:tcW w:w="214" w:type="dxa"/>
            <w:tcBorders>
              <w:top w:val="nil"/>
              <w:left w:val="nil"/>
              <w:bottom w:val="nil"/>
              <w:right w:val="nil"/>
            </w:tcBorders>
            <w:shd w:val="clear" w:color="auto" w:fill="auto"/>
            <w:noWrap/>
            <w:vAlign w:val="bottom"/>
            <w:hideMark/>
          </w:tcPr>
          <w:p w14:paraId="12B6E80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DEF3E64"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2E393581"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3C6720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0.014</w:t>
            </w:r>
          </w:p>
        </w:tc>
        <w:tc>
          <w:tcPr>
            <w:tcW w:w="507" w:type="dxa"/>
            <w:tcBorders>
              <w:top w:val="nil"/>
              <w:left w:val="nil"/>
              <w:bottom w:val="nil"/>
              <w:right w:val="nil"/>
            </w:tcBorders>
            <w:shd w:val="clear" w:color="auto" w:fill="auto"/>
            <w:noWrap/>
            <w:vAlign w:val="bottom"/>
            <w:hideMark/>
          </w:tcPr>
          <w:p w14:paraId="4F113A0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11</w:t>
            </w:r>
          </w:p>
        </w:tc>
      </w:tr>
      <w:tr w:rsidR="00BD7167" w:rsidRPr="008C3D75" w14:paraId="6DC088B9" w14:textId="77777777" w:rsidTr="00BD7167">
        <w:trPr>
          <w:trHeight w:val="300"/>
        </w:trPr>
        <w:tc>
          <w:tcPr>
            <w:tcW w:w="604" w:type="dxa"/>
            <w:tcBorders>
              <w:top w:val="nil"/>
              <w:left w:val="nil"/>
              <w:bottom w:val="nil"/>
              <w:right w:val="nil"/>
            </w:tcBorders>
            <w:shd w:val="clear" w:color="auto" w:fill="auto"/>
            <w:noWrap/>
            <w:vAlign w:val="bottom"/>
            <w:hideMark/>
          </w:tcPr>
          <w:p w14:paraId="37EBC067"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8</w:t>
            </w:r>
          </w:p>
        </w:tc>
        <w:tc>
          <w:tcPr>
            <w:tcW w:w="849" w:type="dxa"/>
            <w:tcBorders>
              <w:top w:val="nil"/>
              <w:left w:val="nil"/>
              <w:bottom w:val="nil"/>
              <w:right w:val="nil"/>
            </w:tcBorders>
            <w:shd w:val="clear" w:color="auto" w:fill="auto"/>
            <w:noWrap/>
            <w:vAlign w:val="bottom"/>
            <w:hideMark/>
          </w:tcPr>
          <w:p w14:paraId="6A410116"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110.70</w:t>
            </w:r>
          </w:p>
        </w:tc>
        <w:tc>
          <w:tcPr>
            <w:tcW w:w="297" w:type="dxa"/>
            <w:tcBorders>
              <w:top w:val="nil"/>
              <w:left w:val="nil"/>
              <w:bottom w:val="nil"/>
              <w:right w:val="nil"/>
            </w:tcBorders>
            <w:shd w:val="clear" w:color="auto" w:fill="auto"/>
            <w:noWrap/>
            <w:vAlign w:val="bottom"/>
            <w:hideMark/>
          </w:tcPr>
          <w:p w14:paraId="5AD3A8BE"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04FD759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16.76</w:t>
            </w:r>
          </w:p>
        </w:tc>
        <w:tc>
          <w:tcPr>
            <w:tcW w:w="512" w:type="dxa"/>
            <w:tcBorders>
              <w:top w:val="nil"/>
              <w:left w:val="nil"/>
              <w:bottom w:val="nil"/>
              <w:right w:val="nil"/>
            </w:tcBorders>
            <w:shd w:val="clear" w:color="auto" w:fill="auto"/>
            <w:noWrap/>
            <w:vAlign w:val="bottom"/>
            <w:hideMark/>
          </w:tcPr>
          <w:p w14:paraId="0A95D3C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15.1</w:t>
            </w:r>
          </w:p>
        </w:tc>
        <w:tc>
          <w:tcPr>
            <w:tcW w:w="190" w:type="dxa"/>
            <w:tcBorders>
              <w:top w:val="nil"/>
              <w:left w:val="nil"/>
              <w:bottom w:val="nil"/>
              <w:right w:val="nil"/>
            </w:tcBorders>
            <w:shd w:val="clear" w:color="auto" w:fill="auto"/>
            <w:noWrap/>
            <w:vAlign w:val="bottom"/>
            <w:hideMark/>
          </w:tcPr>
          <w:p w14:paraId="30EAB85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771904" behindDoc="0" locked="0" layoutInCell="1" allowOverlap="1" wp14:anchorId="5EB0A4E5" wp14:editId="39B2C374">
                      <wp:simplePos x="0" y="0"/>
                      <wp:positionH relativeFrom="column">
                        <wp:posOffset>-1</wp:posOffset>
                      </wp:positionH>
                      <wp:positionV relativeFrom="paragraph">
                        <wp:posOffset>171450</wp:posOffset>
                      </wp:positionV>
                      <wp:extent cx="0" cy="171450"/>
                      <wp:effectExtent l="0" t="0" r="0" b="0"/>
                      <wp:wrapNone/>
                      <wp:docPr id="1204" name="Textové pole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520AFD0" id="Textové pole 1204" o:spid="_x0000_s1026" type="#_x0000_t202" style="position:absolute;margin-left:0;margin-top:13.5pt;width:0;height:13.5pt;z-index:2517719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4+FgIAAII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I&#10;tA4+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8C3D75">
              <w:rPr>
                <w:rFonts w:ascii="Calibri" w:hAnsi="Calibri" w:cs="Calibri"/>
                <w:noProof/>
                <w:color w:val="000000"/>
                <w:sz w:val="20"/>
                <w:lang w:val="en-US" w:eastAsia="en-US"/>
                <w:rPrChange w:id="1955" w:author="admin" w:date="2018-06-18T11:14:00Z">
                  <w:rPr>
                    <w:rFonts w:ascii="Calibri" w:hAnsi="Calibri" w:cs="Calibri"/>
                    <w:noProof/>
                    <w:color w:val="000000"/>
                    <w:sz w:val="20"/>
                    <w:lang w:val="en-US" w:eastAsia="en-US"/>
                  </w:rPr>
                </w:rPrChange>
              </w:rPr>
              <mc:AlternateContent>
                <mc:Choice Requires="wps">
                  <w:drawing>
                    <wp:anchor distT="0" distB="0" distL="114299" distR="114299" simplePos="0" relativeHeight="251772928" behindDoc="0" locked="0" layoutInCell="1" allowOverlap="1" wp14:anchorId="1A00FFF3" wp14:editId="3367D9B5">
                      <wp:simplePos x="0" y="0"/>
                      <wp:positionH relativeFrom="column">
                        <wp:posOffset>-1</wp:posOffset>
                      </wp:positionH>
                      <wp:positionV relativeFrom="paragraph">
                        <wp:posOffset>171450</wp:posOffset>
                      </wp:positionV>
                      <wp:extent cx="0" cy="171450"/>
                      <wp:effectExtent l="0" t="0" r="0" b="0"/>
                      <wp:wrapNone/>
                      <wp:docPr id="1203" name="Textové pole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5BF4EAC" id="Textové pole 1203" o:spid="_x0000_s1026" type="#_x0000_t202" style="position:absolute;margin-left:0;margin-top:13.5pt;width:0;height:13.5pt;z-index:2517729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OT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2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9X&#10;Y5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7AF824E"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1.57</w:t>
            </w:r>
          </w:p>
        </w:tc>
        <w:tc>
          <w:tcPr>
            <w:tcW w:w="308" w:type="dxa"/>
            <w:tcBorders>
              <w:top w:val="nil"/>
              <w:left w:val="nil"/>
              <w:bottom w:val="nil"/>
              <w:right w:val="nil"/>
            </w:tcBorders>
            <w:shd w:val="clear" w:color="auto" w:fill="auto"/>
            <w:noWrap/>
            <w:vAlign w:val="bottom"/>
            <w:hideMark/>
          </w:tcPr>
          <w:p w14:paraId="6326BEDA"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074AD3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0.42</w:t>
            </w:r>
          </w:p>
        </w:tc>
        <w:tc>
          <w:tcPr>
            <w:tcW w:w="507" w:type="dxa"/>
            <w:tcBorders>
              <w:top w:val="nil"/>
              <w:left w:val="nil"/>
              <w:bottom w:val="nil"/>
              <w:right w:val="nil"/>
            </w:tcBorders>
            <w:shd w:val="clear" w:color="auto" w:fill="auto"/>
            <w:noWrap/>
            <w:vAlign w:val="bottom"/>
            <w:hideMark/>
          </w:tcPr>
          <w:p w14:paraId="77256EF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26.5</w:t>
            </w:r>
          </w:p>
        </w:tc>
        <w:tc>
          <w:tcPr>
            <w:tcW w:w="214" w:type="dxa"/>
            <w:tcBorders>
              <w:top w:val="nil"/>
              <w:left w:val="nil"/>
              <w:bottom w:val="nil"/>
              <w:right w:val="nil"/>
            </w:tcBorders>
            <w:shd w:val="clear" w:color="auto" w:fill="auto"/>
            <w:noWrap/>
            <w:vAlign w:val="bottom"/>
            <w:hideMark/>
          </w:tcPr>
          <w:p w14:paraId="721EFA1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296CD750"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4F8CF041"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CE9BF6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5E61ECA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10</w:t>
            </w:r>
          </w:p>
        </w:tc>
      </w:tr>
      <w:tr w:rsidR="00BD7167" w:rsidRPr="008C3D75" w14:paraId="6C809E6B" w14:textId="77777777" w:rsidTr="00BD7167">
        <w:trPr>
          <w:trHeight w:val="300"/>
        </w:trPr>
        <w:tc>
          <w:tcPr>
            <w:tcW w:w="604" w:type="dxa"/>
            <w:tcBorders>
              <w:top w:val="nil"/>
              <w:left w:val="nil"/>
              <w:bottom w:val="nil"/>
              <w:right w:val="nil"/>
            </w:tcBorders>
            <w:shd w:val="clear" w:color="auto" w:fill="auto"/>
            <w:noWrap/>
            <w:vAlign w:val="bottom"/>
            <w:hideMark/>
          </w:tcPr>
          <w:p w14:paraId="0E4A1B0B"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13</w:t>
            </w:r>
          </w:p>
        </w:tc>
        <w:tc>
          <w:tcPr>
            <w:tcW w:w="849" w:type="dxa"/>
            <w:tcBorders>
              <w:top w:val="nil"/>
              <w:left w:val="nil"/>
              <w:bottom w:val="nil"/>
              <w:right w:val="nil"/>
            </w:tcBorders>
            <w:shd w:val="clear" w:color="auto" w:fill="auto"/>
            <w:noWrap/>
            <w:vAlign w:val="bottom"/>
            <w:hideMark/>
          </w:tcPr>
          <w:p w14:paraId="4BFC35F5"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60.19</w:t>
            </w:r>
          </w:p>
        </w:tc>
        <w:tc>
          <w:tcPr>
            <w:tcW w:w="297" w:type="dxa"/>
            <w:tcBorders>
              <w:top w:val="nil"/>
              <w:left w:val="nil"/>
              <w:bottom w:val="nil"/>
              <w:right w:val="nil"/>
            </w:tcBorders>
            <w:shd w:val="clear" w:color="auto" w:fill="auto"/>
            <w:noWrap/>
            <w:vAlign w:val="bottom"/>
            <w:hideMark/>
          </w:tcPr>
          <w:p w14:paraId="25AEE45A"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17B1D3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20.71</w:t>
            </w:r>
          </w:p>
        </w:tc>
        <w:tc>
          <w:tcPr>
            <w:tcW w:w="512" w:type="dxa"/>
            <w:tcBorders>
              <w:top w:val="nil"/>
              <w:left w:val="nil"/>
              <w:bottom w:val="nil"/>
              <w:right w:val="nil"/>
            </w:tcBorders>
            <w:shd w:val="clear" w:color="auto" w:fill="auto"/>
            <w:noWrap/>
            <w:vAlign w:val="bottom"/>
            <w:hideMark/>
          </w:tcPr>
          <w:p w14:paraId="2B1BF27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34.4</w:t>
            </w:r>
          </w:p>
        </w:tc>
        <w:tc>
          <w:tcPr>
            <w:tcW w:w="190" w:type="dxa"/>
            <w:tcBorders>
              <w:top w:val="nil"/>
              <w:left w:val="nil"/>
              <w:bottom w:val="nil"/>
              <w:right w:val="nil"/>
            </w:tcBorders>
            <w:shd w:val="clear" w:color="auto" w:fill="auto"/>
            <w:noWrap/>
            <w:vAlign w:val="bottom"/>
            <w:hideMark/>
          </w:tcPr>
          <w:p w14:paraId="6A3176E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773952" behindDoc="0" locked="0" layoutInCell="1" allowOverlap="1" wp14:anchorId="3217B2B9" wp14:editId="52301F00">
                      <wp:simplePos x="0" y="0"/>
                      <wp:positionH relativeFrom="column">
                        <wp:posOffset>-1</wp:posOffset>
                      </wp:positionH>
                      <wp:positionV relativeFrom="paragraph">
                        <wp:posOffset>171450</wp:posOffset>
                      </wp:positionV>
                      <wp:extent cx="0" cy="171450"/>
                      <wp:effectExtent l="0" t="0" r="0" b="0"/>
                      <wp:wrapNone/>
                      <wp:docPr id="1202" name="Textové pole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6BB3CD9" id="Textové pole 1202" o:spid="_x0000_s1026" type="#_x0000_t202" style="position:absolute;margin-left:0;margin-top:13.5pt;width:0;height:13.5pt;z-index:2517739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yq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53&#10;rK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8C3D75">
              <w:rPr>
                <w:rFonts w:ascii="Calibri" w:hAnsi="Calibri" w:cs="Calibri"/>
                <w:noProof/>
                <w:color w:val="000000"/>
                <w:sz w:val="20"/>
                <w:lang w:val="en-US" w:eastAsia="en-US"/>
                <w:rPrChange w:id="1956" w:author="admin" w:date="2018-06-18T11:14:00Z">
                  <w:rPr>
                    <w:rFonts w:ascii="Calibri" w:hAnsi="Calibri" w:cs="Calibri"/>
                    <w:noProof/>
                    <w:color w:val="000000"/>
                    <w:sz w:val="20"/>
                    <w:lang w:val="en-US" w:eastAsia="en-US"/>
                  </w:rPr>
                </w:rPrChange>
              </w:rPr>
              <mc:AlternateContent>
                <mc:Choice Requires="wps">
                  <w:drawing>
                    <wp:anchor distT="0" distB="0" distL="114299" distR="114299" simplePos="0" relativeHeight="251774976" behindDoc="0" locked="0" layoutInCell="1" allowOverlap="1" wp14:anchorId="1B221AE5" wp14:editId="066E7925">
                      <wp:simplePos x="0" y="0"/>
                      <wp:positionH relativeFrom="column">
                        <wp:posOffset>-1</wp:posOffset>
                      </wp:positionH>
                      <wp:positionV relativeFrom="paragraph">
                        <wp:posOffset>171450</wp:posOffset>
                      </wp:positionV>
                      <wp:extent cx="0" cy="171450"/>
                      <wp:effectExtent l="0" t="0" r="0" b="0"/>
                      <wp:wrapNone/>
                      <wp:docPr id="1201" name="Textové pole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F688A26" id="Textové pole 1201" o:spid="_x0000_s1026" type="#_x0000_t202" style="position:absolute;margin-left:0;margin-top:13.5pt;width:0;height:13.5pt;z-index:2517749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3g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UcE&#10;OPPCkUr3akiw//ObBbCKlRdqVB9iTf53gRBp+AQDgUrRMdyA/BnJpXrkMwIieefGDBpd/qWSGQFJ&#10;i8Ox/5SNydEoybr6sHr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rRb9&#10;4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6AB5430"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0.74</w:t>
            </w:r>
          </w:p>
        </w:tc>
        <w:tc>
          <w:tcPr>
            <w:tcW w:w="308" w:type="dxa"/>
            <w:tcBorders>
              <w:top w:val="nil"/>
              <w:left w:val="nil"/>
              <w:bottom w:val="nil"/>
              <w:right w:val="nil"/>
            </w:tcBorders>
            <w:shd w:val="clear" w:color="auto" w:fill="auto"/>
            <w:noWrap/>
            <w:vAlign w:val="bottom"/>
            <w:hideMark/>
          </w:tcPr>
          <w:p w14:paraId="75C967DC"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AA26C7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5428E42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54.4</w:t>
            </w:r>
          </w:p>
        </w:tc>
        <w:tc>
          <w:tcPr>
            <w:tcW w:w="214" w:type="dxa"/>
            <w:tcBorders>
              <w:top w:val="nil"/>
              <w:left w:val="nil"/>
              <w:bottom w:val="nil"/>
              <w:right w:val="nil"/>
            </w:tcBorders>
            <w:shd w:val="clear" w:color="auto" w:fill="auto"/>
            <w:noWrap/>
            <w:vAlign w:val="bottom"/>
            <w:hideMark/>
          </w:tcPr>
          <w:p w14:paraId="3FC4B55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86D5491"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155244F3"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02BE4F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0.016</w:t>
            </w:r>
          </w:p>
        </w:tc>
        <w:tc>
          <w:tcPr>
            <w:tcW w:w="507" w:type="dxa"/>
            <w:tcBorders>
              <w:top w:val="nil"/>
              <w:left w:val="nil"/>
              <w:bottom w:val="nil"/>
              <w:right w:val="nil"/>
            </w:tcBorders>
            <w:shd w:val="clear" w:color="auto" w:fill="auto"/>
            <w:noWrap/>
            <w:vAlign w:val="bottom"/>
            <w:hideMark/>
          </w:tcPr>
          <w:p w14:paraId="7EFA89A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15</w:t>
            </w:r>
          </w:p>
        </w:tc>
      </w:tr>
      <w:tr w:rsidR="00BD7167" w:rsidRPr="008C3D75" w14:paraId="27ECBC1A" w14:textId="77777777" w:rsidTr="00BD7167">
        <w:trPr>
          <w:trHeight w:val="300"/>
        </w:trPr>
        <w:tc>
          <w:tcPr>
            <w:tcW w:w="604" w:type="dxa"/>
            <w:tcBorders>
              <w:top w:val="nil"/>
              <w:left w:val="nil"/>
              <w:bottom w:val="nil"/>
              <w:right w:val="nil"/>
            </w:tcBorders>
            <w:shd w:val="clear" w:color="auto" w:fill="auto"/>
            <w:noWrap/>
            <w:vAlign w:val="bottom"/>
            <w:hideMark/>
          </w:tcPr>
          <w:p w14:paraId="1D4A505B"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14</w:t>
            </w:r>
          </w:p>
        </w:tc>
        <w:tc>
          <w:tcPr>
            <w:tcW w:w="849" w:type="dxa"/>
            <w:tcBorders>
              <w:top w:val="nil"/>
              <w:left w:val="nil"/>
              <w:bottom w:val="nil"/>
              <w:right w:val="nil"/>
            </w:tcBorders>
            <w:shd w:val="clear" w:color="auto" w:fill="auto"/>
            <w:noWrap/>
            <w:vAlign w:val="bottom"/>
            <w:hideMark/>
          </w:tcPr>
          <w:p w14:paraId="46F972AC"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62.93</w:t>
            </w:r>
          </w:p>
        </w:tc>
        <w:tc>
          <w:tcPr>
            <w:tcW w:w="297" w:type="dxa"/>
            <w:tcBorders>
              <w:top w:val="nil"/>
              <w:left w:val="nil"/>
              <w:bottom w:val="nil"/>
              <w:right w:val="nil"/>
            </w:tcBorders>
            <w:shd w:val="clear" w:color="auto" w:fill="auto"/>
            <w:noWrap/>
            <w:vAlign w:val="bottom"/>
            <w:hideMark/>
          </w:tcPr>
          <w:p w14:paraId="6AB1127D"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61F35B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21.61</w:t>
            </w:r>
          </w:p>
        </w:tc>
        <w:tc>
          <w:tcPr>
            <w:tcW w:w="512" w:type="dxa"/>
            <w:tcBorders>
              <w:top w:val="nil"/>
              <w:left w:val="nil"/>
              <w:bottom w:val="nil"/>
              <w:right w:val="nil"/>
            </w:tcBorders>
            <w:shd w:val="clear" w:color="auto" w:fill="auto"/>
            <w:noWrap/>
            <w:vAlign w:val="bottom"/>
            <w:hideMark/>
          </w:tcPr>
          <w:p w14:paraId="165D052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34.3</w:t>
            </w:r>
          </w:p>
        </w:tc>
        <w:tc>
          <w:tcPr>
            <w:tcW w:w="190" w:type="dxa"/>
            <w:tcBorders>
              <w:top w:val="nil"/>
              <w:left w:val="nil"/>
              <w:bottom w:val="nil"/>
              <w:right w:val="nil"/>
            </w:tcBorders>
            <w:shd w:val="clear" w:color="auto" w:fill="auto"/>
            <w:noWrap/>
            <w:vAlign w:val="bottom"/>
            <w:hideMark/>
          </w:tcPr>
          <w:p w14:paraId="099A6D5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776000" behindDoc="0" locked="0" layoutInCell="1" allowOverlap="1" wp14:anchorId="572A2B86" wp14:editId="07D49E88">
                      <wp:simplePos x="0" y="0"/>
                      <wp:positionH relativeFrom="column">
                        <wp:posOffset>-1</wp:posOffset>
                      </wp:positionH>
                      <wp:positionV relativeFrom="paragraph">
                        <wp:posOffset>171450</wp:posOffset>
                      </wp:positionV>
                      <wp:extent cx="0" cy="171450"/>
                      <wp:effectExtent l="0" t="0" r="0" b="0"/>
                      <wp:wrapNone/>
                      <wp:docPr id="1200" name="Textové pole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E63BF81" id="Textové pole 1200" o:spid="_x0000_s1026" type="#_x0000_t202" style="position:absolute;margin-left:0;margin-top:13.5pt;width:0;height:13.5pt;z-index:2517760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DDYy&#10;2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8C3D75">
              <w:rPr>
                <w:rFonts w:ascii="Calibri" w:hAnsi="Calibri" w:cs="Calibri"/>
                <w:noProof/>
                <w:color w:val="000000"/>
                <w:sz w:val="20"/>
                <w:lang w:val="en-US" w:eastAsia="en-US"/>
                <w:rPrChange w:id="1957" w:author="admin" w:date="2018-06-18T11:14:00Z">
                  <w:rPr>
                    <w:rFonts w:ascii="Calibri" w:hAnsi="Calibri" w:cs="Calibri"/>
                    <w:noProof/>
                    <w:color w:val="000000"/>
                    <w:sz w:val="20"/>
                    <w:lang w:val="en-US" w:eastAsia="en-US"/>
                  </w:rPr>
                </w:rPrChange>
              </w:rPr>
              <mc:AlternateContent>
                <mc:Choice Requires="wps">
                  <w:drawing>
                    <wp:anchor distT="0" distB="0" distL="114299" distR="114299" simplePos="0" relativeHeight="251777024" behindDoc="0" locked="0" layoutInCell="1" allowOverlap="1" wp14:anchorId="02D27BA3" wp14:editId="5FDDC07B">
                      <wp:simplePos x="0" y="0"/>
                      <wp:positionH relativeFrom="column">
                        <wp:posOffset>-1</wp:posOffset>
                      </wp:positionH>
                      <wp:positionV relativeFrom="paragraph">
                        <wp:posOffset>171450</wp:posOffset>
                      </wp:positionV>
                      <wp:extent cx="0" cy="171450"/>
                      <wp:effectExtent l="0" t="0" r="0" b="0"/>
                      <wp:wrapNone/>
                      <wp:docPr id="1199" name="Textové pole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2BE5664" id="Textové pole 1199" o:spid="_x0000_s1026" type="#_x0000_t202" style="position:absolute;margin-left:0;margin-top:13.5pt;width:0;height:13.5pt;z-index:2517770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D0D&#10;7h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460D4A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0.72</w:t>
            </w:r>
          </w:p>
        </w:tc>
        <w:tc>
          <w:tcPr>
            <w:tcW w:w="308" w:type="dxa"/>
            <w:tcBorders>
              <w:top w:val="nil"/>
              <w:left w:val="nil"/>
              <w:bottom w:val="nil"/>
              <w:right w:val="nil"/>
            </w:tcBorders>
            <w:shd w:val="clear" w:color="auto" w:fill="auto"/>
            <w:noWrap/>
            <w:vAlign w:val="bottom"/>
            <w:hideMark/>
          </w:tcPr>
          <w:p w14:paraId="11CBF4A6"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8754B3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26D243D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54.8</w:t>
            </w:r>
          </w:p>
        </w:tc>
        <w:tc>
          <w:tcPr>
            <w:tcW w:w="214" w:type="dxa"/>
            <w:tcBorders>
              <w:top w:val="nil"/>
              <w:left w:val="nil"/>
              <w:bottom w:val="nil"/>
              <w:right w:val="nil"/>
            </w:tcBorders>
            <w:shd w:val="clear" w:color="auto" w:fill="auto"/>
            <w:noWrap/>
            <w:vAlign w:val="bottom"/>
            <w:hideMark/>
          </w:tcPr>
          <w:p w14:paraId="6B81229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418B706"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0.10</w:t>
            </w:r>
          </w:p>
        </w:tc>
        <w:tc>
          <w:tcPr>
            <w:tcW w:w="296" w:type="dxa"/>
            <w:tcBorders>
              <w:top w:val="nil"/>
              <w:left w:val="nil"/>
              <w:bottom w:val="nil"/>
              <w:right w:val="nil"/>
            </w:tcBorders>
            <w:shd w:val="clear" w:color="auto" w:fill="auto"/>
            <w:noWrap/>
            <w:vAlign w:val="bottom"/>
            <w:hideMark/>
          </w:tcPr>
          <w:p w14:paraId="5332359F"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84009C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0.013</w:t>
            </w:r>
          </w:p>
        </w:tc>
        <w:tc>
          <w:tcPr>
            <w:tcW w:w="507" w:type="dxa"/>
            <w:tcBorders>
              <w:top w:val="nil"/>
              <w:left w:val="nil"/>
              <w:bottom w:val="nil"/>
              <w:right w:val="nil"/>
            </w:tcBorders>
            <w:shd w:val="clear" w:color="auto" w:fill="auto"/>
            <w:noWrap/>
            <w:vAlign w:val="bottom"/>
            <w:hideMark/>
          </w:tcPr>
          <w:p w14:paraId="5BC4CCA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13</w:t>
            </w:r>
          </w:p>
        </w:tc>
      </w:tr>
      <w:tr w:rsidR="00BD7167" w:rsidRPr="008C3D75" w14:paraId="55FF6BC3" w14:textId="77777777" w:rsidTr="00BD7167">
        <w:trPr>
          <w:trHeight w:val="300"/>
        </w:trPr>
        <w:tc>
          <w:tcPr>
            <w:tcW w:w="604" w:type="dxa"/>
            <w:tcBorders>
              <w:top w:val="nil"/>
              <w:left w:val="nil"/>
              <w:bottom w:val="nil"/>
              <w:right w:val="nil"/>
            </w:tcBorders>
            <w:shd w:val="clear" w:color="auto" w:fill="auto"/>
            <w:noWrap/>
            <w:vAlign w:val="bottom"/>
            <w:hideMark/>
          </w:tcPr>
          <w:p w14:paraId="3FF8EE36"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15</w:t>
            </w:r>
          </w:p>
        </w:tc>
        <w:tc>
          <w:tcPr>
            <w:tcW w:w="849" w:type="dxa"/>
            <w:tcBorders>
              <w:top w:val="nil"/>
              <w:left w:val="nil"/>
              <w:bottom w:val="nil"/>
              <w:right w:val="nil"/>
            </w:tcBorders>
            <w:shd w:val="clear" w:color="auto" w:fill="auto"/>
            <w:noWrap/>
            <w:vAlign w:val="bottom"/>
            <w:hideMark/>
          </w:tcPr>
          <w:p w14:paraId="4BD7735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121.90</w:t>
            </w:r>
          </w:p>
        </w:tc>
        <w:tc>
          <w:tcPr>
            <w:tcW w:w="297" w:type="dxa"/>
            <w:tcBorders>
              <w:top w:val="nil"/>
              <w:left w:val="nil"/>
              <w:bottom w:val="nil"/>
              <w:right w:val="nil"/>
            </w:tcBorders>
            <w:shd w:val="clear" w:color="auto" w:fill="auto"/>
            <w:noWrap/>
            <w:vAlign w:val="bottom"/>
            <w:hideMark/>
          </w:tcPr>
          <w:p w14:paraId="2371D09D"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05CED5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26.42</w:t>
            </w:r>
          </w:p>
        </w:tc>
        <w:tc>
          <w:tcPr>
            <w:tcW w:w="512" w:type="dxa"/>
            <w:tcBorders>
              <w:top w:val="nil"/>
              <w:left w:val="nil"/>
              <w:bottom w:val="nil"/>
              <w:right w:val="nil"/>
            </w:tcBorders>
            <w:shd w:val="clear" w:color="auto" w:fill="auto"/>
            <w:noWrap/>
            <w:vAlign w:val="bottom"/>
            <w:hideMark/>
          </w:tcPr>
          <w:p w14:paraId="680A791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21.7</w:t>
            </w:r>
          </w:p>
        </w:tc>
        <w:tc>
          <w:tcPr>
            <w:tcW w:w="190" w:type="dxa"/>
            <w:tcBorders>
              <w:top w:val="nil"/>
              <w:left w:val="nil"/>
              <w:bottom w:val="nil"/>
              <w:right w:val="nil"/>
            </w:tcBorders>
            <w:shd w:val="clear" w:color="auto" w:fill="auto"/>
            <w:noWrap/>
            <w:vAlign w:val="bottom"/>
            <w:hideMark/>
          </w:tcPr>
          <w:p w14:paraId="74D59BE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778048" behindDoc="0" locked="0" layoutInCell="1" allowOverlap="1" wp14:anchorId="592E053A" wp14:editId="558B6B0B">
                      <wp:simplePos x="0" y="0"/>
                      <wp:positionH relativeFrom="column">
                        <wp:posOffset>-1</wp:posOffset>
                      </wp:positionH>
                      <wp:positionV relativeFrom="paragraph">
                        <wp:posOffset>171450</wp:posOffset>
                      </wp:positionV>
                      <wp:extent cx="0" cy="171450"/>
                      <wp:effectExtent l="0" t="0" r="0" b="0"/>
                      <wp:wrapNone/>
                      <wp:docPr id="1198" name="Textové pole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67B2D78" id="Textové pole 1198" o:spid="_x0000_s1026" type="#_x0000_t202" style="position:absolute;margin-left:0;margin-top:13.5pt;width:0;height:13.5pt;z-index:2517780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Et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Jwj&#10;IS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8C3D75">
              <w:rPr>
                <w:rFonts w:ascii="Calibri" w:hAnsi="Calibri" w:cs="Calibri"/>
                <w:noProof/>
                <w:color w:val="000000"/>
                <w:sz w:val="20"/>
                <w:lang w:val="en-US" w:eastAsia="en-US"/>
                <w:rPrChange w:id="1958" w:author="admin" w:date="2018-06-18T11:14:00Z">
                  <w:rPr>
                    <w:rFonts w:ascii="Calibri" w:hAnsi="Calibri" w:cs="Calibri"/>
                    <w:noProof/>
                    <w:color w:val="000000"/>
                    <w:sz w:val="20"/>
                    <w:lang w:val="en-US" w:eastAsia="en-US"/>
                  </w:rPr>
                </w:rPrChange>
              </w:rPr>
              <mc:AlternateContent>
                <mc:Choice Requires="wps">
                  <w:drawing>
                    <wp:anchor distT="0" distB="0" distL="114299" distR="114299" simplePos="0" relativeHeight="251779072" behindDoc="0" locked="0" layoutInCell="1" allowOverlap="1" wp14:anchorId="60967131" wp14:editId="068149BC">
                      <wp:simplePos x="0" y="0"/>
                      <wp:positionH relativeFrom="column">
                        <wp:posOffset>-1</wp:posOffset>
                      </wp:positionH>
                      <wp:positionV relativeFrom="paragraph">
                        <wp:posOffset>171450</wp:posOffset>
                      </wp:positionV>
                      <wp:extent cx="0" cy="171450"/>
                      <wp:effectExtent l="0" t="0" r="0" b="0"/>
                      <wp:wrapNone/>
                      <wp:docPr id="1197" name="Textové pole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B948A26" id="Textové pole 1197" o:spid="_x0000_s1026" type="#_x0000_t202" style="position:absolute;margin-left:0;margin-top:13.5pt;width:0;height:13.5pt;z-index:2517790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SV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78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y&#10;w0S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1CA3672"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1.92</w:t>
            </w:r>
          </w:p>
        </w:tc>
        <w:tc>
          <w:tcPr>
            <w:tcW w:w="308" w:type="dxa"/>
            <w:tcBorders>
              <w:top w:val="nil"/>
              <w:left w:val="nil"/>
              <w:bottom w:val="nil"/>
              <w:right w:val="nil"/>
            </w:tcBorders>
            <w:shd w:val="clear" w:color="auto" w:fill="auto"/>
            <w:noWrap/>
            <w:vAlign w:val="bottom"/>
            <w:hideMark/>
          </w:tcPr>
          <w:p w14:paraId="05978B4F"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1C80BA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0.68</w:t>
            </w:r>
          </w:p>
        </w:tc>
        <w:tc>
          <w:tcPr>
            <w:tcW w:w="507" w:type="dxa"/>
            <w:tcBorders>
              <w:top w:val="nil"/>
              <w:left w:val="nil"/>
              <w:bottom w:val="nil"/>
              <w:right w:val="nil"/>
            </w:tcBorders>
            <w:shd w:val="clear" w:color="auto" w:fill="auto"/>
            <w:noWrap/>
            <w:vAlign w:val="bottom"/>
            <w:hideMark/>
          </w:tcPr>
          <w:p w14:paraId="1273B0C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35.1</w:t>
            </w:r>
          </w:p>
        </w:tc>
        <w:tc>
          <w:tcPr>
            <w:tcW w:w="214" w:type="dxa"/>
            <w:tcBorders>
              <w:top w:val="nil"/>
              <w:left w:val="nil"/>
              <w:bottom w:val="nil"/>
              <w:right w:val="nil"/>
            </w:tcBorders>
            <w:shd w:val="clear" w:color="auto" w:fill="auto"/>
            <w:noWrap/>
            <w:vAlign w:val="bottom"/>
            <w:hideMark/>
          </w:tcPr>
          <w:p w14:paraId="7B50A09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F2DE82B"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7F30AAAF"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0910FF7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6C24ACA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10</w:t>
            </w:r>
          </w:p>
        </w:tc>
      </w:tr>
      <w:tr w:rsidR="00BD7167" w:rsidRPr="008C3D75" w14:paraId="7BFDA098" w14:textId="77777777" w:rsidTr="00BD7167">
        <w:trPr>
          <w:trHeight w:val="300"/>
        </w:trPr>
        <w:tc>
          <w:tcPr>
            <w:tcW w:w="604" w:type="dxa"/>
            <w:tcBorders>
              <w:top w:val="nil"/>
              <w:left w:val="nil"/>
              <w:bottom w:val="single" w:sz="4" w:space="0" w:color="auto"/>
              <w:right w:val="nil"/>
            </w:tcBorders>
            <w:shd w:val="clear" w:color="auto" w:fill="auto"/>
            <w:noWrap/>
            <w:vAlign w:val="bottom"/>
            <w:hideMark/>
          </w:tcPr>
          <w:p w14:paraId="42D5F893"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16</w:t>
            </w:r>
          </w:p>
        </w:tc>
        <w:tc>
          <w:tcPr>
            <w:tcW w:w="849" w:type="dxa"/>
            <w:tcBorders>
              <w:top w:val="nil"/>
              <w:left w:val="nil"/>
              <w:bottom w:val="single" w:sz="4" w:space="0" w:color="auto"/>
              <w:right w:val="nil"/>
            </w:tcBorders>
            <w:shd w:val="clear" w:color="auto" w:fill="auto"/>
            <w:noWrap/>
            <w:vAlign w:val="bottom"/>
            <w:hideMark/>
          </w:tcPr>
          <w:p w14:paraId="25ADE5FD"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127.20</w:t>
            </w:r>
          </w:p>
        </w:tc>
        <w:tc>
          <w:tcPr>
            <w:tcW w:w="297" w:type="dxa"/>
            <w:tcBorders>
              <w:top w:val="nil"/>
              <w:left w:val="nil"/>
              <w:bottom w:val="single" w:sz="4" w:space="0" w:color="auto"/>
              <w:right w:val="nil"/>
            </w:tcBorders>
            <w:shd w:val="clear" w:color="auto" w:fill="auto"/>
            <w:noWrap/>
            <w:vAlign w:val="bottom"/>
            <w:hideMark/>
          </w:tcPr>
          <w:p w14:paraId="1B5CD26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w:t>
            </w:r>
          </w:p>
        </w:tc>
        <w:tc>
          <w:tcPr>
            <w:tcW w:w="915" w:type="dxa"/>
            <w:tcBorders>
              <w:top w:val="nil"/>
              <w:left w:val="nil"/>
              <w:bottom w:val="single" w:sz="4" w:space="0" w:color="auto"/>
              <w:right w:val="nil"/>
            </w:tcBorders>
            <w:shd w:val="clear" w:color="auto" w:fill="auto"/>
            <w:noWrap/>
            <w:vAlign w:val="bottom"/>
            <w:hideMark/>
          </w:tcPr>
          <w:p w14:paraId="5301B6A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30.24</w:t>
            </w:r>
          </w:p>
        </w:tc>
        <w:tc>
          <w:tcPr>
            <w:tcW w:w="512" w:type="dxa"/>
            <w:tcBorders>
              <w:top w:val="nil"/>
              <w:left w:val="nil"/>
              <w:bottom w:val="single" w:sz="4" w:space="0" w:color="auto"/>
              <w:right w:val="nil"/>
            </w:tcBorders>
            <w:shd w:val="clear" w:color="auto" w:fill="auto"/>
            <w:noWrap/>
            <w:vAlign w:val="bottom"/>
            <w:hideMark/>
          </w:tcPr>
          <w:p w14:paraId="03C905B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23.8</w:t>
            </w:r>
          </w:p>
        </w:tc>
        <w:tc>
          <w:tcPr>
            <w:tcW w:w="190" w:type="dxa"/>
            <w:tcBorders>
              <w:top w:val="nil"/>
              <w:left w:val="nil"/>
              <w:bottom w:val="single" w:sz="4" w:space="0" w:color="auto"/>
              <w:right w:val="nil"/>
            </w:tcBorders>
            <w:shd w:val="clear" w:color="auto" w:fill="auto"/>
            <w:noWrap/>
            <w:vAlign w:val="bottom"/>
            <w:hideMark/>
          </w:tcPr>
          <w:p w14:paraId="51EC867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780096" behindDoc="0" locked="0" layoutInCell="1" allowOverlap="1" wp14:anchorId="28F6581D" wp14:editId="0D9F0776">
                      <wp:simplePos x="0" y="0"/>
                      <wp:positionH relativeFrom="column">
                        <wp:posOffset>-1</wp:posOffset>
                      </wp:positionH>
                      <wp:positionV relativeFrom="paragraph">
                        <wp:posOffset>171450</wp:posOffset>
                      </wp:positionV>
                      <wp:extent cx="0" cy="171450"/>
                      <wp:effectExtent l="0" t="0" r="0" b="0"/>
                      <wp:wrapNone/>
                      <wp:docPr id="1196" name="Textové pole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0F6487B" id="Textové pole 1196" o:spid="_x0000_s1026" type="#_x0000_t202" style="position:absolute;margin-left:0;margin-top:13.5pt;width:0;height:13.5pt;z-index:2517800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us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9+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T&#10;44u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8C3D75">
              <w:rPr>
                <w:rFonts w:ascii="Calibri" w:hAnsi="Calibri" w:cs="Calibri"/>
                <w:color w:val="000000"/>
                <w:sz w:val="20"/>
              </w:rPr>
              <w:t> </w:t>
            </w:r>
          </w:p>
        </w:tc>
        <w:tc>
          <w:tcPr>
            <w:tcW w:w="836" w:type="dxa"/>
            <w:tcBorders>
              <w:top w:val="nil"/>
              <w:left w:val="nil"/>
              <w:bottom w:val="single" w:sz="4" w:space="0" w:color="auto"/>
              <w:right w:val="nil"/>
            </w:tcBorders>
            <w:shd w:val="clear" w:color="auto" w:fill="auto"/>
            <w:noWrap/>
            <w:vAlign w:val="bottom"/>
            <w:hideMark/>
          </w:tcPr>
          <w:p w14:paraId="79F01072"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2.37</w:t>
            </w:r>
          </w:p>
        </w:tc>
        <w:tc>
          <w:tcPr>
            <w:tcW w:w="308" w:type="dxa"/>
            <w:tcBorders>
              <w:top w:val="nil"/>
              <w:left w:val="nil"/>
              <w:bottom w:val="single" w:sz="4" w:space="0" w:color="auto"/>
              <w:right w:val="nil"/>
            </w:tcBorders>
            <w:shd w:val="clear" w:color="auto" w:fill="auto"/>
            <w:noWrap/>
            <w:vAlign w:val="bottom"/>
            <w:hideMark/>
          </w:tcPr>
          <w:p w14:paraId="09B3D79C"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5363284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0.90</w:t>
            </w:r>
          </w:p>
        </w:tc>
        <w:tc>
          <w:tcPr>
            <w:tcW w:w="507" w:type="dxa"/>
            <w:tcBorders>
              <w:top w:val="nil"/>
              <w:left w:val="nil"/>
              <w:bottom w:val="single" w:sz="4" w:space="0" w:color="auto"/>
              <w:right w:val="nil"/>
            </w:tcBorders>
            <w:shd w:val="clear" w:color="auto" w:fill="auto"/>
            <w:noWrap/>
            <w:vAlign w:val="bottom"/>
            <w:hideMark/>
          </w:tcPr>
          <w:p w14:paraId="1E0C226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37.9</w:t>
            </w:r>
          </w:p>
        </w:tc>
        <w:tc>
          <w:tcPr>
            <w:tcW w:w="214" w:type="dxa"/>
            <w:tcBorders>
              <w:top w:val="nil"/>
              <w:left w:val="nil"/>
              <w:bottom w:val="single" w:sz="4" w:space="0" w:color="auto"/>
              <w:right w:val="nil"/>
            </w:tcBorders>
            <w:shd w:val="clear" w:color="auto" w:fill="auto"/>
            <w:noWrap/>
            <w:vAlign w:val="bottom"/>
            <w:hideMark/>
          </w:tcPr>
          <w:p w14:paraId="528F91C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 </w:t>
            </w:r>
          </w:p>
        </w:tc>
        <w:tc>
          <w:tcPr>
            <w:tcW w:w="837" w:type="dxa"/>
            <w:tcBorders>
              <w:top w:val="nil"/>
              <w:left w:val="nil"/>
              <w:bottom w:val="single" w:sz="4" w:space="0" w:color="auto"/>
              <w:right w:val="nil"/>
            </w:tcBorders>
            <w:shd w:val="clear" w:color="auto" w:fill="auto"/>
            <w:noWrap/>
            <w:vAlign w:val="bottom"/>
            <w:hideMark/>
          </w:tcPr>
          <w:p w14:paraId="68D804B0"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0.13</w:t>
            </w:r>
          </w:p>
        </w:tc>
        <w:tc>
          <w:tcPr>
            <w:tcW w:w="296" w:type="dxa"/>
            <w:tcBorders>
              <w:top w:val="nil"/>
              <w:left w:val="nil"/>
              <w:bottom w:val="single" w:sz="4" w:space="0" w:color="auto"/>
              <w:right w:val="nil"/>
            </w:tcBorders>
            <w:shd w:val="clear" w:color="auto" w:fill="auto"/>
            <w:noWrap/>
            <w:vAlign w:val="bottom"/>
            <w:hideMark/>
          </w:tcPr>
          <w:p w14:paraId="4238B0C6"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13E277C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0.015</w:t>
            </w:r>
          </w:p>
        </w:tc>
        <w:tc>
          <w:tcPr>
            <w:tcW w:w="507" w:type="dxa"/>
            <w:tcBorders>
              <w:top w:val="nil"/>
              <w:left w:val="nil"/>
              <w:bottom w:val="single" w:sz="4" w:space="0" w:color="auto"/>
              <w:right w:val="nil"/>
            </w:tcBorders>
            <w:shd w:val="clear" w:color="auto" w:fill="auto"/>
            <w:noWrap/>
            <w:vAlign w:val="bottom"/>
            <w:hideMark/>
          </w:tcPr>
          <w:p w14:paraId="721A74B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11</w:t>
            </w:r>
          </w:p>
        </w:tc>
      </w:tr>
    </w:tbl>
    <w:p w14:paraId="4C06E5EC" w14:textId="45B9E65D" w:rsidR="00BD7167" w:rsidRPr="008C3D75" w:rsidRDefault="00BD7167" w:rsidP="00BD7167">
      <w:pPr>
        <w:pStyle w:val="Caption"/>
        <w:rPr>
          <w:vanish/>
          <w:lang w:val="sk-SK"/>
          <w:specVanish/>
        </w:rPr>
      </w:pPr>
      <w:bookmarkStart w:id="1959" w:name="_Ref513894977"/>
      <w:bookmarkStart w:id="1960" w:name="_Toc516835705"/>
      <w:r w:rsidRPr="008C3D75">
        <w:rPr>
          <w:lang w:val="sk-SK"/>
        </w:rPr>
        <w:t xml:space="preserve">Tabuľka </w:t>
      </w:r>
      <w:r w:rsidRPr="005C2483">
        <w:rPr>
          <w:lang w:val="sk-SK"/>
        </w:rPr>
        <w:fldChar w:fldCharType="begin"/>
      </w:r>
      <w:r w:rsidRPr="008C3D75">
        <w:rPr>
          <w:lang w:val="sk-SK"/>
        </w:rPr>
        <w:instrText xml:space="preserve"> SEQ Tabuľka \* ARABIC </w:instrText>
      </w:r>
      <w:r w:rsidRPr="008C3D75">
        <w:rPr>
          <w:lang w:val="sk-SK"/>
          <w:rPrChange w:id="1961" w:author="admin" w:date="2018-06-18T11:14:00Z">
            <w:rPr>
              <w:lang w:val="sk-SK"/>
            </w:rPr>
          </w:rPrChange>
        </w:rPr>
        <w:fldChar w:fldCharType="separate"/>
      </w:r>
      <w:r w:rsidR="00A37FEB" w:rsidRPr="008C3D75">
        <w:rPr>
          <w:noProof/>
          <w:lang w:val="sk-SK"/>
        </w:rPr>
        <w:t>8</w:t>
      </w:r>
      <w:r w:rsidRPr="008C3D75">
        <w:rPr>
          <w:lang w:val="sk-SK"/>
          <w:rPrChange w:id="1962" w:author="admin" w:date="2018-06-18T11:14:00Z">
            <w:rPr>
              <w:lang w:val="sk-SK"/>
            </w:rPr>
          </w:rPrChange>
        </w:rPr>
        <w:fldChar w:fldCharType="end"/>
      </w:r>
      <w:bookmarkEnd w:id="1959"/>
      <w:r w:rsidRPr="008C3D75">
        <w:rPr>
          <w:lang w:val="sk-SK"/>
        </w:rPr>
        <w:t xml:space="preserve">: </w:t>
      </w:r>
      <w:bookmarkStart w:id="1963" w:name="_Toc513584627"/>
      <w:r w:rsidRPr="008C3D75">
        <w:rPr>
          <w:lang w:val="sk-SK"/>
        </w:rPr>
        <w:t xml:space="preserve">Popisná štatistika hodnoty parametrov počas </w:t>
      </w:r>
      <w:del w:id="1964" w:author="admin" w:date="2018-06-18T11:22:00Z">
        <w:r w:rsidRPr="008C3D75" w:rsidDel="008C3D75">
          <w:rPr>
            <w:lang w:val="sk-SK"/>
          </w:rPr>
          <w:delText>spontnánneho</w:delText>
        </w:r>
      </w:del>
      <w:ins w:id="1965" w:author="admin" w:date="2018-06-18T11:22:00Z">
        <w:r w:rsidR="008C3D75" w:rsidRPr="008C3D75">
          <w:rPr>
            <w:lang w:val="sk-SK"/>
          </w:rPr>
          <w:t>spontánneho</w:t>
        </w:r>
      </w:ins>
      <w:r w:rsidRPr="008C3D75">
        <w:rPr>
          <w:lang w:val="sk-SK"/>
        </w:rPr>
        <w:t xml:space="preserve"> dýchania pre 30 dobrovoľníkov.</w:t>
      </w:r>
      <w:bookmarkEnd w:id="1960"/>
      <w:bookmarkEnd w:id="1963"/>
    </w:p>
    <w:p w14:paraId="3FAF6E91" w14:textId="30FF82DD" w:rsidR="00BD7167" w:rsidRPr="008C3D75" w:rsidRDefault="00BD7167" w:rsidP="00BD7167">
      <w:pPr>
        <w:pStyle w:val="Caption"/>
        <w:rPr>
          <w:lang w:val="sk-SK"/>
        </w:rPr>
      </w:pPr>
      <w:r w:rsidRPr="008C3D75">
        <w:rPr>
          <w:lang w:val="sk-SK"/>
        </w:rPr>
        <w:t xml:space="preserve"> Z  hodnôt parametrov počas merania ako definuje </w:t>
      </w:r>
      <w:r w:rsidRPr="008C3D75">
        <w:rPr>
          <w:lang w:val="sk-SK"/>
          <w:rPrChange w:id="1966" w:author="admin" w:date="2018-06-18T11:14:00Z">
            <w:rPr>
              <w:lang w:val="sk-SK"/>
            </w:rPr>
          </w:rPrChange>
        </w:rPr>
        <w:fldChar w:fldCharType="begin"/>
      </w:r>
      <w:r w:rsidRPr="008C3D75">
        <w:rPr>
          <w:lang w:val="sk-SK"/>
        </w:rPr>
        <w:instrText xml:space="preserve"> REF _Ref513892756 \h </w:instrText>
      </w:r>
      <w:r w:rsidRPr="008C3D75">
        <w:rPr>
          <w:lang w:val="sk-SK"/>
          <w:rPrChange w:id="1967" w:author="admin" w:date="2018-06-18T11:14:00Z">
            <w:rPr>
              <w:lang w:val="sk-SK"/>
            </w:rPr>
          </w:rPrChange>
        </w:rPr>
      </w:r>
      <w:r w:rsidRPr="008C3D75">
        <w:rPr>
          <w:lang w:val="sk-SK"/>
          <w:rPrChange w:id="1968" w:author="admin" w:date="2018-06-18T11:14:00Z">
            <w:rPr>
              <w:lang w:val="sk-SK"/>
            </w:rPr>
          </w:rPrChange>
        </w:rPr>
        <w:fldChar w:fldCharType="separate"/>
      </w:r>
      <w:r w:rsidR="00A37FEB" w:rsidRPr="008C3D75">
        <w:rPr>
          <w:lang w:val="sk-SK"/>
        </w:rPr>
        <w:t xml:space="preserve">Obrázok </w:t>
      </w:r>
      <w:r w:rsidR="00A37FEB" w:rsidRPr="008C3D75">
        <w:rPr>
          <w:noProof/>
          <w:lang w:val="sk-SK"/>
        </w:rPr>
        <w:t>3</w:t>
      </w:r>
      <w:r w:rsidR="00A37FEB" w:rsidRPr="008C3D75">
        <w:rPr>
          <w:lang w:val="sk-SK"/>
        </w:rPr>
        <w:t>.</w:t>
      </w:r>
      <w:r w:rsidR="00A37FEB" w:rsidRPr="008C3D75">
        <w:rPr>
          <w:noProof/>
          <w:lang w:val="sk-SK"/>
        </w:rPr>
        <w:t>14</w:t>
      </w:r>
      <w:r w:rsidRPr="008C3D75">
        <w:rPr>
          <w:lang w:val="sk-SK"/>
          <w:rPrChange w:id="1969" w:author="admin" w:date="2018-06-18T11:14:00Z">
            <w:rPr>
              <w:lang w:val="sk-SK"/>
            </w:rPr>
          </w:rPrChange>
        </w:rPr>
        <w:fldChar w:fldCharType="end"/>
      </w:r>
      <w:r w:rsidRPr="008C3D75">
        <w:rPr>
          <w:lang w:val="sk-SK"/>
        </w:rPr>
        <w:t xml:space="preserve"> boli spočítané priemerné hodnoty a </w:t>
      </w:r>
      <w:del w:id="1970" w:author="admin" w:date="2018-06-18T11:22:00Z">
        <w:r w:rsidRPr="008C3D75" w:rsidDel="008C3D75">
          <w:rPr>
            <w:lang w:val="sk-SK"/>
          </w:rPr>
          <w:delText>smerodatné</w:delText>
        </w:r>
      </w:del>
      <w:ins w:id="1971" w:author="admin" w:date="2018-06-18T11:22:00Z">
        <w:r w:rsidR="008C3D75" w:rsidRPr="008C3D75">
          <w:rPr>
            <w:lang w:val="sk-SK"/>
          </w:rPr>
          <w:t>smerodajné</w:t>
        </w:r>
      </w:ins>
      <w:r w:rsidRPr="008C3D75">
        <w:rPr>
          <w:lang w:val="sk-SK"/>
        </w:rPr>
        <w:t xml:space="preserve"> </w:t>
      </w:r>
      <w:del w:id="1972" w:author="admin" w:date="2018-06-18T11:22:00Z">
        <w:r w:rsidRPr="008C3D75" w:rsidDel="008C3D75">
          <w:rPr>
            <w:lang w:val="sk-SK"/>
          </w:rPr>
          <w:delText>odchylky</w:delText>
        </w:r>
      </w:del>
      <w:ins w:id="1973" w:author="admin" w:date="2018-06-18T11:22:00Z">
        <w:r w:rsidR="008C3D75" w:rsidRPr="008C3D75">
          <w:rPr>
            <w:lang w:val="sk-SK"/>
          </w:rPr>
          <w:t>odchýlky</w:t>
        </w:r>
      </w:ins>
      <w:r w:rsidRPr="008C3D75">
        <w:rPr>
          <w:lang w:val="sk-SK"/>
        </w:rPr>
        <w:t xml:space="preserve"> pre 30 dobrovoľníkov. Výsledok udáva stĺpec mean +- std. Hodnota v stĺpci označenom %, udáva pomer </w:t>
      </w:r>
      <w:del w:id="1974" w:author="admin" w:date="2018-06-18T11:23:00Z">
        <w:r w:rsidRPr="008C3D75" w:rsidDel="008C3D75">
          <w:rPr>
            <w:lang w:val="sk-SK"/>
          </w:rPr>
          <w:delText>smerodatnej</w:delText>
        </w:r>
      </w:del>
      <w:ins w:id="1975" w:author="admin" w:date="2018-06-18T11:23:00Z">
        <w:r w:rsidR="008C3D75" w:rsidRPr="008C3D75">
          <w:rPr>
            <w:lang w:val="sk-SK"/>
          </w:rPr>
          <w:t>smerodajnej</w:t>
        </w:r>
      </w:ins>
      <w:r w:rsidRPr="008C3D75">
        <w:rPr>
          <w:lang w:val="sk-SK"/>
        </w:rPr>
        <w:t xml:space="preserve"> </w:t>
      </w:r>
      <w:del w:id="1976" w:author="admin" w:date="2018-06-18T11:23:00Z">
        <w:r w:rsidRPr="008C3D75" w:rsidDel="008C3D75">
          <w:rPr>
            <w:lang w:val="sk-SK"/>
          </w:rPr>
          <w:delText>odchylky</w:delText>
        </w:r>
      </w:del>
      <w:ins w:id="1977" w:author="admin" w:date="2018-06-18T11:23:00Z">
        <w:r w:rsidR="008C3D75" w:rsidRPr="008C3D75">
          <w:rPr>
            <w:lang w:val="sk-SK"/>
          </w:rPr>
          <w:t>odchýlky</w:t>
        </w:r>
      </w:ins>
      <w:r w:rsidRPr="008C3D75">
        <w:rPr>
          <w:lang w:val="sk-SK"/>
        </w:rPr>
        <w:t xml:space="preserve"> a priemernej hodnote v percentách.</w:t>
      </w:r>
    </w:p>
    <w:p w14:paraId="3170468C" w14:textId="45A7BBAF" w:rsidR="00BD7167" w:rsidRPr="008C3D75" w:rsidRDefault="00BD7167" w:rsidP="00BD7167">
      <w:r w:rsidRPr="008C3D75">
        <w:t xml:space="preserve">Hodnoty v stĺpci mean, vyjadrujú priemernú hodnotu bioimpedančného parametra naprieč všetkými </w:t>
      </w:r>
      <w:del w:id="1978" w:author="admin" w:date="2018-06-18T11:23:00Z">
        <w:r w:rsidRPr="008C3D75" w:rsidDel="008C3D75">
          <w:delText>subjektami</w:delText>
        </w:r>
      </w:del>
      <w:ins w:id="1979" w:author="admin" w:date="2018-06-18T11:23:00Z">
        <w:r w:rsidR="008C3D75" w:rsidRPr="008C3D75">
          <w:t>subjektmi</w:t>
        </w:r>
      </w:ins>
      <w:r w:rsidRPr="008C3D75">
        <w:t xml:space="preserve">. Hodnota std vyjadruje </w:t>
      </w:r>
      <w:del w:id="1980" w:author="admin" w:date="2018-06-18T11:23:00Z">
        <w:r w:rsidRPr="008C3D75" w:rsidDel="008C3D75">
          <w:delText>smerodatnú</w:delText>
        </w:r>
      </w:del>
      <w:ins w:id="1981" w:author="admin" w:date="2018-06-18T11:23:00Z">
        <w:r w:rsidR="008C3D75" w:rsidRPr="008C3D75">
          <w:t>smerodajnú</w:t>
        </w:r>
      </w:ins>
      <w:r w:rsidRPr="008C3D75">
        <w:t xml:space="preserve"> </w:t>
      </w:r>
      <w:del w:id="1982" w:author="admin" w:date="2018-06-18T11:23:00Z">
        <w:r w:rsidRPr="008C3D75" w:rsidDel="008C3D75">
          <w:delText>odchylku</w:delText>
        </w:r>
      </w:del>
      <w:ins w:id="1983" w:author="admin" w:date="2018-06-18T11:23:00Z">
        <w:r w:rsidR="008C3D75" w:rsidRPr="008C3D75">
          <w:t>odchýlku</w:t>
        </w:r>
      </w:ins>
      <w:r w:rsidRPr="008C3D75">
        <w:t xml:space="preserve"> priemernej hodnoty bioimpedančného parametra naprieč všetkými </w:t>
      </w:r>
      <w:del w:id="1984" w:author="admin" w:date="2018-06-18T11:23:00Z">
        <w:r w:rsidRPr="008C3D75" w:rsidDel="008C3D75">
          <w:delText>subjektami</w:delText>
        </w:r>
      </w:del>
      <w:ins w:id="1985" w:author="admin" w:date="2018-06-18T11:23:00Z">
        <w:r w:rsidR="008C3D75" w:rsidRPr="008C3D75">
          <w:t>subjektmi</w:t>
        </w:r>
      </w:ins>
      <w:r w:rsidRPr="008C3D75">
        <w:t xml:space="preserve">. Hodnota v stĺpci označenom % uvádza pomer </w:t>
      </w:r>
      <w:del w:id="1986" w:author="admin" w:date="2018-06-18T11:23:00Z">
        <w:r w:rsidRPr="008C3D75" w:rsidDel="008C3D75">
          <w:delText>smerodatnej</w:delText>
        </w:r>
      </w:del>
      <w:ins w:id="1987" w:author="admin" w:date="2018-06-18T11:23:00Z">
        <w:r w:rsidR="008C3D75" w:rsidRPr="008C3D75">
          <w:t>smerodajnej</w:t>
        </w:r>
      </w:ins>
      <w:r w:rsidRPr="008C3D75">
        <w:t xml:space="preserve"> odchýlky na priemernej hodnote. Táto hodnota vyjadruje mieru variability parametra v populácií s ohľadom na jeho absolútnu hodnotu v percentách. Percentuálna zmena parametra s ohľadom na jeho absolútnu hodnotu je dôležitá informácia. Naznačuje, ktorý parameter do akej miery prispieva k rôznej hodnote SV a CO naprieč </w:t>
      </w:r>
      <w:del w:id="1988" w:author="admin" w:date="2018-06-18T11:23:00Z">
        <w:r w:rsidRPr="008C3D75" w:rsidDel="008C3D75">
          <w:delText>subjektami</w:delText>
        </w:r>
      </w:del>
      <w:ins w:id="1989" w:author="admin" w:date="2018-06-18T11:23:00Z">
        <w:r w:rsidR="008C3D75" w:rsidRPr="008C3D75">
          <w:t>subjektmi</w:t>
        </w:r>
      </w:ins>
      <w:r w:rsidRPr="008C3D75">
        <w:t xml:space="preserve">. Pri pohľade na kanál 3 vidíme, že </w:t>
      </w:r>
      <w:r w:rsidRPr="008C3D75">
        <w:lastRenderedPageBreak/>
        <w:t xml:space="preserve">parameter </w:t>
      </w:r>
      <m:oMath>
        <m:r>
          <w:rPr>
            <w:rFonts w:ascii="Cambria Math" w:hAnsi="Cambria Math" w:cstheme="minorBidi"/>
            <w:color w:val="000000" w:themeColor="text1"/>
            <w:sz w:val="22"/>
            <w:szCs w:val="22"/>
          </w:rPr>
          <m:t>-</m:t>
        </m:r>
        <m:r>
          <w:rPr>
            <w:rFonts w:ascii="Cambria Math" w:hAnsi="Cambria Math" w:cstheme="minorBidi"/>
            <w:color w:val="000000" w:themeColor="text1"/>
            <w:sz w:val="22"/>
            <w:szCs w:val="22"/>
            <w:rPrChange w:id="1990" w:author="admin" w:date="2018-06-18T11:14:00Z">
              <w:rPr>
                <w:rFonts w:ascii="Cambria Math" w:hAnsi="Cambria Math" w:cstheme="minorBidi"/>
                <w:color w:val="000000" w:themeColor="text1"/>
                <w:sz w:val="22"/>
                <w:szCs w:val="22"/>
              </w:rPr>
            </w:rPrChange>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8C3D75">
        <w:rPr>
          <w:iCs/>
          <w:color w:val="000000" w:themeColor="text1"/>
          <w:sz w:val="22"/>
          <w:szCs w:val="22"/>
        </w:rPr>
        <w:t xml:space="preserve"> </w:t>
      </w:r>
      <w:r w:rsidRPr="008C3D75">
        <w:t xml:space="preserve">sa naprieč </w:t>
      </w:r>
      <w:del w:id="1991" w:author="admin" w:date="2018-06-18T11:23:00Z">
        <w:r w:rsidRPr="008C3D75" w:rsidDel="008C3D75">
          <w:delText>subjektami</w:delText>
        </w:r>
      </w:del>
      <w:ins w:id="1992" w:author="admin" w:date="2018-06-18T11:23:00Z">
        <w:r w:rsidR="008C3D75" w:rsidRPr="008C3D75">
          <w:t>subjektmi</w:t>
        </w:r>
      </w:ins>
      <w:r w:rsidRPr="008C3D75">
        <w:t xml:space="preserve"> líši dva krát viac ako parameter</w:t>
      </w:r>
      <w:r w:rsidRPr="008C3D75">
        <w:rPr>
          <w:iCs/>
          <w:color w:val="000000" w:themeColor="text1"/>
          <w:sz w:val="22"/>
          <w:szCs w:val="22"/>
        </w:rPr>
        <w:t xml:space="preserve">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8C3D75">
        <w:rPr>
          <w:iCs/>
          <w:color w:val="000000" w:themeColor="text1"/>
          <w:sz w:val="22"/>
          <w:szCs w:val="22"/>
        </w:rPr>
        <w:t>.</w:t>
      </w:r>
      <w:r w:rsidRPr="008C3D75">
        <w:t xml:space="preserve">Pri meraní </w:t>
      </w:r>
      <w:r w:rsidR="009076DD" w:rsidRPr="008C3D75">
        <w:t>srdcov</w:t>
      </w:r>
      <w:r w:rsidRPr="008C3D75">
        <w:t xml:space="preserve">ého výdaja je dôležité zachytenie dynamických zmien parametrov počas merania. Tieto dynamické zmeny odrážajú fyziologické zmeny, stálosť hemodynamických parametrov počas merania, ale takisto stochastické procesy a šum. Na základe týchto zmien vieme, ktorý parameter do akej miery ovplyvnil zmeny v hodnotách vypočítaného </w:t>
      </w:r>
      <w:r w:rsidR="009076DD" w:rsidRPr="008C3D75">
        <w:t>srdcov</w:t>
      </w:r>
      <w:r w:rsidRPr="008C3D75">
        <w:t xml:space="preserve">ého výdaja počas merania. Pomocou popisnej štatistiky </w:t>
      </w:r>
      <w:r w:rsidRPr="008C3D75">
        <w:fldChar w:fldCharType="begin"/>
      </w:r>
      <w:r w:rsidRPr="008C3D75">
        <w:instrText xml:space="preserve"> REF _Ref513900121 \h </w:instrText>
      </w:r>
      <w:r w:rsidR="00B519B6" w:rsidRPr="008C3D75">
        <w:instrText xml:space="preserve"> \* MERGEFORMAT </w:instrText>
      </w:r>
      <w:r w:rsidRPr="008C3D75">
        <w:rPr>
          <w:rPrChange w:id="1993" w:author="admin" w:date="2018-06-18T11:14:00Z">
            <w:rPr/>
          </w:rPrChange>
        </w:rPr>
        <w:fldChar w:fldCharType="separate"/>
      </w:r>
      <w:r w:rsidR="00A37FEB" w:rsidRPr="008C3D75">
        <w:t xml:space="preserve">Tabuľka </w:t>
      </w:r>
      <w:r w:rsidR="00A37FEB" w:rsidRPr="008C3D75">
        <w:rPr>
          <w:noProof/>
        </w:rPr>
        <w:t>9</w:t>
      </w:r>
      <w:r w:rsidRPr="008C3D75">
        <w:fldChar w:fldCharType="end"/>
      </w:r>
      <w:r w:rsidRPr="008C3D75">
        <w:t xml:space="preserve"> zachytáva výchylky parametrov </w:t>
      </w:r>
      <w:r w:rsidRPr="008C3D75">
        <w:rPr>
          <w:rFonts w:ascii="Cambria Math" w:hAnsi="Cambria Math"/>
          <w:i/>
        </w:rPr>
        <w:t>Z</w:t>
      </w:r>
      <w:r w:rsidRPr="008C3D75">
        <w:rPr>
          <w:rFonts w:ascii="Cambria Math" w:hAnsi="Cambria Math"/>
          <w:i/>
          <w:vertAlign w:val="subscript"/>
        </w:rPr>
        <w:t>0</w:t>
      </w:r>
      <w:r w:rsidRPr="008C3D75">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8C3D75">
        <w:t xml:space="preserve"> počas 5 minútového merania. Hodnotených bolo opäť 30 zdravých dobrovoľníkov. Pre každého </w:t>
      </w:r>
      <w:del w:id="1994" w:author="admin" w:date="2018-06-18T11:23:00Z">
        <w:r w:rsidRPr="008C3D75" w:rsidDel="008C3D75">
          <w:delText>dobrovoľnika</w:delText>
        </w:r>
      </w:del>
      <w:ins w:id="1995" w:author="admin" w:date="2018-06-18T11:23:00Z">
        <w:r w:rsidR="008C3D75" w:rsidRPr="008C3D75">
          <w:t>dobrovoľníka</w:t>
        </w:r>
      </w:ins>
      <w:r w:rsidRPr="008C3D75">
        <w:t xml:space="preserve"> bola spočítaná pole hodnôt pre každý parameter o dĺžke počtu </w:t>
      </w:r>
      <w:r w:rsidR="009076DD" w:rsidRPr="008C3D75">
        <w:t>srdcov</w:t>
      </w:r>
      <w:r w:rsidRPr="008C3D75">
        <w:t xml:space="preserve">ých cyklov. V poli hodnôt bola spočítaná </w:t>
      </w:r>
      <w:del w:id="1996" w:author="admin" w:date="2018-06-18T11:23:00Z">
        <w:r w:rsidRPr="008C3D75" w:rsidDel="008C3D75">
          <w:delText>smerodatná</w:delText>
        </w:r>
      </w:del>
      <w:ins w:id="1997" w:author="admin" w:date="2018-06-18T11:23:00Z">
        <w:r w:rsidR="008C3D75" w:rsidRPr="008C3D75">
          <w:t>smerodajná</w:t>
        </w:r>
      </w:ins>
      <w:r w:rsidRPr="008C3D75">
        <w:t xml:space="preserve"> </w:t>
      </w:r>
      <w:del w:id="1998" w:author="admin" w:date="2018-06-18T11:23:00Z">
        <w:r w:rsidRPr="008C3D75" w:rsidDel="008C3D75">
          <w:delText>odchylka</w:delText>
        </w:r>
      </w:del>
      <w:ins w:id="1999" w:author="admin" w:date="2018-06-18T11:23:00Z">
        <w:r w:rsidR="008C3D75" w:rsidRPr="008C3D75">
          <w:t>odchýlka</w:t>
        </w:r>
      </w:ins>
      <w:r w:rsidRPr="008C3D75">
        <w:t xml:space="preserve">. Pre každého dobrovoľníka dostávame </w:t>
      </w:r>
      <w:del w:id="2000" w:author="admin" w:date="2018-06-18T11:23:00Z">
        <w:r w:rsidRPr="008C3D75" w:rsidDel="008C3D75">
          <w:delText>smerodatnú</w:delText>
        </w:r>
      </w:del>
      <w:ins w:id="2001" w:author="admin" w:date="2018-06-18T11:23:00Z">
        <w:r w:rsidR="008C3D75" w:rsidRPr="008C3D75">
          <w:t>smerodajnú</w:t>
        </w:r>
      </w:ins>
      <w:r w:rsidRPr="008C3D75">
        <w:t xml:space="preserve"> </w:t>
      </w:r>
      <w:del w:id="2002" w:author="admin" w:date="2018-06-18T11:23:00Z">
        <w:r w:rsidRPr="008C3D75" w:rsidDel="008C3D75">
          <w:delText>odchylku</w:delText>
        </w:r>
      </w:del>
      <w:ins w:id="2003" w:author="admin" w:date="2018-06-18T11:23:00Z">
        <w:r w:rsidR="008C3D75" w:rsidRPr="008C3D75">
          <w:t>odchýlku</w:t>
        </w:r>
      </w:ins>
      <w:r w:rsidRPr="008C3D75">
        <w:t xml:space="preserve"> hodnôt parametrov </w:t>
      </w:r>
      <w:r w:rsidRPr="008C3D75">
        <w:rPr>
          <w:rFonts w:ascii="Cambria Math" w:hAnsi="Cambria Math"/>
          <w:i/>
        </w:rPr>
        <w:t>Z</w:t>
      </w:r>
      <w:r w:rsidRPr="008C3D75">
        <w:rPr>
          <w:rFonts w:ascii="Cambria Math" w:hAnsi="Cambria Math"/>
          <w:i/>
          <w:vertAlign w:val="subscript"/>
        </w:rPr>
        <w:t>0</w:t>
      </w:r>
      <w:r w:rsidRPr="008C3D75">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8C3D75">
        <w:t xml:space="preserve">, čo reprezentuje výchylku parametra. Výchylka parametra  nám určuje mieru zmeny parametra počas merania, alebo variabilitu tohto parametra počas merania. Označme opäť túto výchylku parametra ako popisnú hodnotu pre daného dobrovoľníka. Aby sme odhadli ako sa parameter mení naprieč celou populáciou, spočítali sme priemernú hodnotu popisných hodnôt (výchylky parametra) a ich </w:t>
      </w:r>
      <w:del w:id="2004" w:author="admin" w:date="2018-06-18T11:23:00Z">
        <w:r w:rsidRPr="008C3D75" w:rsidDel="008C3D75">
          <w:delText>smerodatnú</w:delText>
        </w:r>
      </w:del>
      <w:ins w:id="2005" w:author="admin" w:date="2018-06-18T11:23:00Z">
        <w:r w:rsidR="008C3D75" w:rsidRPr="008C3D75">
          <w:t>smerodajnú</w:t>
        </w:r>
      </w:ins>
      <w:r w:rsidRPr="008C3D75">
        <w:t xml:space="preserve"> </w:t>
      </w:r>
      <w:del w:id="2006" w:author="admin" w:date="2018-06-18T11:23:00Z">
        <w:r w:rsidRPr="008C3D75" w:rsidDel="008C3D75">
          <w:delText>odchylku</w:delText>
        </w:r>
      </w:del>
      <w:ins w:id="2007" w:author="admin" w:date="2018-06-18T11:23:00Z">
        <w:r w:rsidR="008C3D75" w:rsidRPr="008C3D75">
          <w:t>odchýlku</w:t>
        </w:r>
      </w:ins>
      <w:r w:rsidRPr="008C3D75">
        <w:t xml:space="preserve">. Výsledky udáva </w:t>
      </w:r>
      <w:r w:rsidRPr="008C3D75">
        <w:fldChar w:fldCharType="begin"/>
      </w:r>
      <w:r w:rsidRPr="008C3D75">
        <w:instrText xml:space="preserve"> REF _Ref513900121 \h </w:instrText>
      </w:r>
      <w:r w:rsidRPr="008C3D75">
        <w:rPr>
          <w:rPrChange w:id="2008" w:author="admin" w:date="2018-06-18T11:14:00Z">
            <w:rPr/>
          </w:rPrChange>
        </w:rPr>
        <w:fldChar w:fldCharType="separate"/>
      </w:r>
      <w:r w:rsidR="00A37FEB" w:rsidRPr="008C3D75">
        <w:t xml:space="preserve">Tabuľka </w:t>
      </w:r>
      <w:r w:rsidR="00A37FEB" w:rsidRPr="008C3D75">
        <w:rPr>
          <w:noProof/>
        </w:rPr>
        <w:t>9</w:t>
      </w:r>
      <w:r w:rsidRPr="008C3D75">
        <w:fldChar w:fldCharType="end"/>
      </w:r>
      <w:r w:rsidRPr="008C3D75">
        <w:t>.</w:t>
      </w:r>
    </w:p>
    <w:p w14:paraId="3B4F2EB1" w14:textId="77777777" w:rsidR="00BD7167" w:rsidRPr="008C3D75" w:rsidRDefault="00BD7167" w:rsidP="00BD7167"/>
    <w:tbl>
      <w:tblPr>
        <w:tblW w:w="8698" w:type="dxa"/>
        <w:tblCellMar>
          <w:left w:w="70" w:type="dxa"/>
          <w:right w:w="70" w:type="dxa"/>
        </w:tblCellMar>
        <w:tblLook w:val="04A0" w:firstRow="1" w:lastRow="0" w:firstColumn="1" w:lastColumn="0" w:noHBand="0" w:noVBand="1"/>
      </w:tblPr>
      <w:tblGrid>
        <w:gridCol w:w="604"/>
        <w:gridCol w:w="15"/>
        <w:gridCol w:w="820"/>
        <w:gridCol w:w="14"/>
        <w:gridCol w:w="226"/>
        <w:gridCol w:w="71"/>
        <w:gridCol w:w="869"/>
        <w:gridCol w:w="46"/>
        <w:gridCol w:w="414"/>
        <w:gridCol w:w="98"/>
        <w:gridCol w:w="142"/>
        <w:gridCol w:w="48"/>
        <w:gridCol w:w="772"/>
        <w:gridCol w:w="64"/>
        <w:gridCol w:w="176"/>
        <w:gridCol w:w="132"/>
        <w:gridCol w:w="808"/>
        <w:gridCol w:w="105"/>
        <w:gridCol w:w="355"/>
        <w:gridCol w:w="152"/>
        <w:gridCol w:w="88"/>
        <w:gridCol w:w="126"/>
        <w:gridCol w:w="694"/>
        <w:gridCol w:w="143"/>
        <w:gridCol w:w="107"/>
        <w:gridCol w:w="189"/>
        <w:gridCol w:w="751"/>
        <w:gridCol w:w="162"/>
        <w:gridCol w:w="298"/>
        <w:gridCol w:w="209"/>
      </w:tblGrid>
      <w:tr w:rsidR="00BD7167" w:rsidRPr="008C3D75" w14:paraId="7DFF284F" w14:textId="77777777" w:rsidTr="00BD7167">
        <w:trPr>
          <w:trHeight w:val="781"/>
        </w:trPr>
        <w:tc>
          <w:tcPr>
            <w:tcW w:w="8698" w:type="dxa"/>
            <w:gridSpan w:val="30"/>
            <w:tcBorders>
              <w:top w:val="single" w:sz="4" w:space="0" w:color="auto"/>
              <w:left w:val="nil"/>
              <w:bottom w:val="nil"/>
              <w:right w:val="nil"/>
            </w:tcBorders>
            <w:shd w:val="clear" w:color="auto" w:fill="auto"/>
            <w:noWrap/>
            <w:vAlign w:val="bottom"/>
            <w:hideMark/>
          </w:tcPr>
          <w:p w14:paraId="67BF213A" w14:textId="77777777" w:rsidR="00BD7167" w:rsidRPr="008C3D75" w:rsidRDefault="00BD7167" w:rsidP="00BD7167">
            <w:pPr>
              <w:overflowPunct/>
              <w:autoSpaceDE/>
              <w:autoSpaceDN/>
              <w:adjustRightInd/>
              <w:spacing w:line="240" w:lineRule="auto"/>
              <w:jc w:val="center"/>
              <w:textAlignment w:val="auto"/>
              <w:rPr>
                <w:rFonts w:ascii="Arial" w:hAnsi="Arial" w:cs="Arial"/>
                <w:b/>
                <w:sz w:val="32"/>
                <w:szCs w:val="32"/>
              </w:rPr>
            </w:pPr>
            <w:r w:rsidRPr="008C3D75">
              <w:rPr>
                <w:rFonts w:ascii="Arial" w:hAnsi="Arial" w:cs="Arial"/>
                <w:b/>
                <w:sz w:val="32"/>
                <w:szCs w:val="32"/>
              </w:rPr>
              <w:t>Výchylka parametra – spontánne dýchanie</w:t>
            </w:r>
          </w:p>
          <w:p w14:paraId="2A6AA19D" w14:textId="77777777" w:rsidR="00BD7167" w:rsidRPr="008C3D75" w:rsidRDefault="00BD7167" w:rsidP="00BD7167">
            <w:pPr>
              <w:overflowPunct/>
              <w:autoSpaceDE/>
              <w:autoSpaceDN/>
              <w:adjustRightInd/>
              <w:spacing w:line="240" w:lineRule="auto"/>
              <w:jc w:val="center"/>
              <w:textAlignment w:val="auto"/>
              <w:rPr>
                <w:rFonts w:ascii="Arial" w:hAnsi="Arial" w:cs="Arial"/>
                <w:szCs w:val="24"/>
              </w:rPr>
            </w:pPr>
            <w:r w:rsidRPr="008C3D75">
              <w:rPr>
                <w:rFonts w:ascii="Arial" w:hAnsi="Arial" w:cs="Arial"/>
                <w:szCs w:val="24"/>
              </w:rPr>
              <w:t>Štatistika pre 30 subjektov</w:t>
            </w:r>
          </w:p>
          <w:p w14:paraId="57C6BAF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 </w:t>
            </w:r>
          </w:p>
        </w:tc>
      </w:tr>
      <w:tr w:rsidR="00BD7167" w:rsidRPr="008C3D75" w14:paraId="29CAD39A"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0BA60B3"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 </w:t>
            </w:r>
          </w:p>
        </w:tc>
        <w:tc>
          <w:tcPr>
            <w:tcW w:w="849" w:type="dxa"/>
            <w:gridSpan w:val="3"/>
            <w:tcBorders>
              <w:top w:val="single" w:sz="4" w:space="0" w:color="auto"/>
              <w:left w:val="nil"/>
              <w:bottom w:val="nil"/>
              <w:right w:val="nil"/>
            </w:tcBorders>
            <w:shd w:val="clear" w:color="auto" w:fill="auto"/>
            <w:noWrap/>
            <w:vAlign w:val="bottom"/>
            <w:hideMark/>
          </w:tcPr>
          <w:p w14:paraId="491C9290" w14:textId="77777777" w:rsidR="00BD7167" w:rsidRPr="008C3D75" w:rsidRDefault="00BD7167" w:rsidP="00BD7167">
            <w:pPr>
              <w:overflowPunct/>
              <w:autoSpaceDE/>
              <w:autoSpaceDN/>
              <w:adjustRightInd/>
              <w:spacing w:line="240" w:lineRule="auto"/>
              <w:textAlignment w:val="auto"/>
              <w:rPr>
                <w:rFonts w:ascii="Arial" w:hAnsi="Arial" w:cs="Arial"/>
                <w:sz w:val="22"/>
                <w:szCs w:val="22"/>
              </w:rPr>
            </w:pPr>
            <w:r w:rsidRPr="008C3D75">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682F687D"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7DC87CD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noProof/>
                <w:lang w:val="en-US" w:eastAsia="en-US"/>
              </w:rPr>
              <mc:AlternateContent>
                <mc:Choice Requires="wps">
                  <w:drawing>
                    <wp:anchor distT="0" distB="0" distL="114300" distR="114300" simplePos="0" relativeHeight="251833344" behindDoc="0" locked="0" layoutInCell="1" allowOverlap="1" wp14:anchorId="28EDF2D0" wp14:editId="4B88F133">
                      <wp:simplePos x="0" y="0"/>
                      <wp:positionH relativeFrom="column">
                        <wp:posOffset>2540</wp:posOffset>
                      </wp:positionH>
                      <wp:positionV relativeFrom="paragraph">
                        <wp:posOffset>-434975</wp:posOffset>
                      </wp:positionV>
                      <wp:extent cx="143510" cy="163830"/>
                      <wp:effectExtent l="0" t="0" r="0" b="0"/>
                      <wp:wrapNone/>
                      <wp:docPr id="9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3A785D2" w14:textId="77777777" w:rsidR="004453DF" w:rsidRDefault="00292E5D"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8EDF2D0" id="_x0000_s1037" type="#_x0000_t202" style="position:absolute;left:0;text-align:left;margin-left:.2pt;margin-top:-34.25pt;width:11.3pt;height:12.9pt;z-index:251833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LUtlex0CAACRBAAADgAAAAAAAAAAAAAAAAAuAgAAZHJzL2Uyb0RvYy54bWxQSwEC&#10;LQAUAAYACAAAACEAwYIRz94AAAAHAQAADwAAAAAAAAAAAAAAAAB3BAAAZHJzL2Rvd25yZXYueG1s&#10;UEsFBgAAAAAEAAQA8wAAAIIFAAAAAA==&#10;" filled="f" stroked="f">
                      <v:path arrowok="t"/>
                      <v:textbox style="mso-fit-shape-to-text:t" inset="0,0,0,0">
                        <w:txbxContent>
                          <w:p w14:paraId="43A785D2" w14:textId="77777777" w:rsidR="004453DF" w:rsidRDefault="00292E5D"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8C3D75">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0F6B3B5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1FD091FC"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1F7D436B"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39035A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6E6793C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noProof/>
                <w:lang w:val="en-US" w:eastAsia="en-US"/>
              </w:rPr>
              <w:drawing>
                <wp:anchor distT="0" distB="0" distL="114300" distR="114300" simplePos="0" relativeHeight="251834368" behindDoc="0" locked="0" layoutInCell="1" allowOverlap="1" wp14:anchorId="5F9A10FC" wp14:editId="348A7D1F">
                  <wp:simplePos x="0" y="0"/>
                  <wp:positionH relativeFrom="column">
                    <wp:posOffset>-345440</wp:posOffset>
                  </wp:positionH>
                  <wp:positionV relativeFrom="paragraph">
                    <wp:posOffset>-439420</wp:posOffset>
                  </wp:positionV>
                  <wp:extent cx="915670" cy="247650"/>
                  <wp:effectExtent l="0" t="0" r="0" b="0"/>
                  <wp:wrapNone/>
                  <wp:docPr id="105"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8C3D75">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69CE4A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1BFDA14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C21183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AB577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44652F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noProof/>
                <w:lang w:val="en-US" w:eastAsia="en-US"/>
              </w:rPr>
              <mc:AlternateContent>
                <mc:Choice Requires="wps">
                  <w:drawing>
                    <wp:anchor distT="0" distB="0" distL="114300" distR="114300" simplePos="0" relativeHeight="251835392" behindDoc="0" locked="0" layoutInCell="1" allowOverlap="1" wp14:anchorId="3FEEE57B" wp14:editId="4AE663A5">
                      <wp:simplePos x="0" y="0"/>
                      <wp:positionH relativeFrom="column">
                        <wp:posOffset>-426720</wp:posOffset>
                      </wp:positionH>
                      <wp:positionV relativeFrom="paragraph">
                        <wp:posOffset>-590550</wp:posOffset>
                      </wp:positionV>
                      <wp:extent cx="1019175" cy="495300"/>
                      <wp:effectExtent l="0" t="0" r="0" b="0"/>
                      <wp:wrapNone/>
                      <wp:docPr id="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6AB082B" w14:textId="77777777" w:rsidR="004453DF" w:rsidRDefault="00292E5D"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FEEE57B" id="_x0000_s1038" type="#_x0000_t202" style="position:absolute;left:0;text-align:left;margin-left:-33.6pt;margin-top:-46.5pt;width:80.25pt;height:39pt;z-index:251835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Dr1nWFHwIAAJIEAAAOAAAAAAAAAAAAAAAAAC4CAABkcnMvZTJvRG9jLnht&#10;bFBLAQItABQABgAIAAAAIQBI8ZJT4QAAAAoBAAAPAAAAAAAAAAAAAAAAAHkEAABkcnMvZG93bnJl&#10;di54bWxQSwUGAAAAAAQABADzAAAAhwUAAAAA&#10;" filled="f" stroked="f">
                      <v:path arrowok="t"/>
                      <v:textbox style="mso-fit-shape-to-text:t" inset="0,0,0,0">
                        <w:txbxContent>
                          <w:p w14:paraId="16AB082B" w14:textId="77777777" w:rsidR="004453DF" w:rsidRDefault="00292E5D"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8C3D75">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78E950B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 </w:t>
            </w:r>
          </w:p>
        </w:tc>
      </w:tr>
      <w:tr w:rsidR="00BD7167" w:rsidRPr="008C3D75" w14:paraId="6855185F"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6524814D" w14:textId="77777777" w:rsidR="00BD7167" w:rsidRPr="008C3D75" w:rsidRDefault="00BD7167" w:rsidP="00BD7167">
            <w:pPr>
              <w:overflowPunct/>
              <w:autoSpaceDE/>
              <w:autoSpaceDN/>
              <w:adjustRightInd/>
              <w:spacing w:line="240" w:lineRule="auto"/>
              <w:textAlignment w:val="auto"/>
              <w:rPr>
                <w:rFonts w:ascii="Arial" w:hAnsi="Arial" w:cs="Arial"/>
                <w:sz w:val="20"/>
              </w:rPr>
            </w:pPr>
            <w:r w:rsidRPr="008C3D75">
              <w:rPr>
                <w:rFonts w:ascii="Arial" w:hAnsi="Arial" w:cs="Arial"/>
                <w:sz w:val="20"/>
              </w:rPr>
              <w:t>kanál</w:t>
            </w:r>
          </w:p>
        </w:tc>
        <w:tc>
          <w:tcPr>
            <w:tcW w:w="820" w:type="dxa"/>
            <w:tcBorders>
              <w:top w:val="single" w:sz="4" w:space="0" w:color="auto"/>
              <w:left w:val="nil"/>
              <w:bottom w:val="single" w:sz="4" w:space="0" w:color="auto"/>
              <w:right w:val="nil"/>
            </w:tcBorders>
            <w:shd w:val="clear" w:color="auto" w:fill="auto"/>
            <w:noWrap/>
            <w:vAlign w:val="bottom"/>
            <w:hideMark/>
          </w:tcPr>
          <w:p w14:paraId="44815651"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30D9381E"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184AB6C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553E9D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7F3F5B6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3CA2B7B7"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496EC8F6"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3A206B4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8C0111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4B5D06E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4ADDF048"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 mean</w:t>
            </w:r>
          </w:p>
        </w:tc>
        <w:tc>
          <w:tcPr>
            <w:tcW w:w="250" w:type="dxa"/>
            <w:gridSpan w:val="2"/>
            <w:tcBorders>
              <w:top w:val="single" w:sz="4" w:space="0" w:color="auto"/>
              <w:left w:val="nil"/>
              <w:bottom w:val="single" w:sz="4" w:space="0" w:color="auto"/>
              <w:right w:val="nil"/>
            </w:tcBorders>
            <w:shd w:val="clear" w:color="auto" w:fill="auto"/>
            <w:noWrap/>
            <w:vAlign w:val="bottom"/>
            <w:hideMark/>
          </w:tcPr>
          <w:p w14:paraId="3F57CE60" w14:textId="77777777" w:rsidR="00BD7167" w:rsidRPr="008C3D75" w:rsidRDefault="00BD7167" w:rsidP="00BD7167">
            <w:pPr>
              <w:overflowPunct/>
              <w:autoSpaceDE/>
              <w:autoSpaceDN/>
              <w:adjustRightInd/>
              <w:spacing w:line="240" w:lineRule="auto"/>
              <w:textAlignment w:val="auto"/>
              <w:rPr>
                <w:rFonts w:ascii="Arial" w:hAnsi="Arial" w:cs="Arial"/>
                <w:sz w:val="20"/>
              </w:rPr>
            </w:pPr>
            <w:r w:rsidRPr="008C3D75">
              <w:rPr>
                <w:rFonts w:ascii="Arial" w:hAnsi="Arial" w:cs="Arial"/>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2695190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40ED3D4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w:t>
            </w:r>
          </w:p>
        </w:tc>
      </w:tr>
      <w:tr w:rsidR="00BD7167" w:rsidRPr="008C3D75" w14:paraId="1597BC42"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2394E235"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1</w:t>
            </w:r>
          </w:p>
        </w:tc>
        <w:tc>
          <w:tcPr>
            <w:tcW w:w="820" w:type="dxa"/>
            <w:tcBorders>
              <w:top w:val="nil"/>
              <w:left w:val="nil"/>
              <w:bottom w:val="nil"/>
              <w:right w:val="nil"/>
            </w:tcBorders>
            <w:shd w:val="clear" w:color="auto" w:fill="auto"/>
            <w:noWrap/>
            <w:vAlign w:val="bottom"/>
            <w:hideMark/>
          </w:tcPr>
          <w:p w14:paraId="21B6E219"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7.51E-02</w:t>
            </w:r>
          </w:p>
        </w:tc>
        <w:tc>
          <w:tcPr>
            <w:tcW w:w="240" w:type="dxa"/>
            <w:gridSpan w:val="2"/>
            <w:tcBorders>
              <w:top w:val="nil"/>
              <w:left w:val="nil"/>
              <w:bottom w:val="nil"/>
              <w:right w:val="nil"/>
            </w:tcBorders>
            <w:shd w:val="clear" w:color="auto" w:fill="auto"/>
            <w:noWrap/>
            <w:vAlign w:val="bottom"/>
            <w:hideMark/>
          </w:tcPr>
          <w:p w14:paraId="000CA091"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F78991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6.74E-02</w:t>
            </w:r>
          </w:p>
        </w:tc>
        <w:tc>
          <w:tcPr>
            <w:tcW w:w="460" w:type="dxa"/>
            <w:gridSpan w:val="2"/>
            <w:tcBorders>
              <w:top w:val="nil"/>
              <w:left w:val="nil"/>
              <w:bottom w:val="nil"/>
              <w:right w:val="nil"/>
            </w:tcBorders>
            <w:shd w:val="clear" w:color="auto" w:fill="auto"/>
            <w:noWrap/>
            <w:vAlign w:val="bottom"/>
            <w:hideMark/>
          </w:tcPr>
          <w:p w14:paraId="5095ECF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0.23</w:t>
            </w:r>
          </w:p>
        </w:tc>
        <w:tc>
          <w:tcPr>
            <w:tcW w:w="240" w:type="dxa"/>
            <w:gridSpan w:val="2"/>
            <w:tcBorders>
              <w:top w:val="nil"/>
              <w:left w:val="nil"/>
              <w:bottom w:val="nil"/>
              <w:right w:val="nil"/>
            </w:tcBorders>
            <w:shd w:val="clear" w:color="auto" w:fill="auto"/>
            <w:noWrap/>
            <w:vAlign w:val="bottom"/>
            <w:hideMark/>
          </w:tcPr>
          <w:p w14:paraId="22B0665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452202B"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1.18E-01</w:t>
            </w:r>
          </w:p>
        </w:tc>
        <w:tc>
          <w:tcPr>
            <w:tcW w:w="240" w:type="dxa"/>
            <w:gridSpan w:val="2"/>
            <w:tcBorders>
              <w:top w:val="nil"/>
              <w:left w:val="nil"/>
              <w:bottom w:val="nil"/>
              <w:right w:val="nil"/>
            </w:tcBorders>
            <w:shd w:val="clear" w:color="auto" w:fill="auto"/>
            <w:noWrap/>
            <w:vAlign w:val="bottom"/>
            <w:hideMark/>
          </w:tcPr>
          <w:p w14:paraId="3DA8FD4B"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70A00C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5.72E-02</w:t>
            </w:r>
          </w:p>
        </w:tc>
        <w:tc>
          <w:tcPr>
            <w:tcW w:w="460" w:type="dxa"/>
            <w:gridSpan w:val="2"/>
            <w:tcBorders>
              <w:top w:val="nil"/>
              <w:left w:val="nil"/>
              <w:bottom w:val="nil"/>
              <w:right w:val="nil"/>
            </w:tcBorders>
            <w:shd w:val="clear" w:color="auto" w:fill="auto"/>
            <w:noWrap/>
            <w:vAlign w:val="bottom"/>
            <w:hideMark/>
          </w:tcPr>
          <w:p w14:paraId="75CBFC7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10.2</w:t>
            </w:r>
          </w:p>
        </w:tc>
        <w:tc>
          <w:tcPr>
            <w:tcW w:w="240" w:type="dxa"/>
            <w:gridSpan w:val="2"/>
            <w:tcBorders>
              <w:top w:val="nil"/>
              <w:left w:val="nil"/>
              <w:bottom w:val="nil"/>
              <w:right w:val="nil"/>
            </w:tcBorders>
            <w:shd w:val="clear" w:color="auto" w:fill="auto"/>
            <w:noWrap/>
            <w:vAlign w:val="bottom"/>
            <w:hideMark/>
          </w:tcPr>
          <w:p w14:paraId="2DA2952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1413E01"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9.50E-03</w:t>
            </w:r>
          </w:p>
        </w:tc>
        <w:tc>
          <w:tcPr>
            <w:tcW w:w="250" w:type="dxa"/>
            <w:gridSpan w:val="2"/>
            <w:tcBorders>
              <w:top w:val="nil"/>
              <w:left w:val="nil"/>
              <w:bottom w:val="nil"/>
              <w:right w:val="nil"/>
            </w:tcBorders>
            <w:shd w:val="clear" w:color="auto" w:fill="auto"/>
            <w:noWrap/>
            <w:vAlign w:val="bottom"/>
            <w:hideMark/>
          </w:tcPr>
          <w:p w14:paraId="4EF48CB8"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6C75F5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4.14E-03</w:t>
            </w:r>
          </w:p>
        </w:tc>
        <w:tc>
          <w:tcPr>
            <w:tcW w:w="460" w:type="dxa"/>
            <w:gridSpan w:val="2"/>
            <w:tcBorders>
              <w:top w:val="nil"/>
              <w:left w:val="nil"/>
              <w:bottom w:val="nil"/>
              <w:right w:val="nil"/>
            </w:tcBorders>
            <w:shd w:val="clear" w:color="auto" w:fill="auto"/>
            <w:noWrap/>
            <w:vAlign w:val="bottom"/>
            <w:hideMark/>
          </w:tcPr>
          <w:p w14:paraId="79A04C3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5.18</w:t>
            </w:r>
          </w:p>
        </w:tc>
      </w:tr>
      <w:tr w:rsidR="00BD7167" w:rsidRPr="008C3D75" w14:paraId="4059F13B"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91DFC53"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2</w:t>
            </w:r>
          </w:p>
        </w:tc>
        <w:tc>
          <w:tcPr>
            <w:tcW w:w="820" w:type="dxa"/>
            <w:tcBorders>
              <w:top w:val="nil"/>
              <w:left w:val="nil"/>
              <w:bottom w:val="nil"/>
              <w:right w:val="nil"/>
            </w:tcBorders>
            <w:shd w:val="clear" w:color="auto" w:fill="auto"/>
            <w:noWrap/>
            <w:vAlign w:val="bottom"/>
            <w:hideMark/>
          </w:tcPr>
          <w:p w14:paraId="0E65FFE1"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7.95E-02</w:t>
            </w:r>
          </w:p>
        </w:tc>
        <w:tc>
          <w:tcPr>
            <w:tcW w:w="240" w:type="dxa"/>
            <w:gridSpan w:val="2"/>
            <w:tcBorders>
              <w:top w:val="nil"/>
              <w:left w:val="nil"/>
              <w:bottom w:val="nil"/>
              <w:right w:val="nil"/>
            </w:tcBorders>
            <w:shd w:val="clear" w:color="auto" w:fill="auto"/>
            <w:noWrap/>
            <w:vAlign w:val="bottom"/>
            <w:hideMark/>
          </w:tcPr>
          <w:p w14:paraId="7A161ACC"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D0F0FE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6.78E-02</w:t>
            </w:r>
          </w:p>
        </w:tc>
        <w:tc>
          <w:tcPr>
            <w:tcW w:w="460" w:type="dxa"/>
            <w:gridSpan w:val="2"/>
            <w:tcBorders>
              <w:top w:val="nil"/>
              <w:left w:val="nil"/>
              <w:bottom w:val="nil"/>
              <w:right w:val="nil"/>
            </w:tcBorders>
            <w:shd w:val="clear" w:color="auto" w:fill="auto"/>
            <w:noWrap/>
            <w:vAlign w:val="bottom"/>
            <w:hideMark/>
          </w:tcPr>
          <w:p w14:paraId="05E2CED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0.24</w:t>
            </w:r>
          </w:p>
        </w:tc>
        <w:tc>
          <w:tcPr>
            <w:tcW w:w="240" w:type="dxa"/>
            <w:gridSpan w:val="2"/>
            <w:tcBorders>
              <w:top w:val="nil"/>
              <w:left w:val="nil"/>
              <w:bottom w:val="nil"/>
              <w:right w:val="nil"/>
            </w:tcBorders>
            <w:shd w:val="clear" w:color="auto" w:fill="auto"/>
            <w:noWrap/>
            <w:vAlign w:val="bottom"/>
            <w:hideMark/>
          </w:tcPr>
          <w:p w14:paraId="6925DC7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C88345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1.20E-01</w:t>
            </w:r>
          </w:p>
        </w:tc>
        <w:tc>
          <w:tcPr>
            <w:tcW w:w="240" w:type="dxa"/>
            <w:gridSpan w:val="2"/>
            <w:tcBorders>
              <w:top w:val="nil"/>
              <w:left w:val="nil"/>
              <w:bottom w:val="nil"/>
              <w:right w:val="nil"/>
            </w:tcBorders>
            <w:shd w:val="clear" w:color="auto" w:fill="auto"/>
            <w:noWrap/>
            <w:vAlign w:val="bottom"/>
            <w:hideMark/>
          </w:tcPr>
          <w:p w14:paraId="404E0A9C"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F9E44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5.81E-02</w:t>
            </w:r>
          </w:p>
        </w:tc>
        <w:tc>
          <w:tcPr>
            <w:tcW w:w="460" w:type="dxa"/>
            <w:gridSpan w:val="2"/>
            <w:tcBorders>
              <w:top w:val="nil"/>
              <w:left w:val="nil"/>
              <w:bottom w:val="nil"/>
              <w:right w:val="nil"/>
            </w:tcBorders>
            <w:shd w:val="clear" w:color="auto" w:fill="auto"/>
            <w:noWrap/>
            <w:vAlign w:val="bottom"/>
            <w:hideMark/>
          </w:tcPr>
          <w:p w14:paraId="69B851C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10.6</w:t>
            </w:r>
          </w:p>
        </w:tc>
        <w:tc>
          <w:tcPr>
            <w:tcW w:w="240" w:type="dxa"/>
            <w:gridSpan w:val="2"/>
            <w:tcBorders>
              <w:top w:val="nil"/>
              <w:left w:val="nil"/>
              <w:bottom w:val="nil"/>
              <w:right w:val="nil"/>
            </w:tcBorders>
            <w:shd w:val="clear" w:color="auto" w:fill="auto"/>
            <w:noWrap/>
            <w:vAlign w:val="bottom"/>
            <w:hideMark/>
          </w:tcPr>
          <w:p w14:paraId="5F276B5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64E7740"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9.85E-03</w:t>
            </w:r>
          </w:p>
        </w:tc>
        <w:tc>
          <w:tcPr>
            <w:tcW w:w="250" w:type="dxa"/>
            <w:gridSpan w:val="2"/>
            <w:tcBorders>
              <w:top w:val="nil"/>
              <w:left w:val="nil"/>
              <w:bottom w:val="nil"/>
              <w:right w:val="nil"/>
            </w:tcBorders>
            <w:shd w:val="clear" w:color="auto" w:fill="auto"/>
            <w:noWrap/>
            <w:vAlign w:val="bottom"/>
            <w:hideMark/>
          </w:tcPr>
          <w:p w14:paraId="0B418907"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327C8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4.41E-03</w:t>
            </w:r>
          </w:p>
        </w:tc>
        <w:tc>
          <w:tcPr>
            <w:tcW w:w="460" w:type="dxa"/>
            <w:gridSpan w:val="2"/>
            <w:tcBorders>
              <w:top w:val="nil"/>
              <w:left w:val="nil"/>
              <w:bottom w:val="nil"/>
              <w:right w:val="nil"/>
            </w:tcBorders>
            <w:shd w:val="clear" w:color="auto" w:fill="auto"/>
            <w:noWrap/>
            <w:vAlign w:val="bottom"/>
            <w:hideMark/>
          </w:tcPr>
          <w:p w14:paraId="67E1111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5.36</w:t>
            </w:r>
          </w:p>
        </w:tc>
      </w:tr>
      <w:tr w:rsidR="00BD7167" w:rsidRPr="008C3D75" w14:paraId="65E4249F"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58835A8"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3</w:t>
            </w:r>
          </w:p>
        </w:tc>
        <w:tc>
          <w:tcPr>
            <w:tcW w:w="820" w:type="dxa"/>
            <w:tcBorders>
              <w:top w:val="nil"/>
              <w:left w:val="nil"/>
              <w:bottom w:val="nil"/>
              <w:right w:val="nil"/>
            </w:tcBorders>
            <w:shd w:val="clear" w:color="auto" w:fill="auto"/>
            <w:noWrap/>
            <w:vAlign w:val="bottom"/>
            <w:hideMark/>
          </w:tcPr>
          <w:p w14:paraId="657F43F9"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1.90E-01</w:t>
            </w:r>
          </w:p>
        </w:tc>
        <w:tc>
          <w:tcPr>
            <w:tcW w:w="240" w:type="dxa"/>
            <w:gridSpan w:val="2"/>
            <w:tcBorders>
              <w:top w:val="nil"/>
              <w:left w:val="nil"/>
              <w:bottom w:val="nil"/>
              <w:right w:val="nil"/>
            </w:tcBorders>
            <w:shd w:val="clear" w:color="auto" w:fill="auto"/>
            <w:noWrap/>
            <w:vAlign w:val="bottom"/>
            <w:hideMark/>
          </w:tcPr>
          <w:p w14:paraId="5E5F8E68"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2E71BA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1.63E-01</w:t>
            </w:r>
          </w:p>
        </w:tc>
        <w:tc>
          <w:tcPr>
            <w:tcW w:w="460" w:type="dxa"/>
            <w:gridSpan w:val="2"/>
            <w:tcBorders>
              <w:top w:val="nil"/>
              <w:left w:val="nil"/>
              <w:bottom w:val="nil"/>
              <w:right w:val="nil"/>
            </w:tcBorders>
            <w:shd w:val="clear" w:color="auto" w:fill="auto"/>
            <w:noWrap/>
            <w:vAlign w:val="bottom"/>
            <w:hideMark/>
          </w:tcPr>
          <w:p w14:paraId="471C906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0.98</w:t>
            </w:r>
          </w:p>
        </w:tc>
        <w:tc>
          <w:tcPr>
            <w:tcW w:w="240" w:type="dxa"/>
            <w:gridSpan w:val="2"/>
            <w:tcBorders>
              <w:top w:val="nil"/>
              <w:left w:val="nil"/>
              <w:bottom w:val="nil"/>
              <w:right w:val="nil"/>
            </w:tcBorders>
            <w:shd w:val="clear" w:color="auto" w:fill="auto"/>
            <w:noWrap/>
            <w:vAlign w:val="bottom"/>
            <w:hideMark/>
          </w:tcPr>
          <w:p w14:paraId="2DDCF59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10C5AB52"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1.43E-01</w:t>
            </w:r>
          </w:p>
        </w:tc>
        <w:tc>
          <w:tcPr>
            <w:tcW w:w="240" w:type="dxa"/>
            <w:gridSpan w:val="2"/>
            <w:tcBorders>
              <w:top w:val="nil"/>
              <w:left w:val="nil"/>
              <w:bottom w:val="nil"/>
              <w:right w:val="nil"/>
            </w:tcBorders>
            <w:shd w:val="clear" w:color="auto" w:fill="auto"/>
            <w:noWrap/>
            <w:vAlign w:val="bottom"/>
            <w:hideMark/>
          </w:tcPr>
          <w:p w14:paraId="0A4A34FF"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BDFC3B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8.79E-02</w:t>
            </w:r>
          </w:p>
        </w:tc>
        <w:tc>
          <w:tcPr>
            <w:tcW w:w="460" w:type="dxa"/>
            <w:gridSpan w:val="2"/>
            <w:tcBorders>
              <w:top w:val="nil"/>
              <w:left w:val="nil"/>
              <w:bottom w:val="nil"/>
              <w:right w:val="nil"/>
            </w:tcBorders>
            <w:shd w:val="clear" w:color="auto" w:fill="auto"/>
            <w:noWrap/>
            <w:vAlign w:val="bottom"/>
            <w:hideMark/>
          </w:tcPr>
          <w:p w14:paraId="3263722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8.7</w:t>
            </w:r>
          </w:p>
        </w:tc>
        <w:tc>
          <w:tcPr>
            <w:tcW w:w="240" w:type="dxa"/>
            <w:gridSpan w:val="2"/>
            <w:tcBorders>
              <w:top w:val="nil"/>
              <w:left w:val="nil"/>
              <w:bottom w:val="nil"/>
              <w:right w:val="nil"/>
            </w:tcBorders>
            <w:shd w:val="clear" w:color="auto" w:fill="auto"/>
            <w:noWrap/>
            <w:vAlign w:val="bottom"/>
            <w:hideMark/>
          </w:tcPr>
          <w:p w14:paraId="2C204BD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E0A5DFB"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1EC44F16"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1ABDD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5.55E-03</w:t>
            </w:r>
          </w:p>
        </w:tc>
        <w:tc>
          <w:tcPr>
            <w:tcW w:w="460" w:type="dxa"/>
            <w:gridSpan w:val="2"/>
            <w:tcBorders>
              <w:top w:val="nil"/>
              <w:left w:val="nil"/>
              <w:bottom w:val="nil"/>
              <w:right w:val="nil"/>
            </w:tcBorders>
            <w:shd w:val="clear" w:color="auto" w:fill="auto"/>
            <w:noWrap/>
            <w:vAlign w:val="bottom"/>
            <w:hideMark/>
          </w:tcPr>
          <w:p w14:paraId="58F2639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4.12</w:t>
            </w:r>
          </w:p>
        </w:tc>
      </w:tr>
      <w:tr w:rsidR="00BD7167" w:rsidRPr="008C3D75" w14:paraId="29F76BA3"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C5DD681"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4</w:t>
            </w:r>
          </w:p>
        </w:tc>
        <w:tc>
          <w:tcPr>
            <w:tcW w:w="820" w:type="dxa"/>
            <w:tcBorders>
              <w:top w:val="nil"/>
              <w:left w:val="nil"/>
              <w:bottom w:val="nil"/>
              <w:right w:val="nil"/>
            </w:tcBorders>
            <w:shd w:val="clear" w:color="auto" w:fill="auto"/>
            <w:noWrap/>
            <w:vAlign w:val="bottom"/>
            <w:hideMark/>
          </w:tcPr>
          <w:p w14:paraId="36FAFE89"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1.91E-01</w:t>
            </w:r>
          </w:p>
        </w:tc>
        <w:tc>
          <w:tcPr>
            <w:tcW w:w="240" w:type="dxa"/>
            <w:gridSpan w:val="2"/>
            <w:tcBorders>
              <w:top w:val="nil"/>
              <w:left w:val="nil"/>
              <w:bottom w:val="nil"/>
              <w:right w:val="nil"/>
            </w:tcBorders>
            <w:shd w:val="clear" w:color="auto" w:fill="auto"/>
            <w:noWrap/>
            <w:vAlign w:val="bottom"/>
            <w:hideMark/>
          </w:tcPr>
          <w:p w14:paraId="5603A85B"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55E9C0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1.68E-01</w:t>
            </w:r>
          </w:p>
        </w:tc>
        <w:tc>
          <w:tcPr>
            <w:tcW w:w="460" w:type="dxa"/>
            <w:gridSpan w:val="2"/>
            <w:tcBorders>
              <w:top w:val="nil"/>
              <w:left w:val="nil"/>
              <w:bottom w:val="nil"/>
              <w:right w:val="nil"/>
            </w:tcBorders>
            <w:shd w:val="clear" w:color="auto" w:fill="auto"/>
            <w:noWrap/>
            <w:vAlign w:val="bottom"/>
            <w:hideMark/>
          </w:tcPr>
          <w:p w14:paraId="7995754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0.96</w:t>
            </w:r>
          </w:p>
        </w:tc>
        <w:tc>
          <w:tcPr>
            <w:tcW w:w="240" w:type="dxa"/>
            <w:gridSpan w:val="2"/>
            <w:tcBorders>
              <w:top w:val="nil"/>
              <w:left w:val="nil"/>
              <w:bottom w:val="nil"/>
              <w:right w:val="nil"/>
            </w:tcBorders>
            <w:shd w:val="clear" w:color="auto" w:fill="auto"/>
            <w:noWrap/>
            <w:vAlign w:val="bottom"/>
            <w:hideMark/>
          </w:tcPr>
          <w:p w14:paraId="75C083A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58852E5"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1.40E-01</w:t>
            </w:r>
          </w:p>
        </w:tc>
        <w:tc>
          <w:tcPr>
            <w:tcW w:w="240" w:type="dxa"/>
            <w:gridSpan w:val="2"/>
            <w:tcBorders>
              <w:top w:val="nil"/>
              <w:left w:val="nil"/>
              <w:bottom w:val="nil"/>
              <w:right w:val="nil"/>
            </w:tcBorders>
            <w:shd w:val="clear" w:color="auto" w:fill="auto"/>
            <w:noWrap/>
            <w:vAlign w:val="bottom"/>
            <w:hideMark/>
          </w:tcPr>
          <w:p w14:paraId="09E10D50"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9C85BC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8.21E-02</w:t>
            </w:r>
          </w:p>
        </w:tc>
        <w:tc>
          <w:tcPr>
            <w:tcW w:w="460" w:type="dxa"/>
            <w:gridSpan w:val="2"/>
            <w:tcBorders>
              <w:top w:val="nil"/>
              <w:left w:val="nil"/>
              <w:bottom w:val="nil"/>
              <w:right w:val="nil"/>
            </w:tcBorders>
            <w:shd w:val="clear" w:color="auto" w:fill="auto"/>
            <w:noWrap/>
            <w:vAlign w:val="bottom"/>
            <w:hideMark/>
          </w:tcPr>
          <w:p w14:paraId="3674BC9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8.9</w:t>
            </w:r>
          </w:p>
        </w:tc>
        <w:tc>
          <w:tcPr>
            <w:tcW w:w="240" w:type="dxa"/>
            <w:gridSpan w:val="2"/>
            <w:tcBorders>
              <w:top w:val="nil"/>
              <w:left w:val="nil"/>
              <w:bottom w:val="nil"/>
              <w:right w:val="nil"/>
            </w:tcBorders>
            <w:shd w:val="clear" w:color="auto" w:fill="auto"/>
            <w:noWrap/>
            <w:vAlign w:val="bottom"/>
            <w:hideMark/>
          </w:tcPr>
          <w:p w14:paraId="3774305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F6F75FC"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1.15E-02</w:t>
            </w:r>
          </w:p>
        </w:tc>
        <w:tc>
          <w:tcPr>
            <w:tcW w:w="250" w:type="dxa"/>
            <w:gridSpan w:val="2"/>
            <w:tcBorders>
              <w:top w:val="nil"/>
              <w:left w:val="nil"/>
              <w:bottom w:val="nil"/>
              <w:right w:val="nil"/>
            </w:tcBorders>
            <w:shd w:val="clear" w:color="auto" w:fill="auto"/>
            <w:noWrap/>
            <w:vAlign w:val="bottom"/>
            <w:hideMark/>
          </w:tcPr>
          <w:p w14:paraId="720E3277"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5B2EB0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5.04E-03</w:t>
            </w:r>
          </w:p>
        </w:tc>
        <w:tc>
          <w:tcPr>
            <w:tcW w:w="460" w:type="dxa"/>
            <w:gridSpan w:val="2"/>
            <w:tcBorders>
              <w:top w:val="nil"/>
              <w:left w:val="nil"/>
              <w:bottom w:val="nil"/>
              <w:right w:val="nil"/>
            </w:tcBorders>
            <w:shd w:val="clear" w:color="auto" w:fill="auto"/>
            <w:noWrap/>
            <w:vAlign w:val="bottom"/>
            <w:hideMark/>
          </w:tcPr>
          <w:p w14:paraId="5BF03A3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4.17</w:t>
            </w:r>
          </w:p>
        </w:tc>
      </w:tr>
      <w:tr w:rsidR="00BD7167" w:rsidRPr="008C3D75" w14:paraId="422E404C"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3E92382"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5</w:t>
            </w:r>
          </w:p>
        </w:tc>
        <w:tc>
          <w:tcPr>
            <w:tcW w:w="820" w:type="dxa"/>
            <w:tcBorders>
              <w:top w:val="nil"/>
              <w:left w:val="nil"/>
              <w:bottom w:val="nil"/>
              <w:right w:val="nil"/>
            </w:tcBorders>
            <w:shd w:val="clear" w:color="auto" w:fill="auto"/>
            <w:noWrap/>
            <w:vAlign w:val="bottom"/>
            <w:hideMark/>
          </w:tcPr>
          <w:p w14:paraId="7203FD27"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3.00E-02</w:t>
            </w:r>
          </w:p>
        </w:tc>
        <w:tc>
          <w:tcPr>
            <w:tcW w:w="240" w:type="dxa"/>
            <w:gridSpan w:val="2"/>
            <w:tcBorders>
              <w:top w:val="nil"/>
              <w:left w:val="nil"/>
              <w:bottom w:val="nil"/>
              <w:right w:val="nil"/>
            </w:tcBorders>
            <w:shd w:val="clear" w:color="auto" w:fill="auto"/>
            <w:noWrap/>
            <w:vAlign w:val="bottom"/>
            <w:hideMark/>
          </w:tcPr>
          <w:p w14:paraId="1E13B396"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4DD430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1.54E-02</w:t>
            </w:r>
          </w:p>
        </w:tc>
        <w:tc>
          <w:tcPr>
            <w:tcW w:w="460" w:type="dxa"/>
            <w:gridSpan w:val="2"/>
            <w:tcBorders>
              <w:top w:val="nil"/>
              <w:left w:val="nil"/>
              <w:bottom w:val="nil"/>
              <w:right w:val="nil"/>
            </w:tcBorders>
            <w:shd w:val="clear" w:color="auto" w:fill="auto"/>
            <w:noWrap/>
            <w:vAlign w:val="bottom"/>
            <w:hideMark/>
          </w:tcPr>
          <w:p w14:paraId="6762477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0.06</w:t>
            </w:r>
          </w:p>
        </w:tc>
        <w:tc>
          <w:tcPr>
            <w:tcW w:w="240" w:type="dxa"/>
            <w:gridSpan w:val="2"/>
            <w:tcBorders>
              <w:top w:val="nil"/>
              <w:left w:val="nil"/>
              <w:bottom w:val="nil"/>
              <w:right w:val="nil"/>
            </w:tcBorders>
            <w:shd w:val="clear" w:color="auto" w:fill="auto"/>
            <w:noWrap/>
            <w:vAlign w:val="bottom"/>
            <w:hideMark/>
          </w:tcPr>
          <w:p w14:paraId="405BFF3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459AA4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6.11E-02</w:t>
            </w:r>
          </w:p>
        </w:tc>
        <w:tc>
          <w:tcPr>
            <w:tcW w:w="240" w:type="dxa"/>
            <w:gridSpan w:val="2"/>
            <w:tcBorders>
              <w:top w:val="nil"/>
              <w:left w:val="nil"/>
              <w:bottom w:val="nil"/>
              <w:right w:val="nil"/>
            </w:tcBorders>
            <w:shd w:val="clear" w:color="auto" w:fill="auto"/>
            <w:noWrap/>
            <w:vAlign w:val="bottom"/>
            <w:hideMark/>
          </w:tcPr>
          <w:p w14:paraId="1EE75252"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B4DE16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1.25E-02</w:t>
            </w:r>
          </w:p>
        </w:tc>
        <w:tc>
          <w:tcPr>
            <w:tcW w:w="460" w:type="dxa"/>
            <w:gridSpan w:val="2"/>
            <w:tcBorders>
              <w:top w:val="nil"/>
              <w:left w:val="nil"/>
              <w:bottom w:val="nil"/>
              <w:right w:val="nil"/>
            </w:tcBorders>
            <w:shd w:val="clear" w:color="auto" w:fill="auto"/>
            <w:noWrap/>
            <w:vAlign w:val="bottom"/>
            <w:hideMark/>
          </w:tcPr>
          <w:p w14:paraId="65CD803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9.8</w:t>
            </w:r>
          </w:p>
        </w:tc>
        <w:tc>
          <w:tcPr>
            <w:tcW w:w="240" w:type="dxa"/>
            <w:gridSpan w:val="2"/>
            <w:tcBorders>
              <w:top w:val="nil"/>
              <w:left w:val="nil"/>
              <w:bottom w:val="nil"/>
              <w:right w:val="nil"/>
            </w:tcBorders>
            <w:shd w:val="clear" w:color="auto" w:fill="auto"/>
            <w:noWrap/>
            <w:vAlign w:val="bottom"/>
            <w:hideMark/>
          </w:tcPr>
          <w:p w14:paraId="17BD911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E7496B1"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5.53E-03</w:t>
            </w:r>
          </w:p>
        </w:tc>
        <w:tc>
          <w:tcPr>
            <w:tcW w:w="250" w:type="dxa"/>
            <w:gridSpan w:val="2"/>
            <w:tcBorders>
              <w:top w:val="nil"/>
              <w:left w:val="nil"/>
              <w:bottom w:val="nil"/>
              <w:right w:val="nil"/>
            </w:tcBorders>
            <w:shd w:val="clear" w:color="auto" w:fill="auto"/>
            <w:noWrap/>
            <w:vAlign w:val="bottom"/>
            <w:hideMark/>
          </w:tcPr>
          <w:p w14:paraId="39C5F4FE"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A54954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9.16E-04</w:t>
            </w:r>
          </w:p>
        </w:tc>
        <w:tc>
          <w:tcPr>
            <w:tcW w:w="460" w:type="dxa"/>
            <w:gridSpan w:val="2"/>
            <w:tcBorders>
              <w:top w:val="nil"/>
              <w:left w:val="nil"/>
              <w:bottom w:val="nil"/>
              <w:right w:val="nil"/>
            </w:tcBorders>
            <w:shd w:val="clear" w:color="auto" w:fill="auto"/>
            <w:noWrap/>
            <w:vAlign w:val="bottom"/>
            <w:hideMark/>
          </w:tcPr>
          <w:p w14:paraId="19F0B3C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5.09</w:t>
            </w:r>
          </w:p>
        </w:tc>
      </w:tr>
      <w:tr w:rsidR="00BD7167" w:rsidRPr="008C3D75" w14:paraId="430FE568"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3657D61"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6</w:t>
            </w:r>
          </w:p>
        </w:tc>
        <w:tc>
          <w:tcPr>
            <w:tcW w:w="820" w:type="dxa"/>
            <w:tcBorders>
              <w:top w:val="nil"/>
              <w:left w:val="nil"/>
              <w:bottom w:val="nil"/>
              <w:right w:val="nil"/>
            </w:tcBorders>
            <w:shd w:val="clear" w:color="auto" w:fill="auto"/>
            <w:noWrap/>
            <w:vAlign w:val="bottom"/>
            <w:hideMark/>
          </w:tcPr>
          <w:p w14:paraId="67879694"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2.22E-02</w:t>
            </w:r>
          </w:p>
        </w:tc>
        <w:tc>
          <w:tcPr>
            <w:tcW w:w="240" w:type="dxa"/>
            <w:gridSpan w:val="2"/>
            <w:tcBorders>
              <w:top w:val="nil"/>
              <w:left w:val="nil"/>
              <w:bottom w:val="nil"/>
              <w:right w:val="nil"/>
            </w:tcBorders>
            <w:shd w:val="clear" w:color="auto" w:fill="auto"/>
            <w:noWrap/>
            <w:vAlign w:val="bottom"/>
            <w:hideMark/>
          </w:tcPr>
          <w:p w14:paraId="57A88946"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7A736A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9.74E-03</w:t>
            </w:r>
          </w:p>
        </w:tc>
        <w:tc>
          <w:tcPr>
            <w:tcW w:w="460" w:type="dxa"/>
            <w:gridSpan w:val="2"/>
            <w:tcBorders>
              <w:top w:val="nil"/>
              <w:left w:val="nil"/>
              <w:bottom w:val="nil"/>
              <w:right w:val="nil"/>
            </w:tcBorders>
            <w:shd w:val="clear" w:color="auto" w:fill="auto"/>
            <w:noWrap/>
            <w:vAlign w:val="bottom"/>
            <w:hideMark/>
          </w:tcPr>
          <w:p w14:paraId="64E8273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0.04</w:t>
            </w:r>
          </w:p>
        </w:tc>
        <w:tc>
          <w:tcPr>
            <w:tcW w:w="240" w:type="dxa"/>
            <w:gridSpan w:val="2"/>
            <w:tcBorders>
              <w:top w:val="nil"/>
              <w:left w:val="nil"/>
              <w:bottom w:val="nil"/>
              <w:right w:val="nil"/>
            </w:tcBorders>
            <w:shd w:val="clear" w:color="auto" w:fill="auto"/>
            <w:noWrap/>
            <w:vAlign w:val="bottom"/>
            <w:hideMark/>
          </w:tcPr>
          <w:p w14:paraId="393549B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4C59B810"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6.07E-02</w:t>
            </w:r>
          </w:p>
        </w:tc>
        <w:tc>
          <w:tcPr>
            <w:tcW w:w="240" w:type="dxa"/>
            <w:gridSpan w:val="2"/>
            <w:tcBorders>
              <w:top w:val="nil"/>
              <w:left w:val="nil"/>
              <w:bottom w:val="nil"/>
              <w:right w:val="nil"/>
            </w:tcBorders>
            <w:shd w:val="clear" w:color="auto" w:fill="auto"/>
            <w:noWrap/>
            <w:vAlign w:val="bottom"/>
            <w:hideMark/>
          </w:tcPr>
          <w:p w14:paraId="28F71BB3"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AEE6C5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1.43E-02</w:t>
            </w:r>
          </w:p>
        </w:tc>
        <w:tc>
          <w:tcPr>
            <w:tcW w:w="460" w:type="dxa"/>
            <w:gridSpan w:val="2"/>
            <w:tcBorders>
              <w:top w:val="nil"/>
              <w:left w:val="nil"/>
              <w:bottom w:val="nil"/>
              <w:right w:val="nil"/>
            </w:tcBorders>
            <w:shd w:val="clear" w:color="auto" w:fill="auto"/>
            <w:noWrap/>
            <w:vAlign w:val="bottom"/>
            <w:hideMark/>
          </w:tcPr>
          <w:p w14:paraId="17BFC01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9.9</w:t>
            </w:r>
          </w:p>
        </w:tc>
        <w:tc>
          <w:tcPr>
            <w:tcW w:w="240" w:type="dxa"/>
            <w:gridSpan w:val="2"/>
            <w:tcBorders>
              <w:top w:val="nil"/>
              <w:left w:val="nil"/>
              <w:bottom w:val="nil"/>
              <w:right w:val="nil"/>
            </w:tcBorders>
            <w:shd w:val="clear" w:color="auto" w:fill="auto"/>
            <w:noWrap/>
            <w:vAlign w:val="bottom"/>
            <w:hideMark/>
          </w:tcPr>
          <w:p w14:paraId="323914D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2E03CF6"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5.55E-03</w:t>
            </w:r>
          </w:p>
        </w:tc>
        <w:tc>
          <w:tcPr>
            <w:tcW w:w="250" w:type="dxa"/>
            <w:gridSpan w:val="2"/>
            <w:tcBorders>
              <w:top w:val="nil"/>
              <w:left w:val="nil"/>
              <w:bottom w:val="nil"/>
              <w:right w:val="nil"/>
            </w:tcBorders>
            <w:shd w:val="clear" w:color="auto" w:fill="auto"/>
            <w:noWrap/>
            <w:vAlign w:val="bottom"/>
            <w:hideMark/>
          </w:tcPr>
          <w:p w14:paraId="7F8F9B8E"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34F8FE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9.25E-04</w:t>
            </w:r>
          </w:p>
        </w:tc>
        <w:tc>
          <w:tcPr>
            <w:tcW w:w="460" w:type="dxa"/>
            <w:gridSpan w:val="2"/>
            <w:tcBorders>
              <w:top w:val="nil"/>
              <w:left w:val="nil"/>
              <w:bottom w:val="nil"/>
              <w:right w:val="nil"/>
            </w:tcBorders>
            <w:shd w:val="clear" w:color="auto" w:fill="auto"/>
            <w:noWrap/>
            <w:vAlign w:val="bottom"/>
            <w:hideMark/>
          </w:tcPr>
          <w:p w14:paraId="5E50210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5.13</w:t>
            </w:r>
          </w:p>
        </w:tc>
      </w:tr>
      <w:tr w:rsidR="00BD7167" w:rsidRPr="008C3D75" w14:paraId="7F248844"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3E094C8"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lastRenderedPageBreak/>
              <w:t>7</w:t>
            </w:r>
          </w:p>
        </w:tc>
        <w:tc>
          <w:tcPr>
            <w:tcW w:w="820" w:type="dxa"/>
            <w:tcBorders>
              <w:top w:val="nil"/>
              <w:left w:val="nil"/>
              <w:bottom w:val="nil"/>
              <w:right w:val="nil"/>
            </w:tcBorders>
            <w:shd w:val="clear" w:color="auto" w:fill="auto"/>
            <w:noWrap/>
            <w:vAlign w:val="bottom"/>
            <w:hideMark/>
          </w:tcPr>
          <w:p w14:paraId="69B899DD"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5.61E-02</w:t>
            </w:r>
          </w:p>
        </w:tc>
        <w:tc>
          <w:tcPr>
            <w:tcW w:w="240" w:type="dxa"/>
            <w:gridSpan w:val="2"/>
            <w:tcBorders>
              <w:top w:val="nil"/>
              <w:left w:val="nil"/>
              <w:bottom w:val="nil"/>
              <w:right w:val="nil"/>
            </w:tcBorders>
            <w:shd w:val="clear" w:color="auto" w:fill="auto"/>
            <w:noWrap/>
            <w:vAlign w:val="bottom"/>
            <w:hideMark/>
          </w:tcPr>
          <w:p w14:paraId="69F3B1FD"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50016A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3.18E-02</w:t>
            </w:r>
          </w:p>
        </w:tc>
        <w:tc>
          <w:tcPr>
            <w:tcW w:w="460" w:type="dxa"/>
            <w:gridSpan w:val="2"/>
            <w:tcBorders>
              <w:top w:val="nil"/>
              <w:left w:val="nil"/>
              <w:bottom w:val="nil"/>
              <w:right w:val="nil"/>
            </w:tcBorders>
            <w:shd w:val="clear" w:color="auto" w:fill="auto"/>
            <w:noWrap/>
            <w:vAlign w:val="bottom"/>
            <w:hideMark/>
          </w:tcPr>
          <w:p w14:paraId="2F727D3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563A20F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F104F5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1.48E-01</w:t>
            </w:r>
          </w:p>
        </w:tc>
        <w:tc>
          <w:tcPr>
            <w:tcW w:w="240" w:type="dxa"/>
            <w:gridSpan w:val="2"/>
            <w:tcBorders>
              <w:top w:val="nil"/>
              <w:left w:val="nil"/>
              <w:bottom w:val="nil"/>
              <w:right w:val="nil"/>
            </w:tcBorders>
            <w:shd w:val="clear" w:color="auto" w:fill="auto"/>
            <w:noWrap/>
            <w:vAlign w:val="bottom"/>
            <w:hideMark/>
          </w:tcPr>
          <w:p w14:paraId="7FC1B198"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4C71C5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3.37E-02</w:t>
            </w:r>
          </w:p>
        </w:tc>
        <w:tc>
          <w:tcPr>
            <w:tcW w:w="460" w:type="dxa"/>
            <w:gridSpan w:val="2"/>
            <w:tcBorders>
              <w:top w:val="nil"/>
              <w:left w:val="nil"/>
              <w:bottom w:val="nil"/>
              <w:right w:val="nil"/>
            </w:tcBorders>
            <w:shd w:val="clear" w:color="auto" w:fill="auto"/>
            <w:noWrap/>
            <w:vAlign w:val="bottom"/>
            <w:hideMark/>
          </w:tcPr>
          <w:p w14:paraId="2597F74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9.2</w:t>
            </w:r>
          </w:p>
        </w:tc>
        <w:tc>
          <w:tcPr>
            <w:tcW w:w="240" w:type="dxa"/>
            <w:gridSpan w:val="2"/>
            <w:tcBorders>
              <w:top w:val="nil"/>
              <w:left w:val="nil"/>
              <w:bottom w:val="nil"/>
              <w:right w:val="nil"/>
            </w:tcBorders>
            <w:shd w:val="clear" w:color="auto" w:fill="auto"/>
            <w:noWrap/>
            <w:vAlign w:val="bottom"/>
            <w:hideMark/>
          </w:tcPr>
          <w:p w14:paraId="51F609F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6E8A117"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5.61E-03</w:t>
            </w:r>
          </w:p>
        </w:tc>
        <w:tc>
          <w:tcPr>
            <w:tcW w:w="250" w:type="dxa"/>
            <w:gridSpan w:val="2"/>
            <w:tcBorders>
              <w:top w:val="nil"/>
              <w:left w:val="nil"/>
              <w:bottom w:val="nil"/>
              <w:right w:val="nil"/>
            </w:tcBorders>
            <w:shd w:val="clear" w:color="auto" w:fill="auto"/>
            <w:noWrap/>
            <w:vAlign w:val="bottom"/>
            <w:hideMark/>
          </w:tcPr>
          <w:p w14:paraId="0578EC31"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B09B87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7.84E-04</w:t>
            </w:r>
          </w:p>
        </w:tc>
        <w:tc>
          <w:tcPr>
            <w:tcW w:w="460" w:type="dxa"/>
            <w:gridSpan w:val="2"/>
            <w:tcBorders>
              <w:top w:val="nil"/>
              <w:left w:val="nil"/>
              <w:bottom w:val="nil"/>
              <w:right w:val="nil"/>
            </w:tcBorders>
            <w:shd w:val="clear" w:color="auto" w:fill="auto"/>
            <w:noWrap/>
            <w:vAlign w:val="bottom"/>
            <w:hideMark/>
          </w:tcPr>
          <w:p w14:paraId="0EF59A1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4.72</w:t>
            </w:r>
          </w:p>
        </w:tc>
      </w:tr>
      <w:tr w:rsidR="00BD7167" w:rsidRPr="008C3D75" w14:paraId="184600E7"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378C8FD7"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8</w:t>
            </w:r>
          </w:p>
        </w:tc>
        <w:tc>
          <w:tcPr>
            <w:tcW w:w="820" w:type="dxa"/>
            <w:tcBorders>
              <w:top w:val="nil"/>
              <w:left w:val="nil"/>
              <w:bottom w:val="nil"/>
              <w:right w:val="nil"/>
            </w:tcBorders>
            <w:shd w:val="clear" w:color="auto" w:fill="auto"/>
            <w:noWrap/>
            <w:vAlign w:val="bottom"/>
            <w:hideMark/>
          </w:tcPr>
          <w:p w14:paraId="2676FDC1"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5.35E-02</w:t>
            </w:r>
          </w:p>
        </w:tc>
        <w:tc>
          <w:tcPr>
            <w:tcW w:w="240" w:type="dxa"/>
            <w:gridSpan w:val="2"/>
            <w:tcBorders>
              <w:top w:val="nil"/>
              <w:left w:val="nil"/>
              <w:bottom w:val="nil"/>
              <w:right w:val="nil"/>
            </w:tcBorders>
            <w:shd w:val="clear" w:color="auto" w:fill="auto"/>
            <w:noWrap/>
            <w:vAlign w:val="bottom"/>
            <w:hideMark/>
          </w:tcPr>
          <w:p w14:paraId="3DF19600"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814636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3.57E-02</w:t>
            </w:r>
          </w:p>
        </w:tc>
        <w:tc>
          <w:tcPr>
            <w:tcW w:w="460" w:type="dxa"/>
            <w:gridSpan w:val="2"/>
            <w:tcBorders>
              <w:top w:val="nil"/>
              <w:left w:val="nil"/>
              <w:bottom w:val="nil"/>
              <w:right w:val="nil"/>
            </w:tcBorders>
            <w:shd w:val="clear" w:color="auto" w:fill="auto"/>
            <w:noWrap/>
            <w:vAlign w:val="bottom"/>
            <w:hideMark/>
          </w:tcPr>
          <w:p w14:paraId="413550D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356BF2D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502A07"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1.51E-01</w:t>
            </w:r>
          </w:p>
        </w:tc>
        <w:tc>
          <w:tcPr>
            <w:tcW w:w="240" w:type="dxa"/>
            <w:gridSpan w:val="2"/>
            <w:tcBorders>
              <w:top w:val="nil"/>
              <w:left w:val="nil"/>
              <w:bottom w:val="nil"/>
              <w:right w:val="nil"/>
            </w:tcBorders>
            <w:shd w:val="clear" w:color="auto" w:fill="auto"/>
            <w:noWrap/>
            <w:vAlign w:val="bottom"/>
            <w:hideMark/>
          </w:tcPr>
          <w:p w14:paraId="6369150C"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1596AA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3.16E-02</w:t>
            </w:r>
          </w:p>
        </w:tc>
        <w:tc>
          <w:tcPr>
            <w:tcW w:w="460" w:type="dxa"/>
            <w:gridSpan w:val="2"/>
            <w:tcBorders>
              <w:top w:val="nil"/>
              <w:left w:val="nil"/>
              <w:bottom w:val="nil"/>
              <w:right w:val="nil"/>
            </w:tcBorders>
            <w:shd w:val="clear" w:color="auto" w:fill="auto"/>
            <w:noWrap/>
            <w:vAlign w:val="bottom"/>
            <w:hideMark/>
          </w:tcPr>
          <w:p w14:paraId="6E5CE40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9.6</w:t>
            </w:r>
          </w:p>
        </w:tc>
        <w:tc>
          <w:tcPr>
            <w:tcW w:w="240" w:type="dxa"/>
            <w:gridSpan w:val="2"/>
            <w:tcBorders>
              <w:top w:val="nil"/>
              <w:left w:val="nil"/>
              <w:bottom w:val="nil"/>
              <w:right w:val="nil"/>
            </w:tcBorders>
            <w:shd w:val="clear" w:color="auto" w:fill="auto"/>
            <w:noWrap/>
            <w:vAlign w:val="bottom"/>
            <w:hideMark/>
          </w:tcPr>
          <w:p w14:paraId="7CA4C13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794A7A7"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5.79E-03</w:t>
            </w:r>
          </w:p>
        </w:tc>
        <w:tc>
          <w:tcPr>
            <w:tcW w:w="250" w:type="dxa"/>
            <w:gridSpan w:val="2"/>
            <w:tcBorders>
              <w:top w:val="nil"/>
              <w:left w:val="nil"/>
              <w:bottom w:val="nil"/>
              <w:right w:val="nil"/>
            </w:tcBorders>
            <w:shd w:val="clear" w:color="auto" w:fill="auto"/>
            <w:noWrap/>
            <w:vAlign w:val="bottom"/>
            <w:hideMark/>
          </w:tcPr>
          <w:p w14:paraId="7CF0A1AF"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677A59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9.23E-04</w:t>
            </w:r>
          </w:p>
        </w:tc>
        <w:tc>
          <w:tcPr>
            <w:tcW w:w="460" w:type="dxa"/>
            <w:gridSpan w:val="2"/>
            <w:tcBorders>
              <w:top w:val="nil"/>
              <w:left w:val="nil"/>
              <w:bottom w:val="nil"/>
              <w:right w:val="nil"/>
            </w:tcBorders>
            <w:shd w:val="clear" w:color="auto" w:fill="auto"/>
            <w:noWrap/>
            <w:vAlign w:val="bottom"/>
            <w:hideMark/>
          </w:tcPr>
          <w:p w14:paraId="27197FB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4.89</w:t>
            </w:r>
          </w:p>
        </w:tc>
      </w:tr>
      <w:tr w:rsidR="00BD7167" w:rsidRPr="008C3D75" w14:paraId="0CD4C0E6"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09D5AD6"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13</w:t>
            </w:r>
          </w:p>
        </w:tc>
        <w:tc>
          <w:tcPr>
            <w:tcW w:w="820" w:type="dxa"/>
            <w:tcBorders>
              <w:top w:val="nil"/>
              <w:left w:val="nil"/>
              <w:bottom w:val="nil"/>
              <w:right w:val="nil"/>
            </w:tcBorders>
            <w:shd w:val="clear" w:color="auto" w:fill="auto"/>
            <w:noWrap/>
            <w:vAlign w:val="bottom"/>
            <w:hideMark/>
          </w:tcPr>
          <w:p w14:paraId="3FB29112"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2.20E-01</w:t>
            </w:r>
          </w:p>
        </w:tc>
        <w:tc>
          <w:tcPr>
            <w:tcW w:w="240" w:type="dxa"/>
            <w:gridSpan w:val="2"/>
            <w:tcBorders>
              <w:top w:val="nil"/>
              <w:left w:val="nil"/>
              <w:bottom w:val="nil"/>
              <w:right w:val="nil"/>
            </w:tcBorders>
            <w:shd w:val="clear" w:color="auto" w:fill="auto"/>
            <w:noWrap/>
            <w:vAlign w:val="bottom"/>
            <w:hideMark/>
          </w:tcPr>
          <w:p w14:paraId="40742466"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2A5341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6.61E-01</w:t>
            </w:r>
          </w:p>
        </w:tc>
        <w:tc>
          <w:tcPr>
            <w:tcW w:w="460" w:type="dxa"/>
            <w:gridSpan w:val="2"/>
            <w:tcBorders>
              <w:top w:val="nil"/>
              <w:left w:val="nil"/>
              <w:bottom w:val="nil"/>
              <w:right w:val="nil"/>
            </w:tcBorders>
            <w:shd w:val="clear" w:color="auto" w:fill="auto"/>
            <w:noWrap/>
            <w:vAlign w:val="bottom"/>
            <w:hideMark/>
          </w:tcPr>
          <w:p w14:paraId="56CD65A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0.37</w:t>
            </w:r>
          </w:p>
        </w:tc>
        <w:tc>
          <w:tcPr>
            <w:tcW w:w="240" w:type="dxa"/>
            <w:gridSpan w:val="2"/>
            <w:tcBorders>
              <w:top w:val="nil"/>
              <w:left w:val="nil"/>
              <w:bottom w:val="nil"/>
              <w:right w:val="nil"/>
            </w:tcBorders>
            <w:shd w:val="clear" w:color="auto" w:fill="auto"/>
            <w:noWrap/>
            <w:vAlign w:val="bottom"/>
            <w:hideMark/>
          </w:tcPr>
          <w:p w14:paraId="20C169B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37019E92"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1.41E-01</w:t>
            </w:r>
          </w:p>
        </w:tc>
        <w:tc>
          <w:tcPr>
            <w:tcW w:w="240" w:type="dxa"/>
            <w:gridSpan w:val="2"/>
            <w:tcBorders>
              <w:top w:val="nil"/>
              <w:left w:val="nil"/>
              <w:bottom w:val="nil"/>
              <w:right w:val="nil"/>
            </w:tcBorders>
            <w:shd w:val="clear" w:color="auto" w:fill="auto"/>
            <w:noWrap/>
            <w:vAlign w:val="bottom"/>
            <w:hideMark/>
          </w:tcPr>
          <w:p w14:paraId="542D2200"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27E477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1.13E-01</w:t>
            </w:r>
          </w:p>
        </w:tc>
        <w:tc>
          <w:tcPr>
            <w:tcW w:w="460" w:type="dxa"/>
            <w:gridSpan w:val="2"/>
            <w:tcBorders>
              <w:top w:val="nil"/>
              <w:left w:val="nil"/>
              <w:bottom w:val="nil"/>
              <w:right w:val="nil"/>
            </w:tcBorders>
            <w:shd w:val="clear" w:color="auto" w:fill="auto"/>
            <w:noWrap/>
            <w:vAlign w:val="bottom"/>
            <w:hideMark/>
          </w:tcPr>
          <w:p w14:paraId="2188AEE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19.0</w:t>
            </w:r>
          </w:p>
        </w:tc>
        <w:tc>
          <w:tcPr>
            <w:tcW w:w="240" w:type="dxa"/>
            <w:gridSpan w:val="2"/>
            <w:tcBorders>
              <w:top w:val="nil"/>
              <w:left w:val="nil"/>
              <w:bottom w:val="nil"/>
              <w:right w:val="nil"/>
            </w:tcBorders>
            <w:shd w:val="clear" w:color="auto" w:fill="auto"/>
            <w:noWrap/>
            <w:vAlign w:val="bottom"/>
            <w:hideMark/>
          </w:tcPr>
          <w:p w14:paraId="13AA5B0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734BEE"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1.00E-02</w:t>
            </w:r>
          </w:p>
        </w:tc>
        <w:tc>
          <w:tcPr>
            <w:tcW w:w="250" w:type="dxa"/>
            <w:gridSpan w:val="2"/>
            <w:tcBorders>
              <w:top w:val="nil"/>
              <w:left w:val="nil"/>
              <w:bottom w:val="nil"/>
              <w:right w:val="nil"/>
            </w:tcBorders>
            <w:shd w:val="clear" w:color="auto" w:fill="auto"/>
            <w:noWrap/>
            <w:vAlign w:val="bottom"/>
            <w:hideMark/>
          </w:tcPr>
          <w:p w14:paraId="27348CE7"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60E508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6.28E-03</w:t>
            </w:r>
          </w:p>
        </w:tc>
        <w:tc>
          <w:tcPr>
            <w:tcW w:w="460" w:type="dxa"/>
            <w:gridSpan w:val="2"/>
            <w:tcBorders>
              <w:top w:val="nil"/>
              <w:left w:val="nil"/>
              <w:bottom w:val="nil"/>
              <w:right w:val="nil"/>
            </w:tcBorders>
            <w:shd w:val="clear" w:color="auto" w:fill="auto"/>
            <w:noWrap/>
            <w:vAlign w:val="bottom"/>
            <w:hideMark/>
          </w:tcPr>
          <w:p w14:paraId="0E3470B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9.42</w:t>
            </w:r>
          </w:p>
        </w:tc>
      </w:tr>
      <w:tr w:rsidR="00BD7167" w:rsidRPr="008C3D75" w14:paraId="0ABB2585"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8F8F5AB"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14</w:t>
            </w:r>
          </w:p>
        </w:tc>
        <w:tc>
          <w:tcPr>
            <w:tcW w:w="820" w:type="dxa"/>
            <w:tcBorders>
              <w:top w:val="nil"/>
              <w:left w:val="nil"/>
              <w:bottom w:val="nil"/>
              <w:right w:val="nil"/>
            </w:tcBorders>
            <w:shd w:val="clear" w:color="auto" w:fill="auto"/>
            <w:noWrap/>
            <w:vAlign w:val="bottom"/>
            <w:hideMark/>
          </w:tcPr>
          <w:p w14:paraId="61F59136"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6.27E-02</w:t>
            </w:r>
          </w:p>
        </w:tc>
        <w:tc>
          <w:tcPr>
            <w:tcW w:w="240" w:type="dxa"/>
            <w:gridSpan w:val="2"/>
            <w:tcBorders>
              <w:top w:val="nil"/>
              <w:left w:val="nil"/>
              <w:bottom w:val="nil"/>
              <w:right w:val="nil"/>
            </w:tcBorders>
            <w:shd w:val="clear" w:color="auto" w:fill="auto"/>
            <w:noWrap/>
            <w:vAlign w:val="bottom"/>
            <w:hideMark/>
          </w:tcPr>
          <w:p w14:paraId="24D0BAA2"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6948F8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9.20E-02</w:t>
            </w:r>
          </w:p>
        </w:tc>
        <w:tc>
          <w:tcPr>
            <w:tcW w:w="460" w:type="dxa"/>
            <w:gridSpan w:val="2"/>
            <w:tcBorders>
              <w:top w:val="nil"/>
              <w:left w:val="nil"/>
              <w:bottom w:val="nil"/>
              <w:right w:val="nil"/>
            </w:tcBorders>
            <w:shd w:val="clear" w:color="auto" w:fill="auto"/>
            <w:noWrap/>
            <w:vAlign w:val="bottom"/>
            <w:hideMark/>
          </w:tcPr>
          <w:p w14:paraId="3C53DEA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0.10</w:t>
            </w:r>
          </w:p>
        </w:tc>
        <w:tc>
          <w:tcPr>
            <w:tcW w:w="240" w:type="dxa"/>
            <w:gridSpan w:val="2"/>
            <w:tcBorders>
              <w:top w:val="nil"/>
              <w:left w:val="nil"/>
              <w:bottom w:val="nil"/>
              <w:right w:val="nil"/>
            </w:tcBorders>
            <w:shd w:val="clear" w:color="auto" w:fill="auto"/>
            <w:noWrap/>
            <w:vAlign w:val="bottom"/>
            <w:hideMark/>
          </w:tcPr>
          <w:p w14:paraId="7890883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BC5F1D4"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1.28E-01</w:t>
            </w:r>
          </w:p>
        </w:tc>
        <w:tc>
          <w:tcPr>
            <w:tcW w:w="240" w:type="dxa"/>
            <w:gridSpan w:val="2"/>
            <w:tcBorders>
              <w:top w:val="nil"/>
              <w:left w:val="nil"/>
              <w:bottom w:val="nil"/>
              <w:right w:val="nil"/>
            </w:tcBorders>
            <w:shd w:val="clear" w:color="auto" w:fill="auto"/>
            <w:noWrap/>
            <w:vAlign w:val="bottom"/>
            <w:hideMark/>
          </w:tcPr>
          <w:p w14:paraId="53DB4208"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D811BF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8.25E-02</w:t>
            </w:r>
          </w:p>
        </w:tc>
        <w:tc>
          <w:tcPr>
            <w:tcW w:w="460" w:type="dxa"/>
            <w:gridSpan w:val="2"/>
            <w:tcBorders>
              <w:top w:val="nil"/>
              <w:left w:val="nil"/>
              <w:bottom w:val="nil"/>
              <w:right w:val="nil"/>
            </w:tcBorders>
            <w:shd w:val="clear" w:color="auto" w:fill="auto"/>
            <w:noWrap/>
            <w:vAlign w:val="bottom"/>
            <w:hideMark/>
          </w:tcPr>
          <w:p w14:paraId="7D1A1A7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17.7</w:t>
            </w:r>
          </w:p>
        </w:tc>
        <w:tc>
          <w:tcPr>
            <w:tcW w:w="240" w:type="dxa"/>
            <w:gridSpan w:val="2"/>
            <w:tcBorders>
              <w:top w:val="nil"/>
              <w:left w:val="nil"/>
              <w:bottom w:val="nil"/>
              <w:right w:val="nil"/>
            </w:tcBorders>
            <w:shd w:val="clear" w:color="auto" w:fill="auto"/>
            <w:noWrap/>
            <w:vAlign w:val="bottom"/>
            <w:hideMark/>
          </w:tcPr>
          <w:p w14:paraId="6D75EAE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FC13EB6"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9.12E-03</w:t>
            </w:r>
          </w:p>
        </w:tc>
        <w:tc>
          <w:tcPr>
            <w:tcW w:w="250" w:type="dxa"/>
            <w:gridSpan w:val="2"/>
            <w:tcBorders>
              <w:top w:val="nil"/>
              <w:left w:val="nil"/>
              <w:bottom w:val="nil"/>
              <w:right w:val="nil"/>
            </w:tcBorders>
            <w:shd w:val="clear" w:color="auto" w:fill="auto"/>
            <w:noWrap/>
            <w:vAlign w:val="bottom"/>
            <w:hideMark/>
          </w:tcPr>
          <w:p w14:paraId="138FBF23"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A44E3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3.96E-03</w:t>
            </w:r>
          </w:p>
        </w:tc>
        <w:tc>
          <w:tcPr>
            <w:tcW w:w="460" w:type="dxa"/>
            <w:gridSpan w:val="2"/>
            <w:tcBorders>
              <w:top w:val="nil"/>
              <w:left w:val="nil"/>
              <w:bottom w:val="nil"/>
              <w:right w:val="nil"/>
            </w:tcBorders>
            <w:shd w:val="clear" w:color="auto" w:fill="auto"/>
            <w:noWrap/>
            <w:vAlign w:val="bottom"/>
            <w:hideMark/>
          </w:tcPr>
          <w:p w14:paraId="1659B68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8.82</w:t>
            </w:r>
          </w:p>
        </w:tc>
      </w:tr>
      <w:tr w:rsidR="00BD7167" w:rsidRPr="008C3D75" w14:paraId="7168A830"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489B0AB3"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15</w:t>
            </w:r>
          </w:p>
        </w:tc>
        <w:tc>
          <w:tcPr>
            <w:tcW w:w="820" w:type="dxa"/>
            <w:tcBorders>
              <w:top w:val="nil"/>
              <w:left w:val="nil"/>
              <w:bottom w:val="nil"/>
              <w:right w:val="nil"/>
            </w:tcBorders>
            <w:shd w:val="clear" w:color="auto" w:fill="auto"/>
            <w:noWrap/>
            <w:vAlign w:val="bottom"/>
            <w:hideMark/>
          </w:tcPr>
          <w:p w14:paraId="7EF65562"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2.35E-01</w:t>
            </w:r>
          </w:p>
        </w:tc>
        <w:tc>
          <w:tcPr>
            <w:tcW w:w="240" w:type="dxa"/>
            <w:gridSpan w:val="2"/>
            <w:tcBorders>
              <w:top w:val="nil"/>
              <w:left w:val="nil"/>
              <w:bottom w:val="nil"/>
              <w:right w:val="nil"/>
            </w:tcBorders>
            <w:shd w:val="clear" w:color="auto" w:fill="auto"/>
            <w:noWrap/>
            <w:vAlign w:val="bottom"/>
            <w:hideMark/>
          </w:tcPr>
          <w:p w14:paraId="4B368112"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5025BB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2.39E-01</w:t>
            </w:r>
          </w:p>
        </w:tc>
        <w:tc>
          <w:tcPr>
            <w:tcW w:w="460" w:type="dxa"/>
            <w:gridSpan w:val="2"/>
            <w:tcBorders>
              <w:top w:val="nil"/>
              <w:left w:val="nil"/>
              <w:bottom w:val="nil"/>
              <w:right w:val="nil"/>
            </w:tcBorders>
            <w:shd w:val="clear" w:color="auto" w:fill="auto"/>
            <w:noWrap/>
            <w:vAlign w:val="bottom"/>
            <w:hideMark/>
          </w:tcPr>
          <w:p w14:paraId="4686577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0.19</w:t>
            </w:r>
          </w:p>
        </w:tc>
        <w:tc>
          <w:tcPr>
            <w:tcW w:w="240" w:type="dxa"/>
            <w:gridSpan w:val="2"/>
            <w:tcBorders>
              <w:top w:val="nil"/>
              <w:left w:val="nil"/>
              <w:bottom w:val="nil"/>
              <w:right w:val="nil"/>
            </w:tcBorders>
            <w:shd w:val="clear" w:color="auto" w:fill="auto"/>
            <w:noWrap/>
            <w:vAlign w:val="bottom"/>
            <w:hideMark/>
          </w:tcPr>
          <w:p w14:paraId="2AD59EE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03F0D97"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3.54E-01</w:t>
            </w:r>
          </w:p>
        </w:tc>
        <w:tc>
          <w:tcPr>
            <w:tcW w:w="240" w:type="dxa"/>
            <w:gridSpan w:val="2"/>
            <w:tcBorders>
              <w:top w:val="nil"/>
              <w:left w:val="nil"/>
              <w:bottom w:val="nil"/>
              <w:right w:val="nil"/>
            </w:tcBorders>
            <w:shd w:val="clear" w:color="auto" w:fill="auto"/>
            <w:noWrap/>
            <w:vAlign w:val="bottom"/>
            <w:hideMark/>
          </w:tcPr>
          <w:p w14:paraId="6DF940BB"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E352ED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1.84E-01</w:t>
            </w:r>
          </w:p>
        </w:tc>
        <w:tc>
          <w:tcPr>
            <w:tcW w:w="460" w:type="dxa"/>
            <w:gridSpan w:val="2"/>
            <w:tcBorders>
              <w:top w:val="nil"/>
              <w:left w:val="nil"/>
              <w:bottom w:val="nil"/>
              <w:right w:val="nil"/>
            </w:tcBorders>
            <w:shd w:val="clear" w:color="auto" w:fill="auto"/>
            <w:noWrap/>
            <w:vAlign w:val="bottom"/>
            <w:hideMark/>
          </w:tcPr>
          <w:p w14:paraId="2952869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18.4</w:t>
            </w:r>
          </w:p>
        </w:tc>
        <w:tc>
          <w:tcPr>
            <w:tcW w:w="240" w:type="dxa"/>
            <w:gridSpan w:val="2"/>
            <w:tcBorders>
              <w:top w:val="nil"/>
              <w:left w:val="nil"/>
              <w:bottom w:val="nil"/>
              <w:right w:val="nil"/>
            </w:tcBorders>
            <w:shd w:val="clear" w:color="auto" w:fill="auto"/>
            <w:noWrap/>
            <w:vAlign w:val="bottom"/>
            <w:hideMark/>
          </w:tcPr>
          <w:p w14:paraId="5E02D15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D26833A"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39850284"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EBE4F8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5.62E-03</w:t>
            </w:r>
          </w:p>
        </w:tc>
        <w:tc>
          <w:tcPr>
            <w:tcW w:w="460" w:type="dxa"/>
            <w:gridSpan w:val="2"/>
            <w:tcBorders>
              <w:top w:val="nil"/>
              <w:left w:val="nil"/>
              <w:bottom w:val="nil"/>
              <w:right w:val="nil"/>
            </w:tcBorders>
            <w:shd w:val="clear" w:color="auto" w:fill="auto"/>
            <w:noWrap/>
            <w:vAlign w:val="bottom"/>
            <w:hideMark/>
          </w:tcPr>
          <w:p w14:paraId="25FCE1A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9.46</w:t>
            </w:r>
          </w:p>
        </w:tc>
      </w:tr>
      <w:tr w:rsidR="00BD7167" w:rsidRPr="008C3D75" w14:paraId="3D404F07"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57093D4F"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16</w:t>
            </w:r>
          </w:p>
        </w:tc>
        <w:tc>
          <w:tcPr>
            <w:tcW w:w="820" w:type="dxa"/>
            <w:tcBorders>
              <w:top w:val="nil"/>
              <w:left w:val="nil"/>
              <w:bottom w:val="single" w:sz="4" w:space="0" w:color="auto"/>
              <w:right w:val="nil"/>
            </w:tcBorders>
            <w:shd w:val="clear" w:color="auto" w:fill="auto"/>
            <w:noWrap/>
            <w:vAlign w:val="bottom"/>
            <w:hideMark/>
          </w:tcPr>
          <w:p w14:paraId="1881F3EA"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1.77E-01</w:t>
            </w:r>
          </w:p>
        </w:tc>
        <w:tc>
          <w:tcPr>
            <w:tcW w:w="240" w:type="dxa"/>
            <w:gridSpan w:val="2"/>
            <w:tcBorders>
              <w:top w:val="nil"/>
              <w:left w:val="nil"/>
              <w:bottom w:val="single" w:sz="4" w:space="0" w:color="auto"/>
              <w:right w:val="nil"/>
            </w:tcBorders>
            <w:shd w:val="clear" w:color="auto" w:fill="auto"/>
            <w:noWrap/>
            <w:vAlign w:val="bottom"/>
            <w:hideMark/>
          </w:tcPr>
          <w:p w14:paraId="4C772748"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122AD5B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1.53E-01</w:t>
            </w:r>
          </w:p>
        </w:tc>
        <w:tc>
          <w:tcPr>
            <w:tcW w:w="460" w:type="dxa"/>
            <w:gridSpan w:val="2"/>
            <w:tcBorders>
              <w:top w:val="nil"/>
              <w:left w:val="nil"/>
              <w:bottom w:val="single" w:sz="4" w:space="0" w:color="auto"/>
              <w:right w:val="nil"/>
            </w:tcBorders>
            <w:shd w:val="clear" w:color="auto" w:fill="auto"/>
            <w:noWrap/>
            <w:vAlign w:val="bottom"/>
            <w:hideMark/>
          </w:tcPr>
          <w:p w14:paraId="105692A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0.14</w:t>
            </w:r>
          </w:p>
        </w:tc>
        <w:tc>
          <w:tcPr>
            <w:tcW w:w="240" w:type="dxa"/>
            <w:gridSpan w:val="2"/>
            <w:tcBorders>
              <w:top w:val="nil"/>
              <w:left w:val="nil"/>
              <w:bottom w:val="single" w:sz="4" w:space="0" w:color="auto"/>
              <w:right w:val="nil"/>
            </w:tcBorders>
            <w:shd w:val="clear" w:color="auto" w:fill="auto"/>
            <w:noWrap/>
            <w:vAlign w:val="bottom"/>
            <w:hideMark/>
          </w:tcPr>
          <w:p w14:paraId="6445903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820" w:type="dxa"/>
            <w:gridSpan w:val="2"/>
            <w:tcBorders>
              <w:top w:val="nil"/>
              <w:left w:val="nil"/>
              <w:bottom w:val="single" w:sz="4" w:space="0" w:color="auto"/>
              <w:right w:val="nil"/>
            </w:tcBorders>
            <w:shd w:val="clear" w:color="auto" w:fill="auto"/>
            <w:noWrap/>
            <w:vAlign w:val="bottom"/>
            <w:hideMark/>
          </w:tcPr>
          <w:p w14:paraId="5BBBB0D4"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6.05E-01</w:t>
            </w:r>
          </w:p>
        </w:tc>
        <w:tc>
          <w:tcPr>
            <w:tcW w:w="240" w:type="dxa"/>
            <w:gridSpan w:val="2"/>
            <w:tcBorders>
              <w:top w:val="nil"/>
              <w:left w:val="nil"/>
              <w:bottom w:val="single" w:sz="4" w:space="0" w:color="auto"/>
              <w:right w:val="nil"/>
            </w:tcBorders>
            <w:shd w:val="clear" w:color="auto" w:fill="auto"/>
            <w:noWrap/>
            <w:vAlign w:val="bottom"/>
            <w:hideMark/>
          </w:tcPr>
          <w:p w14:paraId="4A7B9D17"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034660A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1.44E+00</w:t>
            </w:r>
          </w:p>
        </w:tc>
        <w:tc>
          <w:tcPr>
            <w:tcW w:w="460" w:type="dxa"/>
            <w:gridSpan w:val="2"/>
            <w:tcBorders>
              <w:top w:val="nil"/>
              <w:left w:val="nil"/>
              <w:bottom w:val="single" w:sz="4" w:space="0" w:color="auto"/>
              <w:right w:val="nil"/>
            </w:tcBorders>
            <w:shd w:val="clear" w:color="auto" w:fill="auto"/>
            <w:noWrap/>
            <w:vAlign w:val="bottom"/>
            <w:hideMark/>
          </w:tcPr>
          <w:p w14:paraId="3DF6FD0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25.5</w:t>
            </w:r>
          </w:p>
        </w:tc>
        <w:tc>
          <w:tcPr>
            <w:tcW w:w="240" w:type="dxa"/>
            <w:gridSpan w:val="2"/>
            <w:tcBorders>
              <w:top w:val="nil"/>
              <w:left w:val="nil"/>
              <w:bottom w:val="single" w:sz="4" w:space="0" w:color="auto"/>
              <w:right w:val="nil"/>
            </w:tcBorders>
            <w:shd w:val="clear" w:color="auto" w:fill="auto"/>
            <w:noWrap/>
            <w:vAlign w:val="bottom"/>
            <w:hideMark/>
          </w:tcPr>
          <w:p w14:paraId="4756A46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 </w:t>
            </w:r>
          </w:p>
        </w:tc>
        <w:tc>
          <w:tcPr>
            <w:tcW w:w="820" w:type="dxa"/>
            <w:gridSpan w:val="2"/>
            <w:tcBorders>
              <w:top w:val="nil"/>
              <w:left w:val="nil"/>
              <w:bottom w:val="single" w:sz="4" w:space="0" w:color="auto"/>
              <w:right w:val="nil"/>
            </w:tcBorders>
            <w:shd w:val="clear" w:color="auto" w:fill="auto"/>
            <w:noWrap/>
            <w:vAlign w:val="bottom"/>
            <w:hideMark/>
          </w:tcPr>
          <w:p w14:paraId="61EDFB9A"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1.22E-02</w:t>
            </w:r>
          </w:p>
        </w:tc>
        <w:tc>
          <w:tcPr>
            <w:tcW w:w="250" w:type="dxa"/>
            <w:gridSpan w:val="2"/>
            <w:tcBorders>
              <w:top w:val="nil"/>
              <w:left w:val="nil"/>
              <w:bottom w:val="single" w:sz="4" w:space="0" w:color="auto"/>
              <w:right w:val="nil"/>
            </w:tcBorders>
            <w:shd w:val="clear" w:color="auto" w:fill="auto"/>
            <w:noWrap/>
            <w:vAlign w:val="bottom"/>
            <w:hideMark/>
          </w:tcPr>
          <w:p w14:paraId="01DA2A47"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2994856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1.42E-02</w:t>
            </w:r>
          </w:p>
        </w:tc>
        <w:tc>
          <w:tcPr>
            <w:tcW w:w="460" w:type="dxa"/>
            <w:gridSpan w:val="2"/>
            <w:tcBorders>
              <w:top w:val="nil"/>
              <w:left w:val="nil"/>
              <w:bottom w:val="single" w:sz="4" w:space="0" w:color="auto"/>
              <w:right w:val="nil"/>
            </w:tcBorders>
            <w:shd w:val="clear" w:color="auto" w:fill="auto"/>
            <w:noWrap/>
            <w:vAlign w:val="bottom"/>
            <w:hideMark/>
          </w:tcPr>
          <w:p w14:paraId="41CF000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9.15</w:t>
            </w:r>
          </w:p>
        </w:tc>
      </w:tr>
    </w:tbl>
    <w:p w14:paraId="67249482" w14:textId="4FCD4F16" w:rsidR="00BD7167" w:rsidRPr="008C3D75" w:rsidRDefault="00BD7167" w:rsidP="00BD7167">
      <w:pPr>
        <w:pStyle w:val="Caption"/>
        <w:rPr>
          <w:vanish/>
          <w:lang w:val="sk-SK"/>
          <w:specVanish/>
        </w:rPr>
      </w:pPr>
      <w:bookmarkStart w:id="2009" w:name="_Ref513900121"/>
      <w:bookmarkStart w:id="2010" w:name="_Toc516835706"/>
      <w:bookmarkStart w:id="2011" w:name="_Toc513584628"/>
      <w:r w:rsidRPr="008C3D75">
        <w:rPr>
          <w:lang w:val="sk-SK"/>
        </w:rPr>
        <w:t xml:space="preserve">Tabuľka </w:t>
      </w:r>
      <w:r w:rsidRPr="005C2483">
        <w:rPr>
          <w:lang w:val="sk-SK"/>
        </w:rPr>
        <w:fldChar w:fldCharType="begin"/>
      </w:r>
      <w:r w:rsidRPr="008C3D75">
        <w:rPr>
          <w:lang w:val="sk-SK"/>
        </w:rPr>
        <w:instrText xml:space="preserve"> SEQ Tabuľka \* ARABIC </w:instrText>
      </w:r>
      <w:r w:rsidRPr="008C3D75">
        <w:rPr>
          <w:lang w:val="sk-SK"/>
          <w:rPrChange w:id="2012" w:author="admin" w:date="2018-06-18T11:14:00Z">
            <w:rPr>
              <w:lang w:val="sk-SK"/>
            </w:rPr>
          </w:rPrChange>
        </w:rPr>
        <w:fldChar w:fldCharType="separate"/>
      </w:r>
      <w:r w:rsidR="00A37FEB" w:rsidRPr="008C3D75">
        <w:rPr>
          <w:noProof/>
          <w:lang w:val="sk-SK"/>
        </w:rPr>
        <w:t>9</w:t>
      </w:r>
      <w:r w:rsidRPr="008C3D75">
        <w:rPr>
          <w:lang w:val="sk-SK"/>
          <w:rPrChange w:id="2013" w:author="admin" w:date="2018-06-18T11:14:00Z">
            <w:rPr>
              <w:lang w:val="sk-SK"/>
            </w:rPr>
          </w:rPrChange>
        </w:rPr>
        <w:fldChar w:fldCharType="end"/>
      </w:r>
      <w:bookmarkEnd w:id="2009"/>
      <w:r w:rsidRPr="008C3D75">
        <w:rPr>
          <w:lang w:val="sk-SK"/>
        </w:rPr>
        <w:t xml:space="preserve">: Popisná štatistika výchylky parametrov počas </w:t>
      </w:r>
      <w:del w:id="2014" w:author="admin" w:date="2018-06-18T11:23:00Z">
        <w:r w:rsidRPr="008C3D75" w:rsidDel="008C3D75">
          <w:rPr>
            <w:lang w:val="sk-SK"/>
          </w:rPr>
          <w:delText>spontnánneho</w:delText>
        </w:r>
      </w:del>
      <w:ins w:id="2015" w:author="admin" w:date="2018-06-18T11:23:00Z">
        <w:r w:rsidR="008C3D75" w:rsidRPr="008C3D75">
          <w:rPr>
            <w:lang w:val="sk-SK"/>
          </w:rPr>
          <w:t>spontánneho</w:t>
        </w:r>
      </w:ins>
      <w:r w:rsidRPr="008C3D75">
        <w:rPr>
          <w:lang w:val="sk-SK"/>
        </w:rPr>
        <w:t xml:space="preserve"> dýchania pre 30 dobrovoľníkov.</w:t>
      </w:r>
      <w:bookmarkEnd w:id="2010"/>
    </w:p>
    <w:bookmarkEnd w:id="2011"/>
    <w:p w14:paraId="01623EAF" w14:textId="105C34CC" w:rsidR="00BD7167" w:rsidRPr="008C3D75" w:rsidRDefault="00BD7167" w:rsidP="00BD7167">
      <w:pPr>
        <w:pStyle w:val="Caption"/>
        <w:rPr>
          <w:lang w:val="sk-SK"/>
        </w:rPr>
      </w:pPr>
      <w:r w:rsidRPr="008C3D75">
        <w:rPr>
          <w:lang w:val="sk-SK"/>
        </w:rPr>
        <w:t xml:space="preserve"> Z výchylky parametrov počas merania ako definuje </w:t>
      </w:r>
      <w:r w:rsidRPr="008C3D75">
        <w:rPr>
          <w:lang w:val="sk-SK"/>
          <w:rPrChange w:id="2016" w:author="admin" w:date="2018-06-18T11:14:00Z">
            <w:rPr>
              <w:lang w:val="sk-SK"/>
            </w:rPr>
          </w:rPrChange>
        </w:rPr>
        <w:fldChar w:fldCharType="begin"/>
      </w:r>
      <w:r w:rsidRPr="008C3D75">
        <w:rPr>
          <w:lang w:val="sk-SK"/>
        </w:rPr>
        <w:instrText xml:space="preserve"> REF _Ref513892756 \h </w:instrText>
      </w:r>
      <w:r w:rsidR="00B519B6" w:rsidRPr="008C3D75">
        <w:rPr>
          <w:lang w:val="sk-SK"/>
        </w:rPr>
        <w:instrText xml:space="preserve"> \* MERGEFORMAT </w:instrText>
      </w:r>
      <w:r w:rsidRPr="008C3D75">
        <w:rPr>
          <w:lang w:val="sk-SK"/>
          <w:rPrChange w:id="2017" w:author="admin" w:date="2018-06-18T11:14:00Z">
            <w:rPr>
              <w:lang w:val="sk-SK"/>
            </w:rPr>
          </w:rPrChange>
        </w:rPr>
      </w:r>
      <w:r w:rsidRPr="008C3D75">
        <w:rPr>
          <w:lang w:val="sk-SK"/>
          <w:rPrChange w:id="2018" w:author="admin" w:date="2018-06-18T11:14:00Z">
            <w:rPr>
              <w:lang w:val="sk-SK"/>
            </w:rPr>
          </w:rPrChange>
        </w:rPr>
        <w:fldChar w:fldCharType="separate"/>
      </w:r>
      <w:r w:rsidR="00A37FEB" w:rsidRPr="008C3D75">
        <w:rPr>
          <w:lang w:val="sk-SK"/>
        </w:rPr>
        <w:t xml:space="preserve">Obrázok </w:t>
      </w:r>
      <w:r w:rsidR="00A37FEB" w:rsidRPr="008C3D75">
        <w:rPr>
          <w:noProof/>
          <w:lang w:val="sk-SK"/>
        </w:rPr>
        <w:t>3</w:t>
      </w:r>
      <w:r w:rsidR="00A37FEB" w:rsidRPr="008C3D75">
        <w:rPr>
          <w:lang w:val="sk-SK"/>
        </w:rPr>
        <w:t>.</w:t>
      </w:r>
      <w:r w:rsidR="00A37FEB" w:rsidRPr="008C3D75">
        <w:rPr>
          <w:noProof/>
          <w:lang w:val="sk-SK"/>
        </w:rPr>
        <w:t>14</w:t>
      </w:r>
      <w:r w:rsidRPr="008C3D75">
        <w:rPr>
          <w:lang w:val="sk-SK"/>
          <w:rPrChange w:id="2019" w:author="admin" w:date="2018-06-18T11:14:00Z">
            <w:rPr>
              <w:lang w:val="sk-SK"/>
            </w:rPr>
          </w:rPrChange>
        </w:rPr>
        <w:fldChar w:fldCharType="end"/>
      </w:r>
      <w:r w:rsidRPr="008C3D75">
        <w:rPr>
          <w:lang w:val="sk-SK"/>
        </w:rPr>
        <w:t xml:space="preserve"> boli spočítané priemerné hodnoty a </w:t>
      </w:r>
      <w:del w:id="2020" w:author="admin" w:date="2018-06-18T11:23:00Z">
        <w:r w:rsidRPr="008C3D75" w:rsidDel="008C3D75">
          <w:rPr>
            <w:lang w:val="sk-SK"/>
          </w:rPr>
          <w:delText>smerodatné</w:delText>
        </w:r>
      </w:del>
      <w:ins w:id="2021" w:author="admin" w:date="2018-06-18T11:23:00Z">
        <w:r w:rsidR="008C3D75" w:rsidRPr="008C3D75">
          <w:rPr>
            <w:lang w:val="sk-SK"/>
          </w:rPr>
          <w:t>smerodajné</w:t>
        </w:r>
      </w:ins>
      <w:r w:rsidRPr="008C3D75">
        <w:rPr>
          <w:lang w:val="sk-SK"/>
        </w:rPr>
        <w:t xml:space="preserve"> </w:t>
      </w:r>
      <w:del w:id="2022" w:author="admin" w:date="2018-06-18T11:23:00Z">
        <w:r w:rsidRPr="008C3D75" w:rsidDel="008C3D75">
          <w:rPr>
            <w:lang w:val="sk-SK"/>
          </w:rPr>
          <w:delText>odchylky</w:delText>
        </w:r>
      </w:del>
      <w:ins w:id="2023" w:author="admin" w:date="2018-06-18T11:23:00Z">
        <w:r w:rsidR="008C3D75" w:rsidRPr="008C3D75">
          <w:rPr>
            <w:lang w:val="sk-SK"/>
          </w:rPr>
          <w:t>odchýlky</w:t>
        </w:r>
      </w:ins>
      <w:r w:rsidRPr="008C3D75">
        <w:rPr>
          <w:lang w:val="sk-SK"/>
        </w:rPr>
        <w:t xml:space="preserve"> pre 30 dobrovoľníkov, ktoré udáva stĺpec mean +- std. Hodnota v stĺpci označenom %, udáva pomer medzi hodnotou parametru (</w:t>
      </w:r>
      <w:r w:rsidRPr="008C3D75">
        <w:rPr>
          <w:lang w:val="sk-SK"/>
          <w:rPrChange w:id="2024" w:author="admin" w:date="2018-06-18T11:14:00Z">
            <w:rPr>
              <w:lang w:val="sk-SK"/>
            </w:rPr>
          </w:rPrChange>
        </w:rPr>
        <w:fldChar w:fldCharType="begin"/>
      </w:r>
      <w:r w:rsidRPr="008C3D75">
        <w:rPr>
          <w:lang w:val="sk-SK"/>
        </w:rPr>
        <w:instrText xml:space="preserve"> REF _Ref513894977 \h </w:instrText>
      </w:r>
      <w:r w:rsidRPr="008C3D75">
        <w:rPr>
          <w:lang w:val="sk-SK"/>
          <w:rPrChange w:id="2025" w:author="admin" w:date="2018-06-18T11:14:00Z">
            <w:rPr>
              <w:lang w:val="sk-SK"/>
            </w:rPr>
          </w:rPrChange>
        </w:rPr>
      </w:r>
      <w:r w:rsidRPr="008C3D75">
        <w:rPr>
          <w:lang w:val="sk-SK"/>
          <w:rPrChange w:id="2026" w:author="admin" w:date="2018-06-18T11:14:00Z">
            <w:rPr>
              <w:lang w:val="sk-SK"/>
            </w:rPr>
          </w:rPrChange>
        </w:rPr>
        <w:fldChar w:fldCharType="separate"/>
      </w:r>
      <w:r w:rsidR="00A37FEB" w:rsidRPr="008C3D75">
        <w:rPr>
          <w:lang w:val="sk-SK"/>
        </w:rPr>
        <w:t xml:space="preserve">Tabuľka </w:t>
      </w:r>
      <w:r w:rsidR="00A37FEB" w:rsidRPr="008C3D75">
        <w:rPr>
          <w:noProof/>
          <w:lang w:val="sk-SK"/>
        </w:rPr>
        <w:t>8</w:t>
      </w:r>
      <w:r w:rsidRPr="008C3D75">
        <w:rPr>
          <w:lang w:val="sk-SK"/>
          <w:rPrChange w:id="2027" w:author="admin" w:date="2018-06-18T11:14:00Z">
            <w:rPr>
              <w:lang w:val="sk-SK"/>
            </w:rPr>
          </w:rPrChange>
        </w:rPr>
        <w:fldChar w:fldCharType="end"/>
      </w:r>
      <w:r w:rsidRPr="008C3D75">
        <w:rPr>
          <w:lang w:val="sk-SK"/>
        </w:rPr>
        <w:t>) a výchylkou parametru (</w:t>
      </w:r>
      <w:r w:rsidRPr="008C3D75">
        <w:rPr>
          <w:lang w:val="sk-SK"/>
          <w:rPrChange w:id="2028" w:author="admin" w:date="2018-06-18T11:14:00Z">
            <w:rPr>
              <w:lang w:val="sk-SK"/>
            </w:rPr>
          </w:rPrChange>
        </w:rPr>
        <w:fldChar w:fldCharType="begin"/>
      </w:r>
      <w:r w:rsidRPr="008C3D75">
        <w:rPr>
          <w:lang w:val="sk-SK"/>
        </w:rPr>
        <w:instrText xml:space="preserve"> REF _Ref513900121 \h </w:instrText>
      </w:r>
      <w:r w:rsidRPr="008C3D75">
        <w:rPr>
          <w:lang w:val="sk-SK"/>
          <w:rPrChange w:id="2029" w:author="admin" w:date="2018-06-18T11:14:00Z">
            <w:rPr>
              <w:lang w:val="sk-SK"/>
            </w:rPr>
          </w:rPrChange>
        </w:rPr>
      </w:r>
      <w:r w:rsidRPr="008C3D75">
        <w:rPr>
          <w:lang w:val="sk-SK"/>
          <w:rPrChange w:id="2030" w:author="admin" w:date="2018-06-18T11:14:00Z">
            <w:rPr>
              <w:lang w:val="sk-SK"/>
            </w:rPr>
          </w:rPrChange>
        </w:rPr>
        <w:fldChar w:fldCharType="separate"/>
      </w:r>
      <w:r w:rsidR="00A37FEB" w:rsidRPr="008C3D75">
        <w:rPr>
          <w:lang w:val="sk-SK"/>
        </w:rPr>
        <w:t xml:space="preserve">Tabuľka </w:t>
      </w:r>
      <w:r w:rsidR="00A37FEB" w:rsidRPr="008C3D75">
        <w:rPr>
          <w:noProof/>
          <w:lang w:val="sk-SK"/>
        </w:rPr>
        <w:t>9</w:t>
      </w:r>
      <w:r w:rsidRPr="008C3D75">
        <w:rPr>
          <w:lang w:val="sk-SK"/>
          <w:rPrChange w:id="2031" w:author="admin" w:date="2018-06-18T11:14:00Z">
            <w:rPr>
              <w:lang w:val="sk-SK"/>
            </w:rPr>
          </w:rPrChange>
        </w:rPr>
        <w:fldChar w:fldCharType="end"/>
      </w:r>
      <w:r w:rsidRPr="008C3D75">
        <w:rPr>
          <w:lang w:val="sk-SK"/>
        </w:rPr>
        <w:t>).</w:t>
      </w:r>
    </w:p>
    <w:p w14:paraId="310B71ED" w14:textId="77777777" w:rsidR="00BD7167" w:rsidRPr="008C3D75" w:rsidRDefault="00BD7167" w:rsidP="00BD7167">
      <w:pPr>
        <w:rPr>
          <w:lang w:eastAsia="en-US" w:bidi="en-US"/>
        </w:rPr>
      </w:pPr>
    </w:p>
    <w:p w14:paraId="1F1E6D56" w14:textId="5FA8E347" w:rsidR="00BD7167" w:rsidRPr="008C3D75" w:rsidRDefault="00BD7167" w:rsidP="00BD7167">
      <w:r w:rsidRPr="008C3D75">
        <w:t xml:space="preserve">Hodnota v stĺpci ∆ mean vyjadruje priemernú hodnotu výchylky parametra naprieč všetkými </w:t>
      </w:r>
      <w:del w:id="2032" w:author="admin" w:date="2018-06-18T11:23:00Z">
        <w:r w:rsidRPr="008C3D75" w:rsidDel="008C3D75">
          <w:delText>subjektami</w:delText>
        </w:r>
      </w:del>
      <w:ins w:id="2033" w:author="admin" w:date="2018-06-18T11:23:00Z">
        <w:r w:rsidR="008C3D75" w:rsidRPr="008C3D75">
          <w:t>subjektmi</w:t>
        </w:r>
      </w:ins>
      <w:r w:rsidRPr="008C3D75">
        <w:t>. Hodnota v </w:t>
      </w:r>
      <w:del w:id="2034" w:author="admin" w:date="2018-06-18T11:24:00Z">
        <w:r w:rsidRPr="008C3D75" w:rsidDel="008C3D75">
          <w:delText>sĺpci</w:delText>
        </w:r>
      </w:del>
      <w:ins w:id="2035" w:author="admin" w:date="2018-06-18T11:24:00Z">
        <w:r w:rsidR="008C3D75" w:rsidRPr="008C3D75">
          <w:t>stĺpci</w:t>
        </w:r>
      </w:ins>
      <w:r w:rsidRPr="008C3D75">
        <w:t xml:space="preserve"> std vyjadruje </w:t>
      </w:r>
      <w:del w:id="2036" w:author="admin" w:date="2018-06-18T11:24:00Z">
        <w:r w:rsidRPr="008C3D75" w:rsidDel="008C3D75">
          <w:delText>smerodatnú</w:delText>
        </w:r>
      </w:del>
      <w:ins w:id="2037" w:author="admin" w:date="2018-06-18T11:24:00Z">
        <w:r w:rsidR="008C3D75" w:rsidRPr="008C3D75">
          <w:t>smerodajnú</w:t>
        </w:r>
      </w:ins>
      <w:r w:rsidRPr="008C3D75">
        <w:t xml:space="preserve"> </w:t>
      </w:r>
      <w:del w:id="2038" w:author="admin" w:date="2018-06-18T11:24:00Z">
        <w:r w:rsidRPr="008C3D75" w:rsidDel="008C3D75">
          <w:delText>odchylku</w:delText>
        </w:r>
      </w:del>
      <w:ins w:id="2039" w:author="admin" w:date="2018-06-18T11:24:00Z">
        <w:r w:rsidR="008C3D75" w:rsidRPr="008C3D75">
          <w:t>odchýlku</w:t>
        </w:r>
      </w:ins>
      <w:r w:rsidRPr="008C3D75">
        <w:t xml:space="preserve"> výchylky parametra počas merania naprieč všetkými </w:t>
      </w:r>
      <w:del w:id="2040" w:author="admin" w:date="2018-06-18T11:24:00Z">
        <w:r w:rsidRPr="008C3D75" w:rsidDel="008C3D75">
          <w:delText>subjektami</w:delText>
        </w:r>
      </w:del>
      <w:ins w:id="2041" w:author="admin" w:date="2018-06-18T11:24:00Z">
        <w:r w:rsidR="008C3D75" w:rsidRPr="008C3D75">
          <w:t>subjektmi</w:t>
        </w:r>
      </w:ins>
      <w:r w:rsidRPr="008C3D75">
        <w:t xml:space="preserve">. Stĺpec % vyjadruje percentuálnu zmenu parametra v priebehu merania. Je to podiel priemernej hodnoty výchylky parametra počas merania uvedeného v </w:t>
      </w:r>
      <w:r w:rsidRPr="008C3D75">
        <w:fldChar w:fldCharType="begin"/>
      </w:r>
      <w:r w:rsidRPr="008C3D75">
        <w:instrText xml:space="preserve"> REF _Ref513900121 \h </w:instrText>
      </w:r>
      <w:r w:rsidRPr="008C3D75">
        <w:rPr>
          <w:rPrChange w:id="2042" w:author="admin" w:date="2018-06-18T11:14:00Z">
            <w:rPr/>
          </w:rPrChange>
        </w:rPr>
        <w:fldChar w:fldCharType="separate"/>
      </w:r>
      <w:r w:rsidR="00A37FEB" w:rsidRPr="008C3D75">
        <w:t xml:space="preserve">Tabuľka </w:t>
      </w:r>
      <w:r w:rsidR="00A37FEB" w:rsidRPr="008C3D75">
        <w:rPr>
          <w:noProof/>
        </w:rPr>
        <w:t>9</w:t>
      </w:r>
      <w:r w:rsidRPr="008C3D75">
        <w:fldChar w:fldCharType="end"/>
      </w:r>
      <w:r w:rsidRPr="008C3D75">
        <w:t xml:space="preserve"> a priemernej hodnoty parametru ako uvádza </w:t>
      </w:r>
      <w:r w:rsidRPr="008C3D75">
        <w:fldChar w:fldCharType="begin"/>
      </w:r>
      <w:r w:rsidRPr="008C3D75">
        <w:instrText xml:space="preserve"> REF _Ref513894977 \h </w:instrText>
      </w:r>
      <w:r w:rsidRPr="008C3D75">
        <w:rPr>
          <w:rPrChange w:id="2043" w:author="admin" w:date="2018-06-18T11:14:00Z">
            <w:rPr/>
          </w:rPrChange>
        </w:rPr>
        <w:fldChar w:fldCharType="separate"/>
      </w:r>
      <w:r w:rsidR="00A37FEB" w:rsidRPr="008C3D75">
        <w:t xml:space="preserve">Tabuľka </w:t>
      </w:r>
      <w:r w:rsidR="00A37FEB" w:rsidRPr="008C3D75">
        <w:rPr>
          <w:noProof/>
        </w:rPr>
        <w:t>8</w:t>
      </w:r>
      <w:r w:rsidRPr="008C3D75">
        <w:fldChar w:fldCharType="end"/>
      </w:r>
      <w:r w:rsidRPr="008C3D75">
        <w:t xml:space="preserve">. </w:t>
      </w:r>
      <w:r w:rsidRPr="008C3D75">
        <w:lastRenderedPageBreak/>
        <w:t xml:space="preserve">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8C3D75">
        <w:t xml:space="preserve"> má variabilitu menšiu ako 1% a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má variabilitu skoro 10%. Smerom k perifériám je tento rozdiel ešte väčší. Na základe informácií v </w:t>
      </w:r>
      <w:r w:rsidRPr="008C3D75">
        <w:fldChar w:fldCharType="begin"/>
      </w:r>
      <w:r w:rsidRPr="008C3D75">
        <w:instrText xml:space="preserve"> REF _Ref513900121 \h </w:instrText>
      </w:r>
      <w:r w:rsidRPr="008C3D75">
        <w:rPr>
          <w:rPrChange w:id="2044" w:author="admin" w:date="2018-06-18T11:14:00Z">
            <w:rPr/>
          </w:rPrChange>
        </w:rPr>
        <w:fldChar w:fldCharType="separate"/>
      </w:r>
      <w:r w:rsidR="00A37FEB" w:rsidRPr="008C3D75">
        <w:t xml:space="preserve">Tabuľka </w:t>
      </w:r>
      <w:r w:rsidR="00A37FEB" w:rsidRPr="008C3D75">
        <w:rPr>
          <w:noProof/>
        </w:rPr>
        <w:t>9</w:t>
      </w:r>
      <w:r w:rsidRPr="008C3D75">
        <w:fldChar w:fldCharType="end"/>
      </w:r>
      <w:r w:rsidRPr="008C3D75">
        <w:t xml:space="preserve"> vidíme, že variabilita hodnoty SV a CO počas merania vypočítaného z impedancie je ovplyvnená hlavne zmenami v hodnotách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w:t>
      </w:r>
    </w:p>
    <w:p w14:paraId="6D555238" w14:textId="77777777" w:rsidR="00BD7167" w:rsidRPr="008C3D75" w:rsidRDefault="00BD7167" w:rsidP="00BD7167">
      <w:pPr>
        <w:overflowPunct/>
        <w:autoSpaceDE/>
        <w:autoSpaceDN/>
        <w:adjustRightInd/>
        <w:spacing w:line="240" w:lineRule="auto"/>
        <w:textAlignment w:val="auto"/>
      </w:pPr>
    </w:p>
    <w:p w14:paraId="7D402BF5" w14:textId="77777777" w:rsidR="00BD7167" w:rsidRPr="008C3D75" w:rsidRDefault="00BD7167" w:rsidP="00BD7167">
      <w:pPr>
        <w:pStyle w:val="Heading3"/>
      </w:pPr>
      <w:bookmarkStart w:id="2045" w:name="_Toc516835640"/>
      <w:r w:rsidRPr="008C3D75">
        <w:t>Popisná štatistika - Hlboké dýchanie</w:t>
      </w:r>
      <w:bookmarkEnd w:id="2045"/>
    </w:p>
    <w:p w14:paraId="21E3571C" w14:textId="77777777" w:rsidR="00BD7167" w:rsidRPr="008C3D75" w:rsidRDefault="00BD7167" w:rsidP="00BD7167"/>
    <w:p w14:paraId="29917F73" w14:textId="0DFD91A2" w:rsidR="00BD7167" w:rsidRPr="008C3D75" w:rsidRDefault="00BD7167" w:rsidP="00BD7167">
      <w:r w:rsidRPr="008C3D75">
        <w:t>Dýchanie vyvoláva tlakové zmeny v hrudníku. Tlakové zmeny sú významným faktorom ovplyvňujúcim funkciu srdcovocievneho systému a spôsobujú zmeny tepu, krvného tlaku, toku krvi a distribúcie krvi v tele. Excitácia srdcovocievneho systému riadeným dýchaním s frekvenciou 0.1 Hz nazývame hlboké dýchanie. Pri hlbokom dýchaní dochádza k vyšším tlakovým zmenám v hrudníku oproti spontánnemu dýchaniu. Pri spontánnom nádychu je rozdiel medzi okolitým atmosférickým tlakom a vnútrohrudníkovým tlakom -6 mmHg, kďežto</w:t>
      </w:r>
      <w:ins w:id="2046" w:author="admin" w:date="2018-06-18T11:24:00Z">
        <w:r w:rsidR="008C3D75">
          <w:t>je české slo</w:t>
        </w:r>
      </w:ins>
      <w:ins w:id="2047" w:author="admin" w:date="2018-06-18T11:25:00Z">
        <w:r w:rsidR="008C3D75">
          <w:t>vo - použi</w:t>
        </w:r>
      </w:ins>
      <w:ins w:id="2048" w:author="admin" w:date="2018-06-18T11:24:00Z">
        <w:r w:rsidR="008C3D75">
          <w:t xml:space="preserve"> pričom</w:t>
        </w:r>
      </w:ins>
      <w:r w:rsidRPr="008C3D75">
        <w:t xml:space="preserve"> pri hlbokom dýchaní je rozdiel tlakom až -30 mmHg </w:t>
      </w:r>
      <w:r w:rsidRPr="008C3D75">
        <w:fldChar w:fldCharType="begin"/>
      </w:r>
      <w:r w:rsidR="00284C6A" w:rsidRPr="008C3D75">
        <w:instrText xml:space="preserve"> ADDIN EN.CITE &lt;EndNote&gt;&lt;Cite&gt;&lt;Author&gt;Barrett&lt;/Author&gt;&lt;Year&gt;2012&lt;/Year&gt;&lt;RecNum&gt;0&lt;/RecNum&gt;&lt;IDText&gt;Ganong&amp;apos;s review of medical physiology&lt;/IDText&gt;&lt;DisplayText&gt;[69]&lt;/DisplayText&gt;&lt;record&gt;&lt;isbn&gt;9780071780032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8C3D75">
        <w:rPr>
          <w:rPrChange w:id="2049" w:author="admin" w:date="2018-06-18T11:14:00Z">
            <w:rPr/>
          </w:rPrChange>
        </w:rPr>
        <w:fldChar w:fldCharType="separate"/>
      </w:r>
      <w:r w:rsidRPr="008C3D75">
        <w:rPr>
          <w:noProof/>
        </w:rPr>
        <w:t>[69]</w:t>
      </w:r>
      <w:r w:rsidRPr="008C3D75">
        <w:fldChar w:fldCharType="end"/>
      </w:r>
      <w:r w:rsidRPr="008C3D75">
        <w:t xml:space="preserve">. Tieto zmeny tlaku významne ovplyvnia kardiovaskulárne parametre vrátane žilného návratu, plnenia srdca </w:t>
      </w:r>
      <w:r w:rsidR="009076DD" w:rsidRPr="008C3D75">
        <w:t>srdcov</w:t>
      </w:r>
      <w:r w:rsidRPr="008C3D75">
        <w:t xml:space="preserve">ého  výdaja a arteriálneho tlaku. Arteriálny krvný tlak kolíše o 4 až 6 mmHg v priebehu </w:t>
      </w:r>
      <w:del w:id="2050" w:author="admin" w:date="2018-06-18T11:27:00Z">
        <w:r w:rsidRPr="008C3D75" w:rsidDel="008C3D75">
          <w:delText>spontnánneho</w:delText>
        </w:r>
      </w:del>
      <w:ins w:id="2051" w:author="admin" w:date="2018-06-18T11:27:00Z">
        <w:r w:rsidR="008C3D75" w:rsidRPr="008C3D75">
          <w:t>spontánneho</w:t>
        </w:r>
      </w:ins>
      <w:r w:rsidRPr="008C3D75">
        <w:t xml:space="preserve"> dýchania, ale až 20mmHg v priebehu hlbokého dýchania </w:t>
      </w:r>
      <w:r w:rsidRPr="008C3D75">
        <w:fldChar w:fldCharType="begin"/>
      </w:r>
      <w:r w:rsidR="00284C6A" w:rsidRPr="008C3D75">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8C3D75">
        <w:rPr>
          <w:rPrChange w:id="2052" w:author="admin" w:date="2018-06-18T11:14:00Z">
            <w:rPr/>
          </w:rPrChange>
        </w:rPr>
        <w:fldChar w:fldCharType="separate"/>
      </w:r>
      <w:r w:rsidRPr="008C3D75">
        <w:rPr>
          <w:noProof/>
        </w:rPr>
        <w:t>[70]</w:t>
      </w:r>
      <w:r w:rsidRPr="008C3D75">
        <w:fldChar w:fldCharType="end"/>
      </w:r>
      <w:r w:rsidRPr="008C3D75">
        <w:t xml:space="preserve">. </w:t>
      </w:r>
      <w:r w:rsidRPr="008C3D75">
        <w:fldChar w:fldCharType="begin"/>
      </w:r>
      <w:r w:rsidRPr="008C3D75">
        <w:instrText xml:space="preserve"> REF _Ref513901364 \h </w:instrText>
      </w:r>
      <w:r w:rsidRPr="008C3D75">
        <w:rPr>
          <w:rPrChange w:id="2053" w:author="admin" w:date="2018-06-18T11:14:00Z">
            <w:rPr/>
          </w:rPrChange>
        </w:rPr>
        <w:fldChar w:fldCharType="separate"/>
      </w:r>
      <w:r w:rsidR="00A37FEB" w:rsidRPr="008C3D75">
        <w:t xml:space="preserve">Tabuľka </w:t>
      </w:r>
      <w:r w:rsidR="00A37FEB" w:rsidRPr="008C3D75">
        <w:rPr>
          <w:noProof/>
        </w:rPr>
        <w:t>10</w:t>
      </w:r>
      <w:r w:rsidRPr="008C3D75">
        <w:fldChar w:fldCharType="end"/>
      </w:r>
      <w:r w:rsidRPr="008C3D75">
        <w:t xml:space="preserve"> uvádza popisnú štatistiku parametrov </w:t>
      </w:r>
      <w:r w:rsidRPr="008C3D75">
        <w:rPr>
          <w:rFonts w:ascii="Cambria Math" w:hAnsi="Cambria Math"/>
          <w:i/>
        </w:rPr>
        <w:t>Z</w:t>
      </w:r>
      <w:r w:rsidRPr="008C3D75">
        <w:rPr>
          <w:rFonts w:ascii="Cambria Math" w:hAnsi="Cambria Math"/>
          <w:i/>
          <w:vertAlign w:val="subscript"/>
        </w:rPr>
        <w:t>0</w:t>
      </w:r>
      <w:r w:rsidRPr="008C3D75">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8C3D75">
        <w:t xml:space="preserve"> pri hlbokom dýchaní. Táto štatistika je spracovaná rovnakým spôsobom ako bola spracovaná štatistika pre spontánne dýchanie ktoré uviedla </w:t>
      </w:r>
      <w:r w:rsidRPr="008C3D75">
        <w:fldChar w:fldCharType="begin"/>
      </w:r>
      <w:r w:rsidRPr="008C3D75">
        <w:instrText xml:space="preserve"> REF _Ref513894977 \h </w:instrText>
      </w:r>
      <w:r w:rsidRPr="008C3D75">
        <w:rPr>
          <w:rPrChange w:id="2054" w:author="admin" w:date="2018-06-18T11:14:00Z">
            <w:rPr/>
          </w:rPrChange>
        </w:rPr>
        <w:fldChar w:fldCharType="separate"/>
      </w:r>
      <w:r w:rsidR="00A37FEB" w:rsidRPr="008C3D75">
        <w:t xml:space="preserve">Tabuľka </w:t>
      </w:r>
      <w:r w:rsidR="00A37FEB" w:rsidRPr="008C3D75">
        <w:rPr>
          <w:noProof/>
        </w:rPr>
        <w:t>8</w:t>
      </w:r>
      <w:r w:rsidRPr="008C3D75">
        <w:fldChar w:fldCharType="end"/>
      </w:r>
      <w:r w:rsidRPr="008C3D75">
        <w:t>.</w:t>
      </w:r>
    </w:p>
    <w:tbl>
      <w:tblPr>
        <w:tblW w:w="8698" w:type="dxa"/>
        <w:tblCellMar>
          <w:left w:w="70" w:type="dxa"/>
          <w:right w:w="70" w:type="dxa"/>
        </w:tblCellMar>
        <w:tblLook w:val="04A0" w:firstRow="1" w:lastRow="0" w:firstColumn="1" w:lastColumn="0" w:noHBand="0" w:noVBand="1"/>
      </w:tblPr>
      <w:tblGrid>
        <w:gridCol w:w="609"/>
        <w:gridCol w:w="849"/>
        <w:gridCol w:w="240"/>
        <w:gridCol w:w="67"/>
        <w:gridCol w:w="853"/>
        <w:gridCol w:w="62"/>
        <w:gridCol w:w="448"/>
        <w:gridCol w:w="64"/>
        <w:gridCol w:w="126"/>
        <w:gridCol w:w="64"/>
        <w:gridCol w:w="778"/>
        <w:gridCol w:w="61"/>
        <w:gridCol w:w="179"/>
        <w:gridCol w:w="136"/>
        <w:gridCol w:w="784"/>
        <w:gridCol w:w="129"/>
        <w:gridCol w:w="381"/>
        <w:gridCol w:w="126"/>
        <w:gridCol w:w="64"/>
        <w:gridCol w:w="150"/>
        <w:gridCol w:w="692"/>
        <w:gridCol w:w="145"/>
        <w:gridCol w:w="94"/>
        <w:gridCol w:w="202"/>
        <w:gridCol w:w="718"/>
        <w:gridCol w:w="343"/>
        <w:gridCol w:w="507"/>
      </w:tblGrid>
      <w:tr w:rsidR="00BD7167" w:rsidRPr="008C3D75" w14:paraId="2893AA52" w14:textId="77777777" w:rsidTr="00BD7167">
        <w:trPr>
          <w:trHeight w:val="781"/>
        </w:trPr>
        <w:tc>
          <w:tcPr>
            <w:tcW w:w="8698" w:type="dxa"/>
            <w:gridSpan w:val="27"/>
            <w:tcBorders>
              <w:top w:val="single" w:sz="4" w:space="0" w:color="auto"/>
              <w:left w:val="nil"/>
              <w:bottom w:val="nil"/>
              <w:right w:val="nil"/>
            </w:tcBorders>
            <w:shd w:val="clear" w:color="auto" w:fill="auto"/>
            <w:noWrap/>
            <w:vAlign w:val="bottom"/>
            <w:hideMark/>
          </w:tcPr>
          <w:p w14:paraId="4DD3340C" w14:textId="77777777" w:rsidR="00BD7167" w:rsidRPr="008C3D75" w:rsidRDefault="00BD7167" w:rsidP="00BD7167">
            <w:pPr>
              <w:overflowPunct/>
              <w:autoSpaceDE/>
              <w:autoSpaceDN/>
              <w:adjustRightInd/>
              <w:spacing w:line="240" w:lineRule="auto"/>
              <w:jc w:val="center"/>
              <w:textAlignment w:val="auto"/>
              <w:rPr>
                <w:rFonts w:ascii="Arial" w:hAnsi="Arial" w:cs="Arial"/>
                <w:b/>
                <w:sz w:val="32"/>
                <w:szCs w:val="32"/>
              </w:rPr>
            </w:pPr>
            <w:r w:rsidRPr="008C3D75">
              <w:rPr>
                <w:rFonts w:ascii="Arial" w:hAnsi="Arial" w:cs="Arial"/>
                <w:b/>
                <w:sz w:val="32"/>
                <w:szCs w:val="32"/>
              </w:rPr>
              <w:t>Hodnota parametra – hlboké dýchanie</w:t>
            </w:r>
          </w:p>
          <w:p w14:paraId="3A807EF6" w14:textId="77777777" w:rsidR="00BD7167" w:rsidRPr="008C3D75" w:rsidRDefault="00BD7167" w:rsidP="00BD7167">
            <w:pPr>
              <w:overflowPunct/>
              <w:autoSpaceDE/>
              <w:autoSpaceDN/>
              <w:adjustRightInd/>
              <w:spacing w:line="240" w:lineRule="auto"/>
              <w:jc w:val="center"/>
              <w:textAlignment w:val="auto"/>
              <w:rPr>
                <w:rFonts w:ascii="Arial" w:hAnsi="Arial" w:cs="Arial"/>
                <w:szCs w:val="24"/>
              </w:rPr>
            </w:pPr>
            <w:r w:rsidRPr="008C3D75">
              <w:rPr>
                <w:rFonts w:ascii="Arial" w:hAnsi="Arial" w:cs="Arial"/>
                <w:szCs w:val="24"/>
              </w:rPr>
              <w:t>Štatistika pre 30 subjektov</w:t>
            </w:r>
          </w:p>
          <w:p w14:paraId="6E936B98"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  </w:t>
            </w:r>
          </w:p>
        </w:tc>
      </w:tr>
      <w:tr w:rsidR="00BD7167" w:rsidRPr="008C3D75" w14:paraId="4208C5D1"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3F9C842"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608455DB" w14:textId="77777777" w:rsidR="00BD7167" w:rsidRPr="008C3D75" w:rsidRDefault="00BD7167" w:rsidP="00BD7167">
            <w:pPr>
              <w:overflowPunct/>
              <w:autoSpaceDE/>
              <w:autoSpaceDN/>
              <w:adjustRightInd/>
              <w:spacing w:line="240" w:lineRule="auto"/>
              <w:textAlignment w:val="auto"/>
              <w:rPr>
                <w:rFonts w:ascii="Arial" w:hAnsi="Arial" w:cs="Arial"/>
                <w:sz w:val="22"/>
                <w:szCs w:val="22"/>
              </w:rPr>
            </w:pPr>
            <w:r w:rsidRPr="008C3D75">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4FDE9025"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284CB04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noProof/>
                <w:lang w:val="en-US" w:eastAsia="en-US"/>
              </w:rPr>
              <mc:AlternateContent>
                <mc:Choice Requires="wps">
                  <w:drawing>
                    <wp:anchor distT="0" distB="0" distL="114300" distR="114300" simplePos="0" relativeHeight="251836416" behindDoc="0" locked="0" layoutInCell="1" allowOverlap="1" wp14:anchorId="0389811E" wp14:editId="4D2B1D03">
                      <wp:simplePos x="0" y="0"/>
                      <wp:positionH relativeFrom="column">
                        <wp:posOffset>2540</wp:posOffset>
                      </wp:positionH>
                      <wp:positionV relativeFrom="paragraph">
                        <wp:posOffset>-434975</wp:posOffset>
                      </wp:positionV>
                      <wp:extent cx="143510" cy="163830"/>
                      <wp:effectExtent l="0" t="0" r="0" b="0"/>
                      <wp:wrapNone/>
                      <wp:docPr id="112"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4211300" w14:textId="77777777" w:rsidR="004453DF" w:rsidRDefault="00292E5D"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389811E" id="_x0000_s1039" type="#_x0000_t202" style="position:absolute;left:0;text-align:left;margin-left:.2pt;margin-top:-34.25pt;width:11.3pt;height:12.9pt;z-index:251836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" filled="f" stroked="f">
                      <v:path arrowok="t"/>
                      <v:textbox style="mso-fit-shape-to-text:t" inset="0,0,0,0">
                        <w:txbxContent>
                          <w:p w14:paraId="74211300" w14:textId="77777777" w:rsidR="004453DF" w:rsidRDefault="00292E5D"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8C3D75">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2112C57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682F53BB"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7AAC086B"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34CBE8C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0DAD25E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noProof/>
                <w:lang w:val="en-US" w:eastAsia="en-US"/>
              </w:rPr>
              <w:drawing>
                <wp:anchor distT="0" distB="0" distL="114300" distR="114300" simplePos="0" relativeHeight="251837440" behindDoc="0" locked="0" layoutInCell="1" allowOverlap="1" wp14:anchorId="0A04D003" wp14:editId="75ACC759">
                  <wp:simplePos x="0" y="0"/>
                  <wp:positionH relativeFrom="column">
                    <wp:posOffset>-345440</wp:posOffset>
                  </wp:positionH>
                  <wp:positionV relativeFrom="paragraph">
                    <wp:posOffset>-439420</wp:posOffset>
                  </wp:positionV>
                  <wp:extent cx="915670" cy="247650"/>
                  <wp:effectExtent l="0" t="0" r="0" b="0"/>
                  <wp:wrapNone/>
                  <wp:docPr id="11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8C3D75">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4694F1E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5B12027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5CF5624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C714F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0C7CB1F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noProof/>
                <w:lang w:val="en-US" w:eastAsia="en-US"/>
              </w:rPr>
              <mc:AlternateContent>
                <mc:Choice Requires="wps">
                  <w:drawing>
                    <wp:anchor distT="0" distB="0" distL="114300" distR="114300" simplePos="0" relativeHeight="251838464" behindDoc="0" locked="0" layoutInCell="1" allowOverlap="1" wp14:anchorId="00688D62" wp14:editId="46049961">
                      <wp:simplePos x="0" y="0"/>
                      <wp:positionH relativeFrom="column">
                        <wp:posOffset>-426720</wp:posOffset>
                      </wp:positionH>
                      <wp:positionV relativeFrom="paragraph">
                        <wp:posOffset>-590550</wp:posOffset>
                      </wp:positionV>
                      <wp:extent cx="1019175" cy="495300"/>
                      <wp:effectExtent l="0" t="0" r="0" b="0"/>
                      <wp:wrapNone/>
                      <wp:docPr id="113"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1A754D5" w14:textId="77777777" w:rsidR="004453DF" w:rsidRDefault="00292E5D"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0688D62" id="_x0000_s1040" type="#_x0000_t202" style="position:absolute;left:0;text-align:left;margin-left:-33.6pt;margin-top:-46.5pt;width:80.25pt;height:39pt;z-index:251838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0dHgIAAJMEAAAOAAAAZHJzL2Uyb0RvYy54bWysVNFu2yAUfZ+0f0C8L7abd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GZyzR0eAgAAkwQAAA4AAAAAAAAAAAAAAAAALgIAAGRycy9lMm9Eb2MueG1s&#10;UEsBAi0AFAAGAAgAAAAhAEjxklPhAAAACgEAAA8AAAAAAAAAAAAAAAAAeAQAAGRycy9kb3ducmV2&#10;LnhtbFBLBQYAAAAABAAEAPMAAACGBQAAAAA=&#10;" filled="f" stroked="f">
                      <v:path arrowok="t"/>
                      <v:textbox style="mso-fit-shape-to-text:t" inset="0,0,0,0">
                        <w:txbxContent>
                          <w:p w14:paraId="21A754D5" w14:textId="77777777" w:rsidR="004453DF" w:rsidRDefault="00292E5D"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8C3D75">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26C3D68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 </w:t>
            </w:r>
          </w:p>
        </w:tc>
      </w:tr>
      <w:tr w:rsidR="00BD7167" w:rsidRPr="008C3D75" w14:paraId="341BF6C7" w14:textId="77777777" w:rsidTr="00BD7167">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6599AA2E"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kanál</w:t>
            </w:r>
          </w:p>
        </w:tc>
        <w:tc>
          <w:tcPr>
            <w:tcW w:w="842" w:type="dxa"/>
            <w:tcBorders>
              <w:top w:val="single" w:sz="4" w:space="0" w:color="auto"/>
              <w:left w:val="nil"/>
              <w:bottom w:val="single" w:sz="4" w:space="0" w:color="auto"/>
              <w:right w:val="nil"/>
            </w:tcBorders>
            <w:shd w:val="clear" w:color="auto" w:fill="auto"/>
            <w:noWrap/>
            <w:vAlign w:val="bottom"/>
            <w:hideMark/>
          </w:tcPr>
          <w:p w14:paraId="53229CF2"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mean</w:t>
            </w:r>
          </w:p>
        </w:tc>
        <w:tc>
          <w:tcPr>
            <w:tcW w:w="230" w:type="dxa"/>
            <w:tcBorders>
              <w:top w:val="single" w:sz="4" w:space="0" w:color="auto"/>
              <w:left w:val="nil"/>
              <w:bottom w:val="single" w:sz="4" w:space="0" w:color="auto"/>
              <w:right w:val="nil"/>
            </w:tcBorders>
            <w:shd w:val="clear" w:color="auto" w:fill="auto"/>
            <w:noWrap/>
            <w:vAlign w:val="bottom"/>
            <w:hideMark/>
          </w:tcPr>
          <w:p w14:paraId="71EBE1E1"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0145592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5C79A33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190" w:type="dxa"/>
            <w:gridSpan w:val="2"/>
            <w:tcBorders>
              <w:top w:val="nil"/>
              <w:left w:val="nil"/>
              <w:bottom w:val="nil"/>
              <w:right w:val="nil"/>
            </w:tcBorders>
            <w:shd w:val="clear" w:color="auto" w:fill="auto"/>
            <w:noWrap/>
            <w:vAlign w:val="bottom"/>
            <w:hideMark/>
          </w:tcPr>
          <w:p w14:paraId="4176D5A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noProof/>
                <w:color w:val="000000"/>
                <w:sz w:val="18"/>
                <w:szCs w:val="18"/>
                <w:lang w:val="en-US" w:eastAsia="en-US"/>
              </w:rPr>
              <mc:AlternateContent>
                <mc:Choice Requires="wps">
                  <w:drawing>
                    <wp:anchor distT="0" distB="0" distL="114299" distR="114299" simplePos="0" relativeHeight="251805696" behindDoc="0" locked="0" layoutInCell="1" allowOverlap="1" wp14:anchorId="397D0198" wp14:editId="0BB306E7">
                      <wp:simplePos x="0" y="0"/>
                      <wp:positionH relativeFrom="column">
                        <wp:posOffset>-1</wp:posOffset>
                      </wp:positionH>
                      <wp:positionV relativeFrom="paragraph">
                        <wp:posOffset>171450</wp:posOffset>
                      </wp:positionV>
                      <wp:extent cx="0" cy="171450"/>
                      <wp:effectExtent l="0" t="0" r="0" b="0"/>
                      <wp:wrapNone/>
                      <wp:docPr id="1191" name="Textové pole 1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D4C56D5" id="Textové pole 1191" o:spid="_x0000_s1026" type="#_x0000_t202" style="position:absolute;margin-left:0;margin-top:13.5pt;width:0;height:13.5pt;z-index:2518056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OYB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HQA&#10;5g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06EF9C8C"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 xml:space="preserve"> mean</w:t>
            </w:r>
          </w:p>
        </w:tc>
        <w:tc>
          <w:tcPr>
            <w:tcW w:w="230" w:type="dxa"/>
            <w:gridSpan w:val="2"/>
            <w:tcBorders>
              <w:top w:val="single" w:sz="4" w:space="0" w:color="auto"/>
              <w:left w:val="nil"/>
              <w:bottom w:val="single" w:sz="4" w:space="0" w:color="auto"/>
              <w:right w:val="nil"/>
            </w:tcBorders>
            <w:shd w:val="clear" w:color="auto" w:fill="auto"/>
            <w:noWrap/>
            <w:vAlign w:val="bottom"/>
            <w:hideMark/>
          </w:tcPr>
          <w:p w14:paraId="31556CC5"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353A871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noProof/>
                <w:color w:val="000000"/>
                <w:sz w:val="18"/>
                <w:szCs w:val="18"/>
                <w:lang w:val="en-US" w:eastAsia="en-US"/>
              </w:rPr>
              <mc:AlternateContent>
                <mc:Choice Requires="wps">
                  <w:drawing>
                    <wp:anchor distT="0" distB="0" distL="114299" distR="114299" simplePos="0" relativeHeight="251806720" behindDoc="0" locked="0" layoutInCell="1" allowOverlap="1" wp14:anchorId="6E1C87DC" wp14:editId="5794E8C0">
                      <wp:simplePos x="0" y="0"/>
                      <wp:positionH relativeFrom="column">
                        <wp:posOffset>380999</wp:posOffset>
                      </wp:positionH>
                      <wp:positionV relativeFrom="paragraph">
                        <wp:posOffset>171450</wp:posOffset>
                      </wp:positionV>
                      <wp:extent cx="0" cy="171450"/>
                      <wp:effectExtent l="0" t="0" r="0" b="0"/>
                      <wp:wrapNone/>
                      <wp:docPr id="1190" name="Textové pole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90EF951" id="Textové pole 1190" o:spid="_x0000_s1026" type="#_x0000_t202" style="position:absolute;margin-left:30pt;margin-top:13.5pt;width:0;height:13.5pt;z-index:2518067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V&#10;ICk4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2055"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807744" behindDoc="0" locked="0" layoutInCell="1" allowOverlap="1" wp14:anchorId="06B1E1E6" wp14:editId="7133E75A">
                      <wp:simplePos x="0" y="0"/>
                      <wp:positionH relativeFrom="column">
                        <wp:posOffset>380999</wp:posOffset>
                      </wp:positionH>
                      <wp:positionV relativeFrom="paragraph">
                        <wp:posOffset>171450</wp:posOffset>
                      </wp:positionV>
                      <wp:extent cx="0" cy="171450"/>
                      <wp:effectExtent l="0" t="0" r="0" b="0"/>
                      <wp:wrapNone/>
                      <wp:docPr id="1189" name="Textové pole 1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39252DB" id="Textové pole 1189" o:spid="_x0000_s1026" type="#_x0000_t202" style="position:absolute;margin-left:30pt;margin-top:13.5pt;width:0;height:13.5pt;z-index:2518077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a1FgIAAIIEAAAOAAAAZHJzL2Uyb0RvYy54bWysVNtu2zAMfR+wfxD0vjgudumMOMXWosOA&#10;Yh3W7gMUWYqNSaJAqbGzP9p37MdGyZcU3VOHvSgyxUMe8pDZXAzWsIPC0IGreblac6achKZz+5p/&#10;v79+dc5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d+Vr99k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GNfBrU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2056"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830272" behindDoc="0" locked="0" layoutInCell="1" allowOverlap="1" wp14:anchorId="6F3F6DBD" wp14:editId="6F61EA36">
                      <wp:simplePos x="0" y="0"/>
                      <wp:positionH relativeFrom="column">
                        <wp:posOffset>380999</wp:posOffset>
                      </wp:positionH>
                      <wp:positionV relativeFrom="paragraph">
                        <wp:posOffset>171450</wp:posOffset>
                      </wp:positionV>
                      <wp:extent cx="0" cy="171450"/>
                      <wp:effectExtent l="0" t="0" r="0" b="0"/>
                      <wp:wrapNone/>
                      <wp:docPr id="1188" name="Textové pole 1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5F5B818" id="Textové pole 1188" o:spid="_x0000_s1026" type="#_x0000_t202" style="position:absolute;margin-left:30pt;margin-top:13.5pt;width:0;height:13.5pt;z-index:2518302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8mM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wn/Jj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2057"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831296" behindDoc="0" locked="0" layoutInCell="1" allowOverlap="1" wp14:anchorId="1A6311E1" wp14:editId="65B1ACBE">
                      <wp:simplePos x="0" y="0"/>
                      <wp:positionH relativeFrom="column">
                        <wp:posOffset>380999</wp:posOffset>
                      </wp:positionH>
                      <wp:positionV relativeFrom="paragraph">
                        <wp:posOffset>171450</wp:posOffset>
                      </wp:positionV>
                      <wp:extent cx="0" cy="171450"/>
                      <wp:effectExtent l="0" t="0" r="0" b="0"/>
                      <wp:wrapNone/>
                      <wp:docPr id="1187" name="Textové pole 1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7DFCAD6" id="Textové pole 1187" o:spid="_x0000_s1026" type="#_x0000_t202" style="position:absolute;margin-left:30pt;margin-top:13.5pt;width:0;height:13.5pt;z-index:2518312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OyfrDQ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sidRPr="008C3D75">
              <w:rPr>
                <w:rFonts w:ascii="Calibri" w:hAnsi="Calibri" w:cs="Calibri"/>
                <w:color w:val="000000"/>
                <w:sz w:val="18"/>
                <w:szCs w:val="18"/>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215DB98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190" w:type="dxa"/>
            <w:gridSpan w:val="2"/>
            <w:tcBorders>
              <w:top w:val="nil"/>
              <w:left w:val="nil"/>
              <w:bottom w:val="nil"/>
              <w:right w:val="nil"/>
            </w:tcBorders>
            <w:shd w:val="clear" w:color="auto" w:fill="auto"/>
            <w:noWrap/>
            <w:vAlign w:val="bottom"/>
            <w:hideMark/>
          </w:tcPr>
          <w:p w14:paraId="23A2412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22AA9DA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mean</w:t>
            </w:r>
          </w:p>
        </w:tc>
        <w:tc>
          <w:tcPr>
            <w:tcW w:w="239" w:type="dxa"/>
            <w:gridSpan w:val="2"/>
            <w:tcBorders>
              <w:top w:val="single" w:sz="4" w:space="0" w:color="auto"/>
              <w:left w:val="nil"/>
              <w:bottom w:val="single" w:sz="4" w:space="0" w:color="auto"/>
              <w:right w:val="nil"/>
            </w:tcBorders>
            <w:shd w:val="clear" w:color="auto" w:fill="auto"/>
            <w:noWrap/>
            <w:vAlign w:val="bottom"/>
            <w:hideMark/>
          </w:tcPr>
          <w:p w14:paraId="0670099C"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132D60A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std</w:t>
            </w:r>
          </w:p>
        </w:tc>
        <w:tc>
          <w:tcPr>
            <w:tcW w:w="160" w:type="dxa"/>
            <w:tcBorders>
              <w:top w:val="single" w:sz="4" w:space="0" w:color="auto"/>
              <w:left w:val="nil"/>
              <w:bottom w:val="single" w:sz="4" w:space="0" w:color="auto"/>
              <w:right w:val="nil"/>
            </w:tcBorders>
            <w:shd w:val="clear" w:color="auto" w:fill="auto"/>
            <w:noWrap/>
            <w:vAlign w:val="bottom"/>
            <w:hideMark/>
          </w:tcPr>
          <w:p w14:paraId="4EE14B8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w:t>
            </w:r>
          </w:p>
        </w:tc>
      </w:tr>
      <w:tr w:rsidR="00BD7167" w:rsidRPr="008C3D75" w14:paraId="14E8E42F"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2FD6FD9F" w14:textId="77777777" w:rsidR="00BD7167" w:rsidRPr="008C3D75" w:rsidRDefault="00BD7167" w:rsidP="00BD7167">
            <w:pPr>
              <w:overflowPunct/>
              <w:autoSpaceDE/>
              <w:autoSpaceDN/>
              <w:adjustRightInd/>
              <w:spacing w:line="240" w:lineRule="auto"/>
              <w:textAlignment w:val="auto"/>
              <w:rPr>
                <w:rFonts w:ascii="Arial" w:hAnsi="Arial" w:cs="Arial"/>
                <w:sz w:val="20"/>
              </w:rPr>
            </w:pPr>
            <w:r w:rsidRPr="008C3D75">
              <w:rPr>
                <w:rFonts w:ascii="Arial" w:hAnsi="Arial" w:cs="Arial"/>
                <w:sz w:val="20"/>
              </w:rPr>
              <w:lastRenderedPageBreak/>
              <w:t>1</w:t>
            </w:r>
          </w:p>
        </w:tc>
        <w:tc>
          <w:tcPr>
            <w:tcW w:w="842" w:type="dxa"/>
            <w:tcBorders>
              <w:top w:val="nil"/>
              <w:left w:val="nil"/>
              <w:bottom w:val="nil"/>
              <w:right w:val="nil"/>
            </w:tcBorders>
            <w:shd w:val="clear" w:color="auto" w:fill="auto"/>
            <w:noWrap/>
            <w:vAlign w:val="bottom"/>
            <w:hideMark/>
          </w:tcPr>
          <w:p w14:paraId="65CC819E"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32.58</w:t>
            </w:r>
          </w:p>
        </w:tc>
        <w:tc>
          <w:tcPr>
            <w:tcW w:w="230" w:type="dxa"/>
            <w:tcBorders>
              <w:top w:val="nil"/>
              <w:left w:val="nil"/>
              <w:bottom w:val="nil"/>
              <w:right w:val="nil"/>
            </w:tcBorders>
            <w:shd w:val="clear" w:color="auto" w:fill="auto"/>
            <w:noWrap/>
            <w:vAlign w:val="bottom"/>
            <w:hideMark/>
          </w:tcPr>
          <w:p w14:paraId="719587D3"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088AC6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5.65</w:t>
            </w:r>
          </w:p>
        </w:tc>
        <w:tc>
          <w:tcPr>
            <w:tcW w:w="510" w:type="dxa"/>
            <w:gridSpan w:val="2"/>
            <w:tcBorders>
              <w:top w:val="nil"/>
              <w:left w:val="nil"/>
              <w:bottom w:val="nil"/>
              <w:right w:val="nil"/>
            </w:tcBorders>
            <w:shd w:val="clear" w:color="auto" w:fill="auto"/>
            <w:noWrap/>
            <w:vAlign w:val="bottom"/>
            <w:hideMark/>
          </w:tcPr>
          <w:p w14:paraId="664AC3E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17.3</w:t>
            </w:r>
          </w:p>
        </w:tc>
        <w:tc>
          <w:tcPr>
            <w:tcW w:w="190" w:type="dxa"/>
            <w:gridSpan w:val="2"/>
            <w:tcBorders>
              <w:top w:val="nil"/>
              <w:left w:val="nil"/>
              <w:bottom w:val="nil"/>
              <w:right w:val="nil"/>
            </w:tcBorders>
            <w:shd w:val="clear" w:color="auto" w:fill="auto"/>
            <w:noWrap/>
            <w:vAlign w:val="bottom"/>
            <w:hideMark/>
          </w:tcPr>
          <w:p w14:paraId="5D4A88F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808768" behindDoc="0" locked="0" layoutInCell="1" allowOverlap="1" wp14:anchorId="6C3CE437" wp14:editId="770C0119">
                      <wp:simplePos x="0" y="0"/>
                      <wp:positionH relativeFrom="column">
                        <wp:posOffset>-1</wp:posOffset>
                      </wp:positionH>
                      <wp:positionV relativeFrom="paragraph">
                        <wp:posOffset>171450</wp:posOffset>
                      </wp:positionV>
                      <wp:extent cx="0" cy="171450"/>
                      <wp:effectExtent l="0" t="0" r="0" b="0"/>
                      <wp:wrapNone/>
                      <wp:docPr id="1186" name="Textové pole 1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A72146B" id="Textové pole 1186" o:spid="_x0000_s1026" type="#_x0000_t202" style="position:absolute;margin-left:0;margin-top:13.5pt;width:0;height:13.5pt;z-index:2518087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N&#10;v2MN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0F75B5AA"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1.13</w:t>
            </w:r>
          </w:p>
        </w:tc>
        <w:tc>
          <w:tcPr>
            <w:tcW w:w="230" w:type="dxa"/>
            <w:gridSpan w:val="2"/>
            <w:tcBorders>
              <w:top w:val="nil"/>
              <w:left w:val="nil"/>
              <w:bottom w:val="nil"/>
              <w:right w:val="nil"/>
            </w:tcBorders>
            <w:shd w:val="clear" w:color="auto" w:fill="auto"/>
            <w:noWrap/>
            <w:vAlign w:val="bottom"/>
            <w:hideMark/>
          </w:tcPr>
          <w:p w14:paraId="31C7023E"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ADC2F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0.51</w:t>
            </w:r>
          </w:p>
        </w:tc>
        <w:tc>
          <w:tcPr>
            <w:tcW w:w="510" w:type="dxa"/>
            <w:gridSpan w:val="2"/>
            <w:tcBorders>
              <w:top w:val="nil"/>
              <w:left w:val="nil"/>
              <w:bottom w:val="nil"/>
              <w:right w:val="nil"/>
            </w:tcBorders>
            <w:shd w:val="clear" w:color="auto" w:fill="auto"/>
            <w:noWrap/>
            <w:vAlign w:val="bottom"/>
            <w:hideMark/>
          </w:tcPr>
          <w:p w14:paraId="371C56C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44.9</w:t>
            </w:r>
          </w:p>
        </w:tc>
        <w:tc>
          <w:tcPr>
            <w:tcW w:w="190" w:type="dxa"/>
            <w:gridSpan w:val="2"/>
            <w:tcBorders>
              <w:top w:val="single" w:sz="4" w:space="0" w:color="auto"/>
              <w:left w:val="nil"/>
              <w:bottom w:val="nil"/>
              <w:right w:val="nil"/>
            </w:tcBorders>
            <w:shd w:val="clear" w:color="auto" w:fill="auto"/>
            <w:noWrap/>
            <w:vAlign w:val="bottom"/>
            <w:hideMark/>
          </w:tcPr>
          <w:p w14:paraId="553A68E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 </w:t>
            </w:r>
          </w:p>
        </w:tc>
        <w:tc>
          <w:tcPr>
            <w:tcW w:w="842" w:type="dxa"/>
            <w:gridSpan w:val="2"/>
            <w:tcBorders>
              <w:top w:val="nil"/>
              <w:left w:val="nil"/>
              <w:bottom w:val="nil"/>
              <w:right w:val="nil"/>
            </w:tcBorders>
            <w:shd w:val="clear" w:color="auto" w:fill="auto"/>
            <w:noWrap/>
            <w:vAlign w:val="bottom"/>
            <w:hideMark/>
          </w:tcPr>
          <w:p w14:paraId="3CD79134"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0.18</w:t>
            </w:r>
          </w:p>
        </w:tc>
        <w:tc>
          <w:tcPr>
            <w:tcW w:w="239" w:type="dxa"/>
            <w:gridSpan w:val="2"/>
            <w:tcBorders>
              <w:top w:val="nil"/>
              <w:left w:val="nil"/>
              <w:bottom w:val="nil"/>
              <w:right w:val="nil"/>
            </w:tcBorders>
            <w:shd w:val="clear" w:color="auto" w:fill="auto"/>
            <w:noWrap/>
            <w:vAlign w:val="bottom"/>
            <w:hideMark/>
          </w:tcPr>
          <w:p w14:paraId="34EA5A92"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DA1755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0.033</w:t>
            </w:r>
          </w:p>
        </w:tc>
        <w:tc>
          <w:tcPr>
            <w:tcW w:w="160" w:type="dxa"/>
            <w:tcBorders>
              <w:top w:val="nil"/>
              <w:left w:val="nil"/>
              <w:bottom w:val="nil"/>
              <w:right w:val="nil"/>
            </w:tcBorders>
            <w:shd w:val="clear" w:color="auto" w:fill="auto"/>
            <w:noWrap/>
            <w:vAlign w:val="bottom"/>
            <w:hideMark/>
          </w:tcPr>
          <w:p w14:paraId="561F96C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18</w:t>
            </w:r>
          </w:p>
        </w:tc>
      </w:tr>
      <w:tr w:rsidR="00BD7167" w:rsidRPr="008C3D75" w14:paraId="7D29136B"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45868AE8" w14:textId="77777777" w:rsidR="00BD7167" w:rsidRPr="008C3D75" w:rsidRDefault="00BD7167" w:rsidP="00BD7167">
            <w:pPr>
              <w:overflowPunct/>
              <w:autoSpaceDE/>
              <w:autoSpaceDN/>
              <w:adjustRightInd/>
              <w:spacing w:line="240" w:lineRule="auto"/>
              <w:textAlignment w:val="auto"/>
              <w:rPr>
                <w:rFonts w:ascii="Arial" w:hAnsi="Arial" w:cs="Arial"/>
                <w:sz w:val="20"/>
              </w:rPr>
            </w:pPr>
            <w:r w:rsidRPr="008C3D75">
              <w:rPr>
                <w:rFonts w:ascii="Arial" w:hAnsi="Arial" w:cs="Arial"/>
                <w:sz w:val="20"/>
              </w:rPr>
              <w:t>2</w:t>
            </w:r>
          </w:p>
        </w:tc>
        <w:tc>
          <w:tcPr>
            <w:tcW w:w="842" w:type="dxa"/>
            <w:tcBorders>
              <w:top w:val="nil"/>
              <w:left w:val="nil"/>
              <w:bottom w:val="nil"/>
              <w:right w:val="nil"/>
            </w:tcBorders>
            <w:shd w:val="clear" w:color="auto" w:fill="auto"/>
            <w:noWrap/>
            <w:vAlign w:val="bottom"/>
            <w:hideMark/>
          </w:tcPr>
          <w:p w14:paraId="558BCA16"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32.09</w:t>
            </w:r>
          </w:p>
        </w:tc>
        <w:tc>
          <w:tcPr>
            <w:tcW w:w="230" w:type="dxa"/>
            <w:tcBorders>
              <w:top w:val="nil"/>
              <w:left w:val="nil"/>
              <w:bottom w:val="nil"/>
              <w:right w:val="nil"/>
            </w:tcBorders>
            <w:shd w:val="clear" w:color="auto" w:fill="auto"/>
            <w:noWrap/>
            <w:vAlign w:val="bottom"/>
            <w:hideMark/>
          </w:tcPr>
          <w:p w14:paraId="6ED485BB"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6A1B4BA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6.74</w:t>
            </w:r>
          </w:p>
        </w:tc>
        <w:tc>
          <w:tcPr>
            <w:tcW w:w="510" w:type="dxa"/>
            <w:gridSpan w:val="2"/>
            <w:tcBorders>
              <w:top w:val="nil"/>
              <w:left w:val="nil"/>
              <w:bottom w:val="nil"/>
              <w:right w:val="nil"/>
            </w:tcBorders>
            <w:shd w:val="clear" w:color="auto" w:fill="auto"/>
            <w:noWrap/>
            <w:vAlign w:val="bottom"/>
            <w:hideMark/>
          </w:tcPr>
          <w:p w14:paraId="3432DF5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21</w:t>
            </w:r>
          </w:p>
        </w:tc>
        <w:tc>
          <w:tcPr>
            <w:tcW w:w="190" w:type="dxa"/>
            <w:gridSpan w:val="2"/>
            <w:tcBorders>
              <w:top w:val="nil"/>
              <w:left w:val="nil"/>
              <w:bottom w:val="nil"/>
              <w:right w:val="nil"/>
            </w:tcBorders>
            <w:shd w:val="clear" w:color="auto" w:fill="auto"/>
            <w:noWrap/>
            <w:vAlign w:val="bottom"/>
            <w:hideMark/>
          </w:tcPr>
          <w:p w14:paraId="1EAE44D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809792" behindDoc="0" locked="0" layoutInCell="1" allowOverlap="1" wp14:anchorId="2293044F" wp14:editId="7D1917A6">
                      <wp:simplePos x="0" y="0"/>
                      <wp:positionH relativeFrom="column">
                        <wp:posOffset>-1</wp:posOffset>
                      </wp:positionH>
                      <wp:positionV relativeFrom="paragraph">
                        <wp:posOffset>171450</wp:posOffset>
                      </wp:positionV>
                      <wp:extent cx="0" cy="171450"/>
                      <wp:effectExtent l="0" t="0" r="0" b="0"/>
                      <wp:wrapNone/>
                      <wp:docPr id="1185" name="Textové pole 1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E44F807" id="Textové pole 1185" o:spid="_x0000_s1026" type="#_x0000_t202" style="position:absolute;margin-left:0;margin-top:13.5pt;width:0;height:13.5pt;z-index:2518097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jJHFgIAAIIEAAAOAAAAZHJzL2Uyb0RvYy54bWysVF1u2zAMfh+wOwh6XxwX61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3jJH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E932C0B"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1.11</w:t>
            </w:r>
          </w:p>
        </w:tc>
        <w:tc>
          <w:tcPr>
            <w:tcW w:w="230" w:type="dxa"/>
            <w:gridSpan w:val="2"/>
            <w:tcBorders>
              <w:top w:val="nil"/>
              <w:left w:val="nil"/>
              <w:bottom w:val="nil"/>
              <w:right w:val="nil"/>
            </w:tcBorders>
            <w:shd w:val="clear" w:color="auto" w:fill="auto"/>
            <w:noWrap/>
            <w:vAlign w:val="bottom"/>
            <w:hideMark/>
          </w:tcPr>
          <w:p w14:paraId="0F0D7039"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197067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0.46</w:t>
            </w:r>
          </w:p>
        </w:tc>
        <w:tc>
          <w:tcPr>
            <w:tcW w:w="510" w:type="dxa"/>
            <w:gridSpan w:val="2"/>
            <w:tcBorders>
              <w:top w:val="nil"/>
              <w:left w:val="nil"/>
              <w:bottom w:val="nil"/>
              <w:right w:val="nil"/>
            </w:tcBorders>
            <w:shd w:val="clear" w:color="auto" w:fill="auto"/>
            <w:noWrap/>
            <w:vAlign w:val="bottom"/>
            <w:hideMark/>
          </w:tcPr>
          <w:p w14:paraId="69DFA8D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41.3</w:t>
            </w:r>
          </w:p>
        </w:tc>
        <w:tc>
          <w:tcPr>
            <w:tcW w:w="190" w:type="dxa"/>
            <w:gridSpan w:val="2"/>
            <w:tcBorders>
              <w:top w:val="nil"/>
              <w:left w:val="nil"/>
              <w:bottom w:val="nil"/>
              <w:right w:val="nil"/>
            </w:tcBorders>
            <w:shd w:val="clear" w:color="auto" w:fill="auto"/>
            <w:noWrap/>
            <w:vAlign w:val="bottom"/>
            <w:hideMark/>
          </w:tcPr>
          <w:p w14:paraId="445D475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49871C37"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0.18</w:t>
            </w:r>
          </w:p>
        </w:tc>
        <w:tc>
          <w:tcPr>
            <w:tcW w:w="239" w:type="dxa"/>
            <w:gridSpan w:val="2"/>
            <w:tcBorders>
              <w:top w:val="nil"/>
              <w:left w:val="nil"/>
              <w:bottom w:val="nil"/>
              <w:right w:val="nil"/>
            </w:tcBorders>
            <w:shd w:val="clear" w:color="auto" w:fill="auto"/>
            <w:noWrap/>
            <w:vAlign w:val="bottom"/>
            <w:hideMark/>
          </w:tcPr>
          <w:p w14:paraId="5F523F9F"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15FA83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0.033</w:t>
            </w:r>
          </w:p>
        </w:tc>
        <w:tc>
          <w:tcPr>
            <w:tcW w:w="160" w:type="dxa"/>
            <w:tcBorders>
              <w:top w:val="nil"/>
              <w:left w:val="nil"/>
              <w:bottom w:val="nil"/>
              <w:right w:val="nil"/>
            </w:tcBorders>
            <w:shd w:val="clear" w:color="auto" w:fill="auto"/>
            <w:noWrap/>
            <w:vAlign w:val="bottom"/>
            <w:hideMark/>
          </w:tcPr>
          <w:p w14:paraId="7DC4ACE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18</w:t>
            </w:r>
          </w:p>
        </w:tc>
      </w:tr>
      <w:tr w:rsidR="00BD7167" w:rsidRPr="008C3D75" w14:paraId="15199DB1"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2BDAEE6D" w14:textId="77777777" w:rsidR="00BD7167" w:rsidRPr="008C3D75" w:rsidRDefault="00BD7167" w:rsidP="00BD7167">
            <w:pPr>
              <w:overflowPunct/>
              <w:autoSpaceDE/>
              <w:autoSpaceDN/>
              <w:adjustRightInd/>
              <w:spacing w:line="240" w:lineRule="auto"/>
              <w:textAlignment w:val="auto"/>
              <w:rPr>
                <w:rFonts w:ascii="Arial" w:hAnsi="Arial" w:cs="Arial"/>
                <w:sz w:val="20"/>
              </w:rPr>
            </w:pPr>
            <w:r w:rsidRPr="008C3D75">
              <w:rPr>
                <w:rFonts w:ascii="Arial" w:hAnsi="Arial" w:cs="Arial"/>
                <w:sz w:val="20"/>
              </w:rPr>
              <w:t>3</w:t>
            </w:r>
          </w:p>
        </w:tc>
        <w:tc>
          <w:tcPr>
            <w:tcW w:w="842" w:type="dxa"/>
            <w:tcBorders>
              <w:top w:val="nil"/>
              <w:left w:val="nil"/>
              <w:bottom w:val="nil"/>
              <w:right w:val="nil"/>
            </w:tcBorders>
            <w:shd w:val="clear" w:color="auto" w:fill="auto"/>
            <w:noWrap/>
            <w:vAlign w:val="bottom"/>
            <w:hideMark/>
          </w:tcPr>
          <w:p w14:paraId="08F99D7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19.40</w:t>
            </w:r>
          </w:p>
        </w:tc>
        <w:tc>
          <w:tcPr>
            <w:tcW w:w="230" w:type="dxa"/>
            <w:tcBorders>
              <w:top w:val="nil"/>
              <w:left w:val="nil"/>
              <w:bottom w:val="nil"/>
              <w:right w:val="nil"/>
            </w:tcBorders>
            <w:shd w:val="clear" w:color="auto" w:fill="auto"/>
            <w:noWrap/>
            <w:vAlign w:val="bottom"/>
            <w:hideMark/>
          </w:tcPr>
          <w:p w14:paraId="6B1BD911"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663496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3.64</w:t>
            </w:r>
          </w:p>
        </w:tc>
        <w:tc>
          <w:tcPr>
            <w:tcW w:w="510" w:type="dxa"/>
            <w:gridSpan w:val="2"/>
            <w:tcBorders>
              <w:top w:val="nil"/>
              <w:left w:val="nil"/>
              <w:bottom w:val="nil"/>
              <w:right w:val="nil"/>
            </w:tcBorders>
            <w:shd w:val="clear" w:color="auto" w:fill="auto"/>
            <w:noWrap/>
            <w:vAlign w:val="bottom"/>
            <w:hideMark/>
          </w:tcPr>
          <w:p w14:paraId="4A03C15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18.7</w:t>
            </w:r>
          </w:p>
        </w:tc>
        <w:tc>
          <w:tcPr>
            <w:tcW w:w="190" w:type="dxa"/>
            <w:gridSpan w:val="2"/>
            <w:tcBorders>
              <w:top w:val="nil"/>
              <w:left w:val="nil"/>
              <w:bottom w:val="nil"/>
              <w:right w:val="nil"/>
            </w:tcBorders>
            <w:shd w:val="clear" w:color="auto" w:fill="auto"/>
            <w:noWrap/>
            <w:vAlign w:val="bottom"/>
            <w:hideMark/>
          </w:tcPr>
          <w:p w14:paraId="0D1E21E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810816" behindDoc="0" locked="0" layoutInCell="1" allowOverlap="1" wp14:anchorId="46AD2A0C" wp14:editId="7C32FA2E">
                      <wp:simplePos x="0" y="0"/>
                      <wp:positionH relativeFrom="column">
                        <wp:posOffset>-1</wp:posOffset>
                      </wp:positionH>
                      <wp:positionV relativeFrom="paragraph">
                        <wp:posOffset>171450</wp:posOffset>
                      </wp:positionV>
                      <wp:extent cx="0" cy="171450"/>
                      <wp:effectExtent l="0" t="0" r="0" b="0"/>
                      <wp:wrapNone/>
                      <wp:docPr id="1184" name="Textové pole 1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5D6F258" id="Textové pole 1184" o:spid="_x0000_s1026" type="#_x0000_t202" style="position:absolute;margin-left:0;margin-top:13.5pt;width:0;height:13.5pt;z-index:2518108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FgIAAIIEAAAOAAAAZHJzL2Uyb0RvYy54bWysVF1u2zAMfh+wOwh6XxwX3V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P&#10;/v1+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8C3D75">
              <w:rPr>
                <w:rFonts w:ascii="Calibri" w:hAnsi="Calibri" w:cs="Calibri"/>
                <w:noProof/>
                <w:color w:val="000000"/>
                <w:sz w:val="20"/>
                <w:lang w:val="en-US" w:eastAsia="en-US"/>
                <w:rPrChange w:id="2058" w:author="admin" w:date="2018-06-18T11:14:00Z">
                  <w:rPr>
                    <w:rFonts w:ascii="Calibri" w:hAnsi="Calibri" w:cs="Calibri"/>
                    <w:noProof/>
                    <w:color w:val="000000"/>
                    <w:sz w:val="20"/>
                    <w:lang w:val="en-US" w:eastAsia="en-US"/>
                  </w:rPr>
                </w:rPrChange>
              </w:rPr>
              <mc:AlternateContent>
                <mc:Choice Requires="wps">
                  <w:drawing>
                    <wp:anchor distT="0" distB="0" distL="114299" distR="114299" simplePos="0" relativeHeight="251811840" behindDoc="0" locked="0" layoutInCell="1" allowOverlap="1" wp14:anchorId="4AB49F29" wp14:editId="0E4AC9D4">
                      <wp:simplePos x="0" y="0"/>
                      <wp:positionH relativeFrom="column">
                        <wp:posOffset>-1</wp:posOffset>
                      </wp:positionH>
                      <wp:positionV relativeFrom="paragraph">
                        <wp:posOffset>171450</wp:posOffset>
                      </wp:positionV>
                      <wp:extent cx="0" cy="171450"/>
                      <wp:effectExtent l="0" t="0" r="0" b="0"/>
                      <wp:wrapNone/>
                      <wp:docPr id="1183" name="Textové pole 1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909D134" id="Textové pole 1183" o:spid="_x0000_s1026" type="#_x0000_t202" style="position:absolute;margin-left:0;margin-top:13.5pt;width:0;height:13.5pt;z-index:2518118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gd&#10;kN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071380"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1.52</w:t>
            </w:r>
          </w:p>
        </w:tc>
        <w:tc>
          <w:tcPr>
            <w:tcW w:w="230" w:type="dxa"/>
            <w:gridSpan w:val="2"/>
            <w:tcBorders>
              <w:top w:val="nil"/>
              <w:left w:val="nil"/>
              <w:bottom w:val="nil"/>
              <w:right w:val="nil"/>
            </w:tcBorders>
            <w:shd w:val="clear" w:color="auto" w:fill="auto"/>
            <w:noWrap/>
            <w:vAlign w:val="bottom"/>
            <w:hideMark/>
          </w:tcPr>
          <w:p w14:paraId="2283F004"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9B8D1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0.59</w:t>
            </w:r>
          </w:p>
        </w:tc>
        <w:tc>
          <w:tcPr>
            <w:tcW w:w="510" w:type="dxa"/>
            <w:gridSpan w:val="2"/>
            <w:tcBorders>
              <w:top w:val="nil"/>
              <w:left w:val="nil"/>
              <w:bottom w:val="nil"/>
              <w:right w:val="nil"/>
            </w:tcBorders>
            <w:shd w:val="clear" w:color="auto" w:fill="auto"/>
            <w:noWrap/>
            <w:vAlign w:val="bottom"/>
            <w:hideMark/>
          </w:tcPr>
          <w:p w14:paraId="7C816C3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38.8</w:t>
            </w:r>
          </w:p>
        </w:tc>
        <w:tc>
          <w:tcPr>
            <w:tcW w:w="190" w:type="dxa"/>
            <w:gridSpan w:val="2"/>
            <w:tcBorders>
              <w:top w:val="nil"/>
              <w:left w:val="nil"/>
              <w:bottom w:val="nil"/>
              <w:right w:val="nil"/>
            </w:tcBorders>
            <w:shd w:val="clear" w:color="auto" w:fill="auto"/>
            <w:noWrap/>
            <w:vAlign w:val="bottom"/>
            <w:hideMark/>
          </w:tcPr>
          <w:p w14:paraId="0C20B22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5D5E481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0.27</w:t>
            </w:r>
          </w:p>
        </w:tc>
        <w:tc>
          <w:tcPr>
            <w:tcW w:w="239" w:type="dxa"/>
            <w:gridSpan w:val="2"/>
            <w:tcBorders>
              <w:top w:val="nil"/>
              <w:left w:val="nil"/>
              <w:bottom w:val="nil"/>
              <w:right w:val="nil"/>
            </w:tcBorders>
            <w:shd w:val="clear" w:color="auto" w:fill="auto"/>
            <w:noWrap/>
            <w:vAlign w:val="bottom"/>
            <w:hideMark/>
          </w:tcPr>
          <w:p w14:paraId="0501A695"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B60430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0.035</w:t>
            </w:r>
          </w:p>
        </w:tc>
        <w:tc>
          <w:tcPr>
            <w:tcW w:w="160" w:type="dxa"/>
            <w:tcBorders>
              <w:top w:val="nil"/>
              <w:left w:val="nil"/>
              <w:bottom w:val="nil"/>
              <w:right w:val="nil"/>
            </w:tcBorders>
            <w:shd w:val="clear" w:color="auto" w:fill="auto"/>
            <w:noWrap/>
            <w:vAlign w:val="bottom"/>
            <w:hideMark/>
          </w:tcPr>
          <w:p w14:paraId="26F80D0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13</w:t>
            </w:r>
          </w:p>
        </w:tc>
      </w:tr>
      <w:tr w:rsidR="00BD7167" w:rsidRPr="008C3D75" w14:paraId="3FCEF75E"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12C34D58" w14:textId="77777777" w:rsidR="00BD7167" w:rsidRPr="008C3D75" w:rsidRDefault="00BD7167" w:rsidP="00BD7167">
            <w:pPr>
              <w:overflowPunct/>
              <w:autoSpaceDE/>
              <w:autoSpaceDN/>
              <w:adjustRightInd/>
              <w:spacing w:line="240" w:lineRule="auto"/>
              <w:textAlignment w:val="auto"/>
              <w:rPr>
                <w:rFonts w:ascii="Arial" w:hAnsi="Arial" w:cs="Arial"/>
                <w:sz w:val="20"/>
              </w:rPr>
            </w:pPr>
            <w:r w:rsidRPr="008C3D75">
              <w:rPr>
                <w:rFonts w:ascii="Arial" w:hAnsi="Arial" w:cs="Arial"/>
                <w:sz w:val="20"/>
              </w:rPr>
              <w:t>4</w:t>
            </w:r>
          </w:p>
        </w:tc>
        <w:tc>
          <w:tcPr>
            <w:tcW w:w="842" w:type="dxa"/>
            <w:tcBorders>
              <w:top w:val="nil"/>
              <w:left w:val="nil"/>
              <w:bottom w:val="nil"/>
              <w:right w:val="nil"/>
            </w:tcBorders>
            <w:shd w:val="clear" w:color="auto" w:fill="auto"/>
            <w:noWrap/>
            <w:vAlign w:val="bottom"/>
            <w:hideMark/>
          </w:tcPr>
          <w:p w14:paraId="697AEBBA"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19.88</w:t>
            </w:r>
          </w:p>
        </w:tc>
        <w:tc>
          <w:tcPr>
            <w:tcW w:w="230" w:type="dxa"/>
            <w:tcBorders>
              <w:top w:val="nil"/>
              <w:left w:val="nil"/>
              <w:bottom w:val="nil"/>
              <w:right w:val="nil"/>
            </w:tcBorders>
            <w:shd w:val="clear" w:color="auto" w:fill="auto"/>
            <w:noWrap/>
            <w:vAlign w:val="bottom"/>
            <w:hideMark/>
          </w:tcPr>
          <w:p w14:paraId="2BB238B4"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6F362E1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3.73</w:t>
            </w:r>
          </w:p>
        </w:tc>
        <w:tc>
          <w:tcPr>
            <w:tcW w:w="510" w:type="dxa"/>
            <w:gridSpan w:val="2"/>
            <w:tcBorders>
              <w:top w:val="nil"/>
              <w:left w:val="nil"/>
              <w:bottom w:val="nil"/>
              <w:right w:val="nil"/>
            </w:tcBorders>
            <w:shd w:val="clear" w:color="auto" w:fill="auto"/>
            <w:noWrap/>
            <w:vAlign w:val="bottom"/>
            <w:hideMark/>
          </w:tcPr>
          <w:p w14:paraId="0C92833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18.8</w:t>
            </w:r>
          </w:p>
        </w:tc>
        <w:tc>
          <w:tcPr>
            <w:tcW w:w="190" w:type="dxa"/>
            <w:gridSpan w:val="2"/>
            <w:tcBorders>
              <w:top w:val="nil"/>
              <w:left w:val="nil"/>
              <w:bottom w:val="nil"/>
              <w:right w:val="nil"/>
            </w:tcBorders>
            <w:shd w:val="clear" w:color="auto" w:fill="auto"/>
            <w:noWrap/>
            <w:vAlign w:val="bottom"/>
            <w:hideMark/>
          </w:tcPr>
          <w:p w14:paraId="6BBFC50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812864" behindDoc="0" locked="0" layoutInCell="1" allowOverlap="1" wp14:anchorId="662D8D00" wp14:editId="7C8721AC">
                      <wp:simplePos x="0" y="0"/>
                      <wp:positionH relativeFrom="column">
                        <wp:posOffset>-1</wp:posOffset>
                      </wp:positionH>
                      <wp:positionV relativeFrom="paragraph">
                        <wp:posOffset>171450</wp:posOffset>
                      </wp:positionV>
                      <wp:extent cx="0" cy="171450"/>
                      <wp:effectExtent l="0" t="0" r="0" b="0"/>
                      <wp:wrapNone/>
                      <wp:docPr id="1182" name="Textové pole 1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F6AC8B9" id="Textové pole 1182" o:spid="_x0000_s1026" type="#_x0000_t202" style="position:absolute;margin-left:0;margin-top:13.5pt;width:0;height:13.5pt;z-index:2518128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k9&#10;X+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8C3D75">
              <w:rPr>
                <w:rFonts w:ascii="Calibri" w:hAnsi="Calibri" w:cs="Calibri"/>
                <w:noProof/>
                <w:color w:val="000000"/>
                <w:sz w:val="20"/>
                <w:lang w:val="en-US" w:eastAsia="en-US"/>
                <w:rPrChange w:id="2059" w:author="admin" w:date="2018-06-18T11:14:00Z">
                  <w:rPr>
                    <w:rFonts w:ascii="Calibri" w:hAnsi="Calibri" w:cs="Calibri"/>
                    <w:noProof/>
                    <w:color w:val="000000"/>
                    <w:sz w:val="20"/>
                    <w:lang w:val="en-US" w:eastAsia="en-US"/>
                  </w:rPr>
                </w:rPrChange>
              </w:rPr>
              <mc:AlternateContent>
                <mc:Choice Requires="wps">
                  <w:drawing>
                    <wp:anchor distT="0" distB="0" distL="114299" distR="114299" simplePos="0" relativeHeight="251813888" behindDoc="0" locked="0" layoutInCell="1" allowOverlap="1" wp14:anchorId="6723BA2B" wp14:editId="60A9F908">
                      <wp:simplePos x="0" y="0"/>
                      <wp:positionH relativeFrom="column">
                        <wp:posOffset>-1</wp:posOffset>
                      </wp:positionH>
                      <wp:positionV relativeFrom="paragraph">
                        <wp:posOffset>171450</wp:posOffset>
                      </wp:positionV>
                      <wp:extent cx="0" cy="171450"/>
                      <wp:effectExtent l="0" t="0" r="0" b="0"/>
                      <wp:wrapNone/>
                      <wp:docPr id="1181" name="Textové pole 1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D563939" id="Textové pole 1181" o:spid="_x0000_s1026" type="#_x0000_t202" style="position:absolute;margin-left:0;margin-top:13.5pt;width:0;height:13.5pt;z-index:2518138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6g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pc&#10;Dq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6F71375"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1.46</w:t>
            </w:r>
          </w:p>
        </w:tc>
        <w:tc>
          <w:tcPr>
            <w:tcW w:w="230" w:type="dxa"/>
            <w:gridSpan w:val="2"/>
            <w:tcBorders>
              <w:top w:val="nil"/>
              <w:left w:val="nil"/>
              <w:bottom w:val="nil"/>
              <w:right w:val="nil"/>
            </w:tcBorders>
            <w:shd w:val="clear" w:color="auto" w:fill="auto"/>
            <w:noWrap/>
            <w:vAlign w:val="bottom"/>
            <w:hideMark/>
          </w:tcPr>
          <w:p w14:paraId="3FB24F0A"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68EFCD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0.55</w:t>
            </w:r>
          </w:p>
        </w:tc>
        <w:tc>
          <w:tcPr>
            <w:tcW w:w="510" w:type="dxa"/>
            <w:gridSpan w:val="2"/>
            <w:tcBorders>
              <w:top w:val="nil"/>
              <w:left w:val="nil"/>
              <w:bottom w:val="nil"/>
              <w:right w:val="nil"/>
            </w:tcBorders>
            <w:shd w:val="clear" w:color="auto" w:fill="auto"/>
            <w:noWrap/>
            <w:vAlign w:val="bottom"/>
            <w:hideMark/>
          </w:tcPr>
          <w:p w14:paraId="26858AA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38</w:t>
            </w:r>
          </w:p>
        </w:tc>
        <w:tc>
          <w:tcPr>
            <w:tcW w:w="190" w:type="dxa"/>
            <w:gridSpan w:val="2"/>
            <w:tcBorders>
              <w:top w:val="nil"/>
              <w:left w:val="nil"/>
              <w:bottom w:val="nil"/>
              <w:right w:val="nil"/>
            </w:tcBorders>
            <w:shd w:val="clear" w:color="auto" w:fill="auto"/>
            <w:noWrap/>
            <w:vAlign w:val="bottom"/>
            <w:hideMark/>
          </w:tcPr>
          <w:p w14:paraId="6C2539B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B248795"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0.27</w:t>
            </w:r>
          </w:p>
        </w:tc>
        <w:tc>
          <w:tcPr>
            <w:tcW w:w="239" w:type="dxa"/>
            <w:gridSpan w:val="2"/>
            <w:tcBorders>
              <w:top w:val="nil"/>
              <w:left w:val="nil"/>
              <w:bottom w:val="nil"/>
              <w:right w:val="nil"/>
            </w:tcBorders>
            <w:shd w:val="clear" w:color="auto" w:fill="auto"/>
            <w:noWrap/>
            <w:vAlign w:val="bottom"/>
            <w:hideMark/>
          </w:tcPr>
          <w:p w14:paraId="7372586F"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4B79D8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0.035</w:t>
            </w:r>
          </w:p>
        </w:tc>
        <w:tc>
          <w:tcPr>
            <w:tcW w:w="160" w:type="dxa"/>
            <w:tcBorders>
              <w:top w:val="nil"/>
              <w:left w:val="nil"/>
              <w:bottom w:val="nil"/>
              <w:right w:val="nil"/>
            </w:tcBorders>
            <w:shd w:val="clear" w:color="auto" w:fill="auto"/>
            <w:noWrap/>
            <w:vAlign w:val="bottom"/>
            <w:hideMark/>
          </w:tcPr>
          <w:p w14:paraId="1322F99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13</w:t>
            </w:r>
          </w:p>
        </w:tc>
      </w:tr>
      <w:tr w:rsidR="00BD7167" w:rsidRPr="008C3D75" w14:paraId="3C44E835"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01F4AA3E" w14:textId="77777777" w:rsidR="00BD7167" w:rsidRPr="008C3D75" w:rsidRDefault="00BD7167" w:rsidP="00BD7167">
            <w:pPr>
              <w:overflowPunct/>
              <w:autoSpaceDE/>
              <w:autoSpaceDN/>
              <w:adjustRightInd/>
              <w:spacing w:line="240" w:lineRule="auto"/>
              <w:textAlignment w:val="auto"/>
              <w:rPr>
                <w:rFonts w:ascii="Arial" w:hAnsi="Arial" w:cs="Arial"/>
                <w:sz w:val="20"/>
              </w:rPr>
            </w:pPr>
            <w:r w:rsidRPr="008C3D75">
              <w:rPr>
                <w:rFonts w:ascii="Arial" w:hAnsi="Arial" w:cs="Arial"/>
                <w:sz w:val="20"/>
              </w:rPr>
              <w:t>5</w:t>
            </w:r>
          </w:p>
        </w:tc>
        <w:tc>
          <w:tcPr>
            <w:tcW w:w="842" w:type="dxa"/>
            <w:tcBorders>
              <w:top w:val="nil"/>
              <w:left w:val="nil"/>
              <w:bottom w:val="nil"/>
              <w:right w:val="nil"/>
            </w:tcBorders>
            <w:shd w:val="clear" w:color="auto" w:fill="auto"/>
            <w:noWrap/>
            <w:vAlign w:val="bottom"/>
            <w:hideMark/>
          </w:tcPr>
          <w:p w14:paraId="2233BEE1"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51.75</w:t>
            </w:r>
          </w:p>
        </w:tc>
        <w:tc>
          <w:tcPr>
            <w:tcW w:w="230" w:type="dxa"/>
            <w:tcBorders>
              <w:top w:val="nil"/>
              <w:left w:val="nil"/>
              <w:bottom w:val="nil"/>
              <w:right w:val="nil"/>
            </w:tcBorders>
            <w:shd w:val="clear" w:color="auto" w:fill="auto"/>
            <w:noWrap/>
            <w:vAlign w:val="bottom"/>
            <w:hideMark/>
          </w:tcPr>
          <w:p w14:paraId="362E739D"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F162F8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11.36</w:t>
            </w:r>
          </w:p>
        </w:tc>
        <w:tc>
          <w:tcPr>
            <w:tcW w:w="510" w:type="dxa"/>
            <w:gridSpan w:val="2"/>
            <w:tcBorders>
              <w:top w:val="nil"/>
              <w:left w:val="nil"/>
              <w:bottom w:val="nil"/>
              <w:right w:val="nil"/>
            </w:tcBorders>
            <w:shd w:val="clear" w:color="auto" w:fill="auto"/>
            <w:noWrap/>
            <w:vAlign w:val="bottom"/>
            <w:hideMark/>
          </w:tcPr>
          <w:p w14:paraId="0129C0D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21.9</w:t>
            </w:r>
          </w:p>
        </w:tc>
        <w:tc>
          <w:tcPr>
            <w:tcW w:w="190" w:type="dxa"/>
            <w:gridSpan w:val="2"/>
            <w:tcBorders>
              <w:top w:val="nil"/>
              <w:left w:val="nil"/>
              <w:bottom w:val="nil"/>
              <w:right w:val="nil"/>
            </w:tcBorders>
            <w:shd w:val="clear" w:color="auto" w:fill="auto"/>
            <w:noWrap/>
            <w:vAlign w:val="bottom"/>
            <w:hideMark/>
          </w:tcPr>
          <w:p w14:paraId="39D86C9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814912" behindDoc="0" locked="0" layoutInCell="1" allowOverlap="1" wp14:anchorId="73C399F2" wp14:editId="31F5C44A">
                      <wp:simplePos x="0" y="0"/>
                      <wp:positionH relativeFrom="column">
                        <wp:posOffset>-1</wp:posOffset>
                      </wp:positionH>
                      <wp:positionV relativeFrom="paragraph">
                        <wp:posOffset>171450</wp:posOffset>
                      </wp:positionV>
                      <wp:extent cx="0" cy="171450"/>
                      <wp:effectExtent l="0" t="0" r="0" b="0"/>
                      <wp:wrapNone/>
                      <wp:docPr id="1180" name="Textové pole 1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9A8C706" id="Textové pole 1180" o:spid="_x0000_s1026" type="#_x0000_t202" style="position:absolute;margin-left:0;margin-top:13.5pt;width:0;height:13.5pt;z-index:2518149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i3zB&#10;m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8C3D75">
              <w:rPr>
                <w:rFonts w:ascii="Calibri" w:hAnsi="Calibri" w:cs="Calibri"/>
                <w:noProof/>
                <w:color w:val="000000"/>
                <w:sz w:val="20"/>
                <w:lang w:val="en-US" w:eastAsia="en-US"/>
                <w:rPrChange w:id="2060" w:author="admin" w:date="2018-06-18T11:14:00Z">
                  <w:rPr>
                    <w:rFonts w:ascii="Calibri" w:hAnsi="Calibri" w:cs="Calibri"/>
                    <w:noProof/>
                    <w:color w:val="000000"/>
                    <w:sz w:val="20"/>
                    <w:lang w:val="en-US" w:eastAsia="en-US"/>
                  </w:rPr>
                </w:rPrChange>
              </w:rPr>
              <mc:AlternateContent>
                <mc:Choice Requires="wps">
                  <w:drawing>
                    <wp:anchor distT="0" distB="0" distL="114299" distR="114299" simplePos="0" relativeHeight="251815936" behindDoc="0" locked="0" layoutInCell="1" allowOverlap="1" wp14:anchorId="3C780999" wp14:editId="64150DB1">
                      <wp:simplePos x="0" y="0"/>
                      <wp:positionH relativeFrom="column">
                        <wp:posOffset>-1</wp:posOffset>
                      </wp:positionH>
                      <wp:positionV relativeFrom="paragraph">
                        <wp:posOffset>171450</wp:posOffset>
                      </wp:positionV>
                      <wp:extent cx="0" cy="171450"/>
                      <wp:effectExtent l="0" t="0" r="0" b="0"/>
                      <wp:wrapNone/>
                      <wp:docPr id="1179" name="Textové pole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84864EA" id="Textové pole 1179" o:spid="_x0000_s1026" type="#_x0000_t202" style="position:absolute;margin-left:0;margin-top:13.5pt;width:0;height:13.5pt;z-index:2518159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2hp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M&#10;N2h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ECAF7A9"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0.60</w:t>
            </w:r>
          </w:p>
        </w:tc>
        <w:tc>
          <w:tcPr>
            <w:tcW w:w="230" w:type="dxa"/>
            <w:gridSpan w:val="2"/>
            <w:tcBorders>
              <w:top w:val="nil"/>
              <w:left w:val="nil"/>
              <w:bottom w:val="nil"/>
              <w:right w:val="nil"/>
            </w:tcBorders>
            <w:shd w:val="clear" w:color="auto" w:fill="auto"/>
            <w:noWrap/>
            <w:vAlign w:val="bottom"/>
            <w:hideMark/>
          </w:tcPr>
          <w:p w14:paraId="0B8BD7AE"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EDDD40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0.20</w:t>
            </w:r>
          </w:p>
        </w:tc>
        <w:tc>
          <w:tcPr>
            <w:tcW w:w="510" w:type="dxa"/>
            <w:gridSpan w:val="2"/>
            <w:tcBorders>
              <w:top w:val="nil"/>
              <w:left w:val="nil"/>
              <w:bottom w:val="nil"/>
              <w:right w:val="nil"/>
            </w:tcBorders>
            <w:shd w:val="clear" w:color="auto" w:fill="auto"/>
            <w:noWrap/>
            <w:vAlign w:val="bottom"/>
            <w:hideMark/>
          </w:tcPr>
          <w:p w14:paraId="6F1CC62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32.9</w:t>
            </w:r>
          </w:p>
        </w:tc>
        <w:tc>
          <w:tcPr>
            <w:tcW w:w="190" w:type="dxa"/>
            <w:gridSpan w:val="2"/>
            <w:tcBorders>
              <w:top w:val="nil"/>
              <w:left w:val="nil"/>
              <w:bottom w:val="nil"/>
              <w:right w:val="nil"/>
            </w:tcBorders>
            <w:shd w:val="clear" w:color="auto" w:fill="auto"/>
            <w:noWrap/>
            <w:vAlign w:val="bottom"/>
            <w:hideMark/>
          </w:tcPr>
          <w:p w14:paraId="3DEA67F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4A31F35"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60F12219"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DB5FDD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0.009</w:t>
            </w:r>
          </w:p>
        </w:tc>
        <w:tc>
          <w:tcPr>
            <w:tcW w:w="160" w:type="dxa"/>
            <w:tcBorders>
              <w:top w:val="nil"/>
              <w:left w:val="nil"/>
              <w:bottom w:val="nil"/>
              <w:right w:val="nil"/>
            </w:tcBorders>
            <w:shd w:val="clear" w:color="auto" w:fill="auto"/>
            <w:noWrap/>
            <w:vAlign w:val="bottom"/>
            <w:hideMark/>
          </w:tcPr>
          <w:p w14:paraId="69D8C68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8</w:t>
            </w:r>
          </w:p>
        </w:tc>
      </w:tr>
      <w:tr w:rsidR="00BD7167" w:rsidRPr="008C3D75" w14:paraId="6322F5C4"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3A8D17D0" w14:textId="77777777" w:rsidR="00BD7167" w:rsidRPr="008C3D75" w:rsidRDefault="00BD7167" w:rsidP="00BD7167">
            <w:pPr>
              <w:overflowPunct/>
              <w:autoSpaceDE/>
              <w:autoSpaceDN/>
              <w:adjustRightInd/>
              <w:spacing w:line="240" w:lineRule="auto"/>
              <w:textAlignment w:val="auto"/>
              <w:rPr>
                <w:rFonts w:ascii="Arial" w:hAnsi="Arial" w:cs="Arial"/>
                <w:sz w:val="20"/>
              </w:rPr>
            </w:pPr>
            <w:r w:rsidRPr="008C3D75">
              <w:rPr>
                <w:rFonts w:ascii="Arial" w:hAnsi="Arial" w:cs="Arial"/>
                <w:sz w:val="20"/>
              </w:rPr>
              <w:t>6</w:t>
            </w:r>
          </w:p>
        </w:tc>
        <w:tc>
          <w:tcPr>
            <w:tcW w:w="842" w:type="dxa"/>
            <w:tcBorders>
              <w:top w:val="nil"/>
              <w:left w:val="nil"/>
              <w:bottom w:val="nil"/>
              <w:right w:val="nil"/>
            </w:tcBorders>
            <w:shd w:val="clear" w:color="auto" w:fill="auto"/>
            <w:noWrap/>
            <w:vAlign w:val="bottom"/>
            <w:hideMark/>
          </w:tcPr>
          <w:p w14:paraId="51D7693E"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51.38</w:t>
            </w:r>
          </w:p>
        </w:tc>
        <w:tc>
          <w:tcPr>
            <w:tcW w:w="230" w:type="dxa"/>
            <w:tcBorders>
              <w:top w:val="nil"/>
              <w:left w:val="nil"/>
              <w:bottom w:val="nil"/>
              <w:right w:val="nil"/>
            </w:tcBorders>
            <w:shd w:val="clear" w:color="auto" w:fill="auto"/>
            <w:noWrap/>
            <w:vAlign w:val="bottom"/>
            <w:hideMark/>
          </w:tcPr>
          <w:p w14:paraId="4FED51D4"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E6917D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10.56</w:t>
            </w:r>
          </w:p>
        </w:tc>
        <w:tc>
          <w:tcPr>
            <w:tcW w:w="510" w:type="dxa"/>
            <w:gridSpan w:val="2"/>
            <w:tcBorders>
              <w:top w:val="nil"/>
              <w:left w:val="nil"/>
              <w:bottom w:val="nil"/>
              <w:right w:val="nil"/>
            </w:tcBorders>
            <w:shd w:val="clear" w:color="auto" w:fill="auto"/>
            <w:noWrap/>
            <w:vAlign w:val="bottom"/>
            <w:hideMark/>
          </w:tcPr>
          <w:p w14:paraId="00C48D8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20.5</w:t>
            </w:r>
          </w:p>
        </w:tc>
        <w:tc>
          <w:tcPr>
            <w:tcW w:w="190" w:type="dxa"/>
            <w:gridSpan w:val="2"/>
            <w:tcBorders>
              <w:top w:val="nil"/>
              <w:left w:val="nil"/>
              <w:bottom w:val="nil"/>
              <w:right w:val="nil"/>
            </w:tcBorders>
            <w:shd w:val="clear" w:color="auto" w:fill="auto"/>
            <w:noWrap/>
            <w:vAlign w:val="bottom"/>
            <w:hideMark/>
          </w:tcPr>
          <w:p w14:paraId="0F76B95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816960" behindDoc="0" locked="0" layoutInCell="1" allowOverlap="1" wp14:anchorId="16BB3AB6" wp14:editId="27C811D0">
                      <wp:simplePos x="0" y="0"/>
                      <wp:positionH relativeFrom="column">
                        <wp:posOffset>-1</wp:posOffset>
                      </wp:positionH>
                      <wp:positionV relativeFrom="paragraph">
                        <wp:posOffset>171450</wp:posOffset>
                      </wp:positionV>
                      <wp:extent cx="0" cy="171450"/>
                      <wp:effectExtent l="0" t="0" r="0" b="0"/>
                      <wp:wrapNone/>
                      <wp:docPr id="1178" name="Textové pole 1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765BE20" id="Textové pole 1178" o:spid="_x0000_s1026" type="#_x0000_t202" style="position:absolute;margin-left:0;margin-top:13.5pt;width:0;height:13.5pt;z-index:2518169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0X&#10;p1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8C3D75">
              <w:rPr>
                <w:rFonts w:ascii="Calibri" w:hAnsi="Calibri" w:cs="Calibri"/>
                <w:noProof/>
                <w:color w:val="000000"/>
                <w:sz w:val="20"/>
                <w:lang w:val="en-US" w:eastAsia="en-US"/>
                <w:rPrChange w:id="2061" w:author="admin" w:date="2018-06-18T11:14:00Z">
                  <w:rPr>
                    <w:rFonts w:ascii="Calibri" w:hAnsi="Calibri" w:cs="Calibri"/>
                    <w:noProof/>
                    <w:color w:val="000000"/>
                    <w:sz w:val="20"/>
                    <w:lang w:val="en-US" w:eastAsia="en-US"/>
                  </w:rPr>
                </w:rPrChange>
              </w:rPr>
              <mc:AlternateContent>
                <mc:Choice Requires="wps">
                  <w:drawing>
                    <wp:anchor distT="0" distB="0" distL="114299" distR="114299" simplePos="0" relativeHeight="251817984" behindDoc="0" locked="0" layoutInCell="1" allowOverlap="1" wp14:anchorId="41602D28" wp14:editId="21B13425">
                      <wp:simplePos x="0" y="0"/>
                      <wp:positionH relativeFrom="column">
                        <wp:posOffset>-1</wp:posOffset>
                      </wp:positionH>
                      <wp:positionV relativeFrom="paragraph">
                        <wp:posOffset>171450</wp:posOffset>
                      </wp:positionV>
                      <wp:extent cx="0" cy="171450"/>
                      <wp:effectExtent l="0" t="0" r="0" b="0"/>
                      <wp:wrapNone/>
                      <wp:docPr id="1177" name="Textové pole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CEFE2F6" id="Textové pole 1177" o:spid="_x0000_s1026" type="#_x0000_t202" style="position:absolute;margin-left:0;margin-top:13.5pt;width:0;height:13.5pt;z-index:2518179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D&#10;98Lo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B0AF52"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0.59</w:t>
            </w:r>
          </w:p>
        </w:tc>
        <w:tc>
          <w:tcPr>
            <w:tcW w:w="230" w:type="dxa"/>
            <w:gridSpan w:val="2"/>
            <w:tcBorders>
              <w:top w:val="nil"/>
              <w:left w:val="nil"/>
              <w:bottom w:val="nil"/>
              <w:right w:val="nil"/>
            </w:tcBorders>
            <w:shd w:val="clear" w:color="auto" w:fill="auto"/>
            <w:noWrap/>
            <w:vAlign w:val="bottom"/>
            <w:hideMark/>
          </w:tcPr>
          <w:p w14:paraId="0D42C009"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4CDCFF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0.19</w:t>
            </w:r>
          </w:p>
        </w:tc>
        <w:tc>
          <w:tcPr>
            <w:tcW w:w="510" w:type="dxa"/>
            <w:gridSpan w:val="2"/>
            <w:tcBorders>
              <w:top w:val="nil"/>
              <w:left w:val="nil"/>
              <w:bottom w:val="nil"/>
              <w:right w:val="nil"/>
            </w:tcBorders>
            <w:shd w:val="clear" w:color="auto" w:fill="auto"/>
            <w:noWrap/>
            <w:vAlign w:val="bottom"/>
            <w:hideMark/>
          </w:tcPr>
          <w:p w14:paraId="76B0277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32.5</w:t>
            </w:r>
          </w:p>
        </w:tc>
        <w:tc>
          <w:tcPr>
            <w:tcW w:w="190" w:type="dxa"/>
            <w:gridSpan w:val="2"/>
            <w:tcBorders>
              <w:top w:val="nil"/>
              <w:left w:val="nil"/>
              <w:bottom w:val="nil"/>
              <w:right w:val="nil"/>
            </w:tcBorders>
            <w:shd w:val="clear" w:color="auto" w:fill="auto"/>
            <w:noWrap/>
            <w:vAlign w:val="bottom"/>
            <w:hideMark/>
          </w:tcPr>
          <w:p w14:paraId="5EE81B2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0965EC0E"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261D7C80"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43E02C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0.009</w:t>
            </w:r>
          </w:p>
        </w:tc>
        <w:tc>
          <w:tcPr>
            <w:tcW w:w="160" w:type="dxa"/>
            <w:tcBorders>
              <w:top w:val="nil"/>
              <w:left w:val="nil"/>
              <w:bottom w:val="nil"/>
              <w:right w:val="nil"/>
            </w:tcBorders>
            <w:shd w:val="clear" w:color="auto" w:fill="auto"/>
            <w:noWrap/>
            <w:vAlign w:val="bottom"/>
            <w:hideMark/>
          </w:tcPr>
          <w:p w14:paraId="69FE7D8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9</w:t>
            </w:r>
          </w:p>
        </w:tc>
      </w:tr>
      <w:tr w:rsidR="00BD7167" w:rsidRPr="008C3D75" w14:paraId="54756F93"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4F3B49DA" w14:textId="77777777" w:rsidR="00BD7167" w:rsidRPr="008C3D75" w:rsidRDefault="00BD7167" w:rsidP="00BD7167">
            <w:pPr>
              <w:overflowPunct/>
              <w:autoSpaceDE/>
              <w:autoSpaceDN/>
              <w:adjustRightInd/>
              <w:spacing w:line="240" w:lineRule="auto"/>
              <w:textAlignment w:val="auto"/>
              <w:rPr>
                <w:rFonts w:ascii="Arial" w:hAnsi="Arial" w:cs="Arial"/>
                <w:sz w:val="20"/>
              </w:rPr>
            </w:pPr>
            <w:r w:rsidRPr="008C3D75">
              <w:rPr>
                <w:rFonts w:ascii="Arial" w:hAnsi="Arial" w:cs="Arial"/>
                <w:sz w:val="20"/>
              </w:rPr>
              <w:t>7</w:t>
            </w:r>
          </w:p>
        </w:tc>
        <w:tc>
          <w:tcPr>
            <w:tcW w:w="842" w:type="dxa"/>
            <w:tcBorders>
              <w:top w:val="nil"/>
              <w:left w:val="nil"/>
              <w:bottom w:val="nil"/>
              <w:right w:val="nil"/>
            </w:tcBorders>
            <w:shd w:val="clear" w:color="auto" w:fill="auto"/>
            <w:noWrap/>
            <w:vAlign w:val="bottom"/>
            <w:hideMark/>
          </w:tcPr>
          <w:p w14:paraId="308D0E62"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112.37</w:t>
            </w:r>
          </w:p>
        </w:tc>
        <w:tc>
          <w:tcPr>
            <w:tcW w:w="230" w:type="dxa"/>
            <w:tcBorders>
              <w:top w:val="nil"/>
              <w:left w:val="nil"/>
              <w:bottom w:val="nil"/>
              <w:right w:val="nil"/>
            </w:tcBorders>
            <w:shd w:val="clear" w:color="auto" w:fill="auto"/>
            <w:noWrap/>
            <w:vAlign w:val="bottom"/>
            <w:hideMark/>
          </w:tcPr>
          <w:p w14:paraId="2E6D8571"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A5109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17.72</w:t>
            </w:r>
          </w:p>
        </w:tc>
        <w:tc>
          <w:tcPr>
            <w:tcW w:w="510" w:type="dxa"/>
            <w:gridSpan w:val="2"/>
            <w:tcBorders>
              <w:top w:val="nil"/>
              <w:left w:val="nil"/>
              <w:bottom w:val="nil"/>
              <w:right w:val="nil"/>
            </w:tcBorders>
            <w:shd w:val="clear" w:color="auto" w:fill="auto"/>
            <w:noWrap/>
            <w:vAlign w:val="bottom"/>
            <w:hideMark/>
          </w:tcPr>
          <w:p w14:paraId="697AA18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15.8</w:t>
            </w:r>
          </w:p>
        </w:tc>
        <w:tc>
          <w:tcPr>
            <w:tcW w:w="190" w:type="dxa"/>
            <w:gridSpan w:val="2"/>
            <w:tcBorders>
              <w:top w:val="nil"/>
              <w:left w:val="nil"/>
              <w:bottom w:val="nil"/>
              <w:right w:val="nil"/>
            </w:tcBorders>
            <w:shd w:val="clear" w:color="auto" w:fill="auto"/>
            <w:noWrap/>
            <w:vAlign w:val="bottom"/>
            <w:hideMark/>
          </w:tcPr>
          <w:p w14:paraId="2093EA7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819008" behindDoc="0" locked="0" layoutInCell="1" allowOverlap="1" wp14:anchorId="262A3667" wp14:editId="3C75C16B">
                      <wp:simplePos x="0" y="0"/>
                      <wp:positionH relativeFrom="column">
                        <wp:posOffset>-1</wp:posOffset>
                      </wp:positionH>
                      <wp:positionV relativeFrom="paragraph">
                        <wp:posOffset>171450</wp:posOffset>
                      </wp:positionV>
                      <wp:extent cx="0" cy="171450"/>
                      <wp:effectExtent l="0" t="0" r="0" b="0"/>
                      <wp:wrapNone/>
                      <wp:docPr id="1176" name="Textové pole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78E3E63" id="Textové pole 1176" o:spid="_x0000_s1026" type="#_x0000_t202" style="position:absolute;margin-left:0;margin-top:13.5pt;width:0;height:13.5pt;z-index:2518190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w3R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F+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i&#10;1w3R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8C3D75">
              <w:rPr>
                <w:rFonts w:ascii="Calibri" w:hAnsi="Calibri" w:cs="Calibri"/>
                <w:noProof/>
                <w:color w:val="000000"/>
                <w:sz w:val="20"/>
                <w:lang w:val="en-US" w:eastAsia="en-US"/>
                <w:rPrChange w:id="2062" w:author="admin" w:date="2018-06-18T11:14:00Z">
                  <w:rPr>
                    <w:rFonts w:ascii="Calibri" w:hAnsi="Calibri" w:cs="Calibri"/>
                    <w:noProof/>
                    <w:color w:val="000000"/>
                    <w:sz w:val="20"/>
                    <w:lang w:val="en-US" w:eastAsia="en-US"/>
                  </w:rPr>
                </w:rPrChange>
              </w:rPr>
              <mc:AlternateContent>
                <mc:Choice Requires="wps">
                  <w:drawing>
                    <wp:anchor distT="0" distB="0" distL="114299" distR="114299" simplePos="0" relativeHeight="251820032" behindDoc="0" locked="0" layoutInCell="1" allowOverlap="1" wp14:anchorId="0C8A01F6" wp14:editId="2579F6E9">
                      <wp:simplePos x="0" y="0"/>
                      <wp:positionH relativeFrom="column">
                        <wp:posOffset>-1</wp:posOffset>
                      </wp:positionH>
                      <wp:positionV relativeFrom="paragraph">
                        <wp:posOffset>171450</wp:posOffset>
                      </wp:positionV>
                      <wp:extent cx="0" cy="171450"/>
                      <wp:effectExtent l="0" t="0" r="0" b="0"/>
                      <wp:wrapNone/>
                      <wp:docPr id="1175" name="Textové pole 1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E28A821" id="Textové pole 1175" o:spid="_x0000_s1026" type="#_x0000_t202" style="position:absolute;margin-left:0;margin-top:13.5pt;width:0;height:13.5pt;z-index:2518200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lybFgIAAIIEAAAOAAAAZHJzL2Uyb0RvYy54bWysVF1u2zAMfh+wOwh6XxwX6z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B&#10;tlyb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59603E9"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1.59</w:t>
            </w:r>
          </w:p>
        </w:tc>
        <w:tc>
          <w:tcPr>
            <w:tcW w:w="230" w:type="dxa"/>
            <w:gridSpan w:val="2"/>
            <w:tcBorders>
              <w:top w:val="nil"/>
              <w:left w:val="nil"/>
              <w:bottom w:val="nil"/>
              <w:right w:val="nil"/>
            </w:tcBorders>
            <w:shd w:val="clear" w:color="auto" w:fill="auto"/>
            <w:noWrap/>
            <w:vAlign w:val="bottom"/>
            <w:hideMark/>
          </w:tcPr>
          <w:p w14:paraId="4720DC15"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2A7F4A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0.47</w:t>
            </w:r>
          </w:p>
        </w:tc>
        <w:tc>
          <w:tcPr>
            <w:tcW w:w="510" w:type="dxa"/>
            <w:gridSpan w:val="2"/>
            <w:tcBorders>
              <w:top w:val="nil"/>
              <w:left w:val="nil"/>
              <w:bottom w:val="nil"/>
              <w:right w:val="nil"/>
            </w:tcBorders>
            <w:shd w:val="clear" w:color="auto" w:fill="auto"/>
            <w:noWrap/>
            <w:vAlign w:val="bottom"/>
            <w:hideMark/>
          </w:tcPr>
          <w:p w14:paraId="1062BC5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29.4</w:t>
            </w:r>
          </w:p>
        </w:tc>
        <w:tc>
          <w:tcPr>
            <w:tcW w:w="190" w:type="dxa"/>
            <w:gridSpan w:val="2"/>
            <w:tcBorders>
              <w:top w:val="nil"/>
              <w:left w:val="nil"/>
              <w:bottom w:val="nil"/>
              <w:right w:val="nil"/>
            </w:tcBorders>
            <w:shd w:val="clear" w:color="auto" w:fill="auto"/>
            <w:noWrap/>
            <w:vAlign w:val="bottom"/>
            <w:hideMark/>
          </w:tcPr>
          <w:p w14:paraId="36E0E6A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CFD1DE2"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0.12</w:t>
            </w:r>
          </w:p>
        </w:tc>
        <w:tc>
          <w:tcPr>
            <w:tcW w:w="239" w:type="dxa"/>
            <w:gridSpan w:val="2"/>
            <w:tcBorders>
              <w:top w:val="nil"/>
              <w:left w:val="nil"/>
              <w:bottom w:val="nil"/>
              <w:right w:val="nil"/>
            </w:tcBorders>
            <w:shd w:val="clear" w:color="auto" w:fill="auto"/>
            <w:noWrap/>
            <w:vAlign w:val="bottom"/>
            <w:hideMark/>
          </w:tcPr>
          <w:p w14:paraId="45704E0E"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06F38B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0.012</w:t>
            </w:r>
          </w:p>
        </w:tc>
        <w:tc>
          <w:tcPr>
            <w:tcW w:w="160" w:type="dxa"/>
            <w:tcBorders>
              <w:top w:val="nil"/>
              <w:left w:val="nil"/>
              <w:bottom w:val="nil"/>
              <w:right w:val="nil"/>
            </w:tcBorders>
            <w:shd w:val="clear" w:color="auto" w:fill="auto"/>
            <w:noWrap/>
            <w:vAlign w:val="bottom"/>
            <w:hideMark/>
          </w:tcPr>
          <w:p w14:paraId="45E099B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10</w:t>
            </w:r>
          </w:p>
        </w:tc>
      </w:tr>
      <w:tr w:rsidR="00BD7167" w:rsidRPr="008C3D75" w14:paraId="24D3805B"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38462FE5" w14:textId="77777777" w:rsidR="00BD7167" w:rsidRPr="008C3D75" w:rsidRDefault="00BD7167" w:rsidP="00BD7167">
            <w:pPr>
              <w:overflowPunct/>
              <w:autoSpaceDE/>
              <w:autoSpaceDN/>
              <w:adjustRightInd/>
              <w:spacing w:line="240" w:lineRule="auto"/>
              <w:textAlignment w:val="auto"/>
              <w:rPr>
                <w:rFonts w:ascii="Arial" w:hAnsi="Arial" w:cs="Arial"/>
                <w:sz w:val="20"/>
              </w:rPr>
            </w:pPr>
            <w:r w:rsidRPr="008C3D75">
              <w:rPr>
                <w:rFonts w:ascii="Arial" w:hAnsi="Arial" w:cs="Arial"/>
                <w:sz w:val="20"/>
              </w:rPr>
              <w:t>8</w:t>
            </w:r>
          </w:p>
        </w:tc>
        <w:tc>
          <w:tcPr>
            <w:tcW w:w="842" w:type="dxa"/>
            <w:tcBorders>
              <w:top w:val="nil"/>
              <w:left w:val="nil"/>
              <w:bottom w:val="nil"/>
              <w:right w:val="nil"/>
            </w:tcBorders>
            <w:shd w:val="clear" w:color="auto" w:fill="auto"/>
            <w:noWrap/>
            <w:vAlign w:val="bottom"/>
            <w:hideMark/>
          </w:tcPr>
          <w:p w14:paraId="77A847B1"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111.81</w:t>
            </w:r>
          </w:p>
        </w:tc>
        <w:tc>
          <w:tcPr>
            <w:tcW w:w="230" w:type="dxa"/>
            <w:tcBorders>
              <w:top w:val="nil"/>
              <w:left w:val="nil"/>
              <w:bottom w:val="nil"/>
              <w:right w:val="nil"/>
            </w:tcBorders>
            <w:shd w:val="clear" w:color="auto" w:fill="auto"/>
            <w:noWrap/>
            <w:vAlign w:val="bottom"/>
            <w:hideMark/>
          </w:tcPr>
          <w:p w14:paraId="0DD359E6"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02C852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16.88</w:t>
            </w:r>
          </w:p>
        </w:tc>
        <w:tc>
          <w:tcPr>
            <w:tcW w:w="510" w:type="dxa"/>
            <w:gridSpan w:val="2"/>
            <w:tcBorders>
              <w:top w:val="nil"/>
              <w:left w:val="nil"/>
              <w:bottom w:val="nil"/>
              <w:right w:val="nil"/>
            </w:tcBorders>
            <w:shd w:val="clear" w:color="auto" w:fill="auto"/>
            <w:noWrap/>
            <w:vAlign w:val="bottom"/>
            <w:hideMark/>
          </w:tcPr>
          <w:p w14:paraId="46FBFBC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15.1</w:t>
            </w:r>
          </w:p>
        </w:tc>
        <w:tc>
          <w:tcPr>
            <w:tcW w:w="190" w:type="dxa"/>
            <w:gridSpan w:val="2"/>
            <w:tcBorders>
              <w:top w:val="nil"/>
              <w:left w:val="nil"/>
              <w:bottom w:val="nil"/>
              <w:right w:val="nil"/>
            </w:tcBorders>
            <w:shd w:val="clear" w:color="auto" w:fill="auto"/>
            <w:noWrap/>
            <w:vAlign w:val="bottom"/>
            <w:hideMark/>
          </w:tcPr>
          <w:p w14:paraId="4BF71BB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821056" behindDoc="0" locked="0" layoutInCell="1" allowOverlap="1" wp14:anchorId="5302197E" wp14:editId="1298D03E">
                      <wp:simplePos x="0" y="0"/>
                      <wp:positionH relativeFrom="column">
                        <wp:posOffset>-1</wp:posOffset>
                      </wp:positionH>
                      <wp:positionV relativeFrom="paragraph">
                        <wp:posOffset>171450</wp:posOffset>
                      </wp:positionV>
                      <wp:extent cx="0" cy="171450"/>
                      <wp:effectExtent l="0" t="0" r="0" b="0"/>
                      <wp:wrapNone/>
                      <wp:docPr id="1174" name="Textové pole 1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B7E40CA" id="Textové pole 1174" o:spid="_x0000_s1026" type="#_x0000_t202" style="position:absolute;margin-left:0;margin-top:13.5pt;width:0;height:13.5pt;z-index:2518210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OiFgIAAIIEAAAOAAAAZHJzL2Uyb0RvYy54bWysVF1u2zAMfh+wOwh6XxwX3T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g&#10;lpO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8C3D75">
              <w:rPr>
                <w:rFonts w:ascii="Calibri" w:hAnsi="Calibri" w:cs="Calibri"/>
                <w:noProof/>
                <w:color w:val="000000"/>
                <w:sz w:val="20"/>
                <w:lang w:val="en-US" w:eastAsia="en-US"/>
                <w:rPrChange w:id="2063" w:author="admin" w:date="2018-06-18T11:14:00Z">
                  <w:rPr>
                    <w:rFonts w:ascii="Calibri" w:hAnsi="Calibri" w:cs="Calibri"/>
                    <w:noProof/>
                    <w:color w:val="000000"/>
                    <w:sz w:val="20"/>
                    <w:lang w:val="en-US" w:eastAsia="en-US"/>
                  </w:rPr>
                </w:rPrChange>
              </w:rPr>
              <mc:AlternateContent>
                <mc:Choice Requires="wps">
                  <w:drawing>
                    <wp:anchor distT="0" distB="0" distL="114299" distR="114299" simplePos="0" relativeHeight="251822080" behindDoc="0" locked="0" layoutInCell="1" allowOverlap="1" wp14:anchorId="0B79895B" wp14:editId="50972FB0">
                      <wp:simplePos x="0" y="0"/>
                      <wp:positionH relativeFrom="column">
                        <wp:posOffset>-1</wp:posOffset>
                      </wp:positionH>
                      <wp:positionV relativeFrom="paragraph">
                        <wp:posOffset>171450</wp:posOffset>
                      </wp:positionV>
                      <wp:extent cx="0" cy="171450"/>
                      <wp:effectExtent l="0" t="0" r="0" b="0"/>
                      <wp:wrapNone/>
                      <wp:docPr id="1173" name="Textové pole 1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D0FBB4A" id="Textové pole 1173" o:spid="_x0000_s1026" type="#_x0000_t202" style="position:absolute;margin-left:0;margin-top:13.5pt;width:0;height:13.5pt;z-index:2518220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H&#10;df4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1EF57EE"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1.58</w:t>
            </w:r>
          </w:p>
        </w:tc>
        <w:tc>
          <w:tcPr>
            <w:tcW w:w="230" w:type="dxa"/>
            <w:gridSpan w:val="2"/>
            <w:tcBorders>
              <w:top w:val="nil"/>
              <w:left w:val="nil"/>
              <w:bottom w:val="nil"/>
              <w:right w:val="nil"/>
            </w:tcBorders>
            <w:shd w:val="clear" w:color="auto" w:fill="auto"/>
            <w:noWrap/>
            <w:vAlign w:val="bottom"/>
            <w:hideMark/>
          </w:tcPr>
          <w:p w14:paraId="360D297E"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1FD8D0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0.40</w:t>
            </w:r>
          </w:p>
        </w:tc>
        <w:tc>
          <w:tcPr>
            <w:tcW w:w="510" w:type="dxa"/>
            <w:gridSpan w:val="2"/>
            <w:tcBorders>
              <w:top w:val="nil"/>
              <w:left w:val="nil"/>
              <w:bottom w:val="nil"/>
              <w:right w:val="nil"/>
            </w:tcBorders>
            <w:shd w:val="clear" w:color="auto" w:fill="auto"/>
            <w:noWrap/>
            <w:vAlign w:val="bottom"/>
            <w:hideMark/>
          </w:tcPr>
          <w:p w14:paraId="67193A7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25.5</w:t>
            </w:r>
          </w:p>
        </w:tc>
        <w:tc>
          <w:tcPr>
            <w:tcW w:w="190" w:type="dxa"/>
            <w:gridSpan w:val="2"/>
            <w:tcBorders>
              <w:top w:val="nil"/>
              <w:left w:val="nil"/>
              <w:bottom w:val="nil"/>
              <w:right w:val="nil"/>
            </w:tcBorders>
            <w:shd w:val="clear" w:color="auto" w:fill="auto"/>
            <w:noWrap/>
            <w:vAlign w:val="bottom"/>
            <w:hideMark/>
          </w:tcPr>
          <w:p w14:paraId="4DE49BA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563541BE"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0.12</w:t>
            </w:r>
          </w:p>
        </w:tc>
        <w:tc>
          <w:tcPr>
            <w:tcW w:w="239" w:type="dxa"/>
            <w:gridSpan w:val="2"/>
            <w:tcBorders>
              <w:top w:val="nil"/>
              <w:left w:val="nil"/>
              <w:bottom w:val="nil"/>
              <w:right w:val="nil"/>
            </w:tcBorders>
            <w:shd w:val="clear" w:color="auto" w:fill="auto"/>
            <w:noWrap/>
            <w:vAlign w:val="bottom"/>
            <w:hideMark/>
          </w:tcPr>
          <w:p w14:paraId="54280691"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E90BBC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0.011</w:t>
            </w:r>
          </w:p>
        </w:tc>
        <w:tc>
          <w:tcPr>
            <w:tcW w:w="160" w:type="dxa"/>
            <w:tcBorders>
              <w:top w:val="nil"/>
              <w:left w:val="nil"/>
              <w:bottom w:val="nil"/>
              <w:right w:val="nil"/>
            </w:tcBorders>
            <w:shd w:val="clear" w:color="auto" w:fill="auto"/>
            <w:noWrap/>
            <w:vAlign w:val="bottom"/>
            <w:hideMark/>
          </w:tcPr>
          <w:p w14:paraId="31805F4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9</w:t>
            </w:r>
          </w:p>
        </w:tc>
      </w:tr>
      <w:tr w:rsidR="00BD7167" w:rsidRPr="008C3D75" w14:paraId="4468F283"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60EFF5ED" w14:textId="77777777" w:rsidR="00BD7167" w:rsidRPr="008C3D75" w:rsidRDefault="00BD7167" w:rsidP="00BD7167">
            <w:pPr>
              <w:overflowPunct/>
              <w:autoSpaceDE/>
              <w:autoSpaceDN/>
              <w:adjustRightInd/>
              <w:spacing w:line="240" w:lineRule="auto"/>
              <w:textAlignment w:val="auto"/>
              <w:rPr>
                <w:rFonts w:ascii="Arial" w:hAnsi="Arial" w:cs="Arial"/>
                <w:sz w:val="20"/>
              </w:rPr>
            </w:pPr>
            <w:r w:rsidRPr="008C3D75">
              <w:rPr>
                <w:rFonts w:ascii="Arial" w:hAnsi="Arial" w:cs="Arial"/>
                <w:sz w:val="20"/>
              </w:rPr>
              <w:t>13</w:t>
            </w:r>
          </w:p>
        </w:tc>
        <w:tc>
          <w:tcPr>
            <w:tcW w:w="842" w:type="dxa"/>
            <w:tcBorders>
              <w:top w:val="nil"/>
              <w:left w:val="nil"/>
              <w:bottom w:val="nil"/>
              <w:right w:val="nil"/>
            </w:tcBorders>
            <w:shd w:val="clear" w:color="auto" w:fill="auto"/>
            <w:noWrap/>
            <w:vAlign w:val="bottom"/>
            <w:hideMark/>
          </w:tcPr>
          <w:p w14:paraId="70BA8140"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59.99</w:t>
            </w:r>
          </w:p>
        </w:tc>
        <w:tc>
          <w:tcPr>
            <w:tcW w:w="230" w:type="dxa"/>
            <w:tcBorders>
              <w:top w:val="nil"/>
              <w:left w:val="nil"/>
              <w:bottom w:val="nil"/>
              <w:right w:val="nil"/>
            </w:tcBorders>
            <w:shd w:val="clear" w:color="auto" w:fill="auto"/>
            <w:noWrap/>
            <w:vAlign w:val="bottom"/>
            <w:hideMark/>
          </w:tcPr>
          <w:p w14:paraId="3DFD73A1"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F49B93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20.33</w:t>
            </w:r>
          </w:p>
        </w:tc>
        <w:tc>
          <w:tcPr>
            <w:tcW w:w="510" w:type="dxa"/>
            <w:gridSpan w:val="2"/>
            <w:tcBorders>
              <w:top w:val="nil"/>
              <w:left w:val="nil"/>
              <w:bottom w:val="nil"/>
              <w:right w:val="nil"/>
            </w:tcBorders>
            <w:shd w:val="clear" w:color="auto" w:fill="auto"/>
            <w:noWrap/>
            <w:vAlign w:val="bottom"/>
            <w:hideMark/>
          </w:tcPr>
          <w:p w14:paraId="0A54132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33.9</w:t>
            </w:r>
          </w:p>
        </w:tc>
        <w:tc>
          <w:tcPr>
            <w:tcW w:w="190" w:type="dxa"/>
            <w:gridSpan w:val="2"/>
            <w:tcBorders>
              <w:top w:val="nil"/>
              <w:left w:val="nil"/>
              <w:bottom w:val="nil"/>
              <w:right w:val="nil"/>
            </w:tcBorders>
            <w:shd w:val="clear" w:color="auto" w:fill="auto"/>
            <w:noWrap/>
            <w:vAlign w:val="bottom"/>
            <w:hideMark/>
          </w:tcPr>
          <w:p w14:paraId="566FAFA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823104" behindDoc="0" locked="0" layoutInCell="1" allowOverlap="1" wp14:anchorId="530D65A7" wp14:editId="44019507">
                      <wp:simplePos x="0" y="0"/>
                      <wp:positionH relativeFrom="column">
                        <wp:posOffset>-1</wp:posOffset>
                      </wp:positionH>
                      <wp:positionV relativeFrom="paragraph">
                        <wp:posOffset>171450</wp:posOffset>
                      </wp:positionV>
                      <wp:extent cx="0" cy="171450"/>
                      <wp:effectExtent l="0" t="0" r="0" b="0"/>
                      <wp:wrapNone/>
                      <wp:docPr id="1172" name="Textové pole 1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0B7F252" id="Textové pole 1172" o:spid="_x0000_s1026" type="#_x0000_t202" style="position:absolute;margin-left:0;margin-top:13.5pt;width:0;height:13.5pt;z-index:2518231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TE2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qV&#10;Zxt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m&#10;VTE2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8C3D75">
              <w:rPr>
                <w:rFonts w:ascii="Calibri" w:hAnsi="Calibri" w:cs="Calibri"/>
                <w:noProof/>
                <w:color w:val="000000"/>
                <w:sz w:val="20"/>
                <w:lang w:val="en-US" w:eastAsia="en-US"/>
                <w:rPrChange w:id="2064" w:author="admin" w:date="2018-06-18T11:14:00Z">
                  <w:rPr>
                    <w:rFonts w:ascii="Calibri" w:hAnsi="Calibri" w:cs="Calibri"/>
                    <w:noProof/>
                    <w:color w:val="000000"/>
                    <w:sz w:val="20"/>
                    <w:lang w:val="en-US" w:eastAsia="en-US"/>
                  </w:rPr>
                </w:rPrChange>
              </w:rPr>
              <mc:AlternateContent>
                <mc:Choice Requires="wps">
                  <w:drawing>
                    <wp:anchor distT="0" distB="0" distL="114299" distR="114299" simplePos="0" relativeHeight="251824128" behindDoc="0" locked="0" layoutInCell="1" allowOverlap="1" wp14:anchorId="0BBF13D3" wp14:editId="3C6836CE">
                      <wp:simplePos x="0" y="0"/>
                      <wp:positionH relativeFrom="column">
                        <wp:posOffset>-1</wp:posOffset>
                      </wp:positionH>
                      <wp:positionV relativeFrom="paragraph">
                        <wp:posOffset>171450</wp:posOffset>
                      </wp:positionV>
                      <wp:extent cx="0" cy="171450"/>
                      <wp:effectExtent l="0" t="0" r="0" b="0"/>
                      <wp:wrapNone/>
                      <wp:docPr id="1171" name="Textové pole 1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5D2C111" id="Textové pole 1171" o:spid="_x0000_s1026" type="#_x0000_t202" style="position:absolute;margin-left:0;margin-top:13.5pt;width:0;height:13.5pt;z-index:2518241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B8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bf6&#10;sOLMC0cq3ashwf7PbxbAKlZeqFF9iDX53wVCpOETDAQqRcdwA/JnJJfqkc8IiOSdGzNodPmXSmYE&#10;JC0Ox/5TNiZHoyQrEXn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BTRg&#10;f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5B1CC58"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0.72</w:t>
            </w:r>
          </w:p>
        </w:tc>
        <w:tc>
          <w:tcPr>
            <w:tcW w:w="230" w:type="dxa"/>
            <w:gridSpan w:val="2"/>
            <w:tcBorders>
              <w:top w:val="nil"/>
              <w:left w:val="nil"/>
              <w:bottom w:val="nil"/>
              <w:right w:val="nil"/>
            </w:tcBorders>
            <w:shd w:val="clear" w:color="auto" w:fill="auto"/>
            <w:noWrap/>
            <w:vAlign w:val="bottom"/>
            <w:hideMark/>
          </w:tcPr>
          <w:p w14:paraId="60F9146C"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E9165E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0.38</w:t>
            </w:r>
          </w:p>
        </w:tc>
        <w:tc>
          <w:tcPr>
            <w:tcW w:w="510" w:type="dxa"/>
            <w:gridSpan w:val="2"/>
            <w:tcBorders>
              <w:top w:val="nil"/>
              <w:left w:val="nil"/>
              <w:bottom w:val="nil"/>
              <w:right w:val="nil"/>
            </w:tcBorders>
            <w:shd w:val="clear" w:color="auto" w:fill="auto"/>
            <w:noWrap/>
            <w:vAlign w:val="bottom"/>
            <w:hideMark/>
          </w:tcPr>
          <w:p w14:paraId="3AFE18C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52.6</w:t>
            </w:r>
          </w:p>
        </w:tc>
        <w:tc>
          <w:tcPr>
            <w:tcW w:w="190" w:type="dxa"/>
            <w:gridSpan w:val="2"/>
            <w:tcBorders>
              <w:top w:val="nil"/>
              <w:left w:val="nil"/>
              <w:bottom w:val="nil"/>
              <w:right w:val="nil"/>
            </w:tcBorders>
            <w:shd w:val="clear" w:color="auto" w:fill="auto"/>
            <w:noWrap/>
            <w:vAlign w:val="bottom"/>
            <w:hideMark/>
          </w:tcPr>
          <w:p w14:paraId="4109019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118F4817"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40CD5759"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09CC5A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0.015</w:t>
            </w:r>
          </w:p>
        </w:tc>
        <w:tc>
          <w:tcPr>
            <w:tcW w:w="160" w:type="dxa"/>
            <w:tcBorders>
              <w:top w:val="nil"/>
              <w:left w:val="nil"/>
              <w:bottom w:val="nil"/>
              <w:right w:val="nil"/>
            </w:tcBorders>
            <w:shd w:val="clear" w:color="auto" w:fill="auto"/>
            <w:noWrap/>
            <w:vAlign w:val="bottom"/>
            <w:hideMark/>
          </w:tcPr>
          <w:p w14:paraId="3956723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14</w:t>
            </w:r>
          </w:p>
        </w:tc>
      </w:tr>
      <w:tr w:rsidR="00BD7167" w:rsidRPr="008C3D75" w14:paraId="37F1C205"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092C6475" w14:textId="77777777" w:rsidR="00BD7167" w:rsidRPr="008C3D75" w:rsidRDefault="00BD7167" w:rsidP="00BD7167">
            <w:pPr>
              <w:overflowPunct/>
              <w:autoSpaceDE/>
              <w:autoSpaceDN/>
              <w:adjustRightInd/>
              <w:spacing w:line="240" w:lineRule="auto"/>
              <w:textAlignment w:val="auto"/>
              <w:rPr>
                <w:rFonts w:ascii="Arial" w:hAnsi="Arial" w:cs="Arial"/>
                <w:sz w:val="20"/>
              </w:rPr>
            </w:pPr>
            <w:r w:rsidRPr="008C3D75">
              <w:rPr>
                <w:rFonts w:ascii="Arial" w:hAnsi="Arial" w:cs="Arial"/>
                <w:sz w:val="20"/>
              </w:rPr>
              <w:t>14</w:t>
            </w:r>
          </w:p>
        </w:tc>
        <w:tc>
          <w:tcPr>
            <w:tcW w:w="842" w:type="dxa"/>
            <w:tcBorders>
              <w:top w:val="nil"/>
              <w:left w:val="nil"/>
              <w:bottom w:val="nil"/>
              <w:right w:val="nil"/>
            </w:tcBorders>
            <w:shd w:val="clear" w:color="auto" w:fill="auto"/>
            <w:noWrap/>
            <w:vAlign w:val="bottom"/>
            <w:hideMark/>
          </w:tcPr>
          <w:p w14:paraId="0716A051"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62.90</w:t>
            </w:r>
          </w:p>
        </w:tc>
        <w:tc>
          <w:tcPr>
            <w:tcW w:w="230" w:type="dxa"/>
            <w:tcBorders>
              <w:top w:val="nil"/>
              <w:left w:val="nil"/>
              <w:bottom w:val="nil"/>
              <w:right w:val="nil"/>
            </w:tcBorders>
            <w:shd w:val="clear" w:color="auto" w:fill="auto"/>
            <w:noWrap/>
            <w:vAlign w:val="bottom"/>
            <w:hideMark/>
          </w:tcPr>
          <w:p w14:paraId="0A1105AA"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A13141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21.50</w:t>
            </w:r>
          </w:p>
        </w:tc>
        <w:tc>
          <w:tcPr>
            <w:tcW w:w="510" w:type="dxa"/>
            <w:gridSpan w:val="2"/>
            <w:tcBorders>
              <w:top w:val="nil"/>
              <w:left w:val="nil"/>
              <w:bottom w:val="nil"/>
              <w:right w:val="nil"/>
            </w:tcBorders>
            <w:shd w:val="clear" w:color="auto" w:fill="auto"/>
            <w:noWrap/>
            <w:vAlign w:val="bottom"/>
            <w:hideMark/>
          </w:tcPr>
          <w:p w14:paraId="58F76FB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34.2</w:t>
            </w:r>
          </w:p>
        </w:tc>
        <w:tc>
          <w:tcPr>
            <w:tcW w:w="190" w:type="dxa"/>
            <w:gridSpan w:val="2"/>
            <w:tcBorders>
              <w:top w:val="nil"/>
              <w:left w:val="nil"/>
              <w:bottom w:val="nil"/>
              <w:right w:val="nil"/>
            </w:tcBorders>
            <w:shd w:val="clear" w:color="auto" w:fill="auto"/>
            <w:noWrap/>
            <w:vAlign w:val="bottom"/>
            <w:hideMark/>
          </w:tcPr>
          <w:p w14:paraId="27853E0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825152" behindDoc="0" locked="0" layoutInCell="1" allowOverlap="1" wp14:anchorId="050B5CAC" wp14:editId="1FEEF22D">
                      <wp:simplePos x="0" y="0"/>
                      <wp:positionH relativeFrom="column">
                        <wp:posOffset>-1</wp:posOffset>
                      </wp:positionH>
                      <wp:positionV relativeFrom="paragraph">
                        <wp:posOffset>171450</wp:posOffset>
                      </wp:positionV>
                      <wp:extent cx="0" cy="171450"/>
                      <wp:effectExtent l="0" t="0" r="0" b="0"/>
                      <wp:wrapNone/>
                      <wp:docPr id="1170" name="Textové pole 1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ED648B7" id="Textové pole 1170" o:spid="_x0000_s1026" type="#_x0000_t202" style="position:absolute;margin-left:0;margin-top:13.5pt;width:0;height:13.5pt;z-index:2518251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pBSv&#10;R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8C3D75">
              <w:rPr>
                <w:rFonts w:ascii="Calibri" w:hAnsi="Calibri" w:cs="Calibri"/>
                <w:noProof/>
                <w:color w:val="000000"/>
                <w:sz w:val="20"/>
                <w:lang w:val="en-US" w:eastAsia="en-US"/>
                <w:rPrChange w:id="2065" w:author="admin" w:date="2018-06-18T11:14:00Z">
                  <w:rPr>
                    <w:rFonts w:ascii="Calibri" w:hAnsi="Calibri" w:cs="Calibri"/>
                    <w:noProof/>
                    <w:color w:val="000000"/>
                    <w:sz w:val="20"/>
                    <w:lang w:val="en-US" w:eastAsia="en-US"/>
                  </w:rPr>
                </w:rPrChange>
              </w:rPr>
              <mc:AlternateContent>
                <mc:Choice Requires="wps">
                  <w:drawing>
                    <wp:anchor distT="0" distB="0" distL="114299" distR="114299" simplePos="0" relativeHeight="251826176" behindDoc="0" locked="0" layoutInCell="1" allowOverlap="1" wp14:anchorId="2CCD6AF6" wp14:editId="5F8D2533">
                      <wp:simplePos x="0" y="0"/>
                      <wp:positionH relativeFrom="column">
                        <wp:posOffset>-1</wp:posOffset>
                      </wp:positionH>
                      <wp:positionV relativeFrom="paragraph">
                        <wp:posOffset>171450</wp:posOffset>
                      </wp:positionV>
                      <wp:extent cx="0" cy="171450"/>
                      <wp:effectExtent l="0" t="0" r="0" b="0"/>
                      <wp:wrapNone/>
                      <wp:docPr id="1169" name="Textové pole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0F770C4" id="Textové pole 1169" o:spid="_x0000_s1026" type="#_x0000_t202" style="position:absolute;margin-left:0;margin-top:13.5pt;width:0;height:13.5pt;z-index:2518261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DI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8/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S&#10;a4D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DAA8DFB"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0.72</w:t>
            </w:r>
          </w:p>
        </w:tc>
        <w:tc>
          <w:tcPr>
            <w:tcW w:w="230" w:type="dxa"/>
            <w:gridSpan w:val="2"/>
            <w:tcBorders>
              <w:top w:val="nil"/>
              <w:left w:val="nil"/>
              <w:bottom w:val="nil"/>
              <w:right w:val="nil"/>
            </w:tcBorders>
            <w:shd w:val="clear" w:color="auto" w:fill="auto"/>
            <w:noWrap/>
            <w:vAlign w:val="bottom"/>
            <w:hideMark/>
          </w:tcPr>
          <w:p w14:paraId="5315A96E"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111B33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0.41</w:t>
            </w:r>
          </w:p>
        </w:tc>
        <w:tc>
          <w:tcPr>
            <w:tcW w:w="510" w:type="dxa"/>
            <w:gridSpan w:val="2"/>
            <w:tcBorders>
              <w:top w:val="nil"/>
              <w:left w:val="nil"/>
              <w:bottom w:val="nil"/>
              <w:right w:val="nil"/>
            </w:tcBorders>
            <w:shd w:val="clear" w:color="auto" w:fill="auto"/>
            <w:noWrap/>
            <w:vAlign w:val="bottom"/>
            <w:hideMark/>
          </w:tcPr>
          <w:p w14:paraId="1F15C93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56.7</w:t>
            </w:r>
          </w:p>
        </w:tc>
        <w:tc>
          <w:tcPr>
            <w:tcW w:w="190" w:type="dxa"/>
            <w:gridSpan w:val="2"/>
            <w:tcBorders>
              <w:top w:val="nil"/>
              <w:left w:val="nil"/>
              <w:bottom w:val="nil"/>
              <w:right w:val="nil"/>
            </w:tcBorders>
            <w:shd w:val="clear" w:color="auto" w:fill="auto"/>
            <w:noWrap/>
            <w:vAlign w:val="bottom"/>
            <w:hideMark/>
          </w:tcPr>
          <w:p w14:paraId="21D4C9E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7B51709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0.10</w:t>
            </w:r>
          </w:p>
        </w:tc>
        <w:tc>
          <w:tcPr>
            <w:tcW w:w="239" w:type="dxa"/>
            <w:gridSpan w:val="2"/>
            <w:tcBorders>
              <w:top w:val="nil"/>
              <w:left w:val="nil"/>
              <w:bottom w:val="nil"/>
              <w:right w:val="nil"/>
            </w:tcBorders>
            <w:shd w:val="clear" w:color="auto" w:fill="auto"/>
            <w:noWrap/>
            <w:vAlign w:val="bottom"/>
            <w:hideMark/>
          </w:tcPr>
          <w:p w14:paraId="7E5A8EF0"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32A897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0.015</w:t>
            </w:r>
          </w:p>
        </w:tc>
        <w:tc>
          <w:tcPr>
            <w:tcW w:w="160" w:type="dxa"/>
            <w:tcBorders>
              <w:top w:val="nil"/>
              <w:left w:val="nil"/>
              <w:bottom w:val="nil"/>
              <w:right w:val="nil"/>
            </w:tcBorders>
            <w:shd w:val="clear" w:color="auto" w:fill="auto"/>
            <w:noWrap/>
            <w:vAlign w:val="bottom"/>
            <w:hideMark/>
          </w:tcPr>
          <w:p w14:paraId="41E98DC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15</w:t>
            </w:r>
          </w:p>
        </w:tc>
      </w:tr>
      <w:tr w:rsidR="00BD7167" w:rsidRPr="008C3D75" w14:paraId="14ACB028"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50AD1DC5" w14:textId="77777777" w:rsidR="00BD7167" w:rsidRPr="008C3D75" w:rsidRDefault="00BD7167" w:rsidP="00BD7167">
            <w:pPr>
              <w:overflowPunct/>
              <w:autoSpaceDE/>
              <w:autoSpaceDN/>
              <w:adjustRightInd/>
              <w:spacing w:line="240" w:lineRule="auto"/>
              <w:textAlignment w:val="auto"/>
              <w:rPr>
                <w:rFonts w:ascii="Arial" w:hAnsi="Arial" w:cs="Arial"/>
                <w:sz w:val="20"/>
              </w:rPr>
            </w:pPr>
            <w:r w:rsidRPr="008C3D75">
              <w:rPr>
                <w:rFonts w:ascii="Arial" w:hAnsi="Arial" w:cs="Arial"/>
                <w:sz w:val="20"/>
              </w:rPr>
              <w:t>15</w:t>
            </w:r>
          </w:p>
        </w:tc>
        <w:tc>
          <w:tcPr>
            <w:tcW w:w="842" w:type="dxa"/>
            <w:tcBorders>
              <w:top w:val="nil"/>
              <w:left w:val="nil"/>
              <w:bottom w:val="nil"/>
              <w:right w:val="nil"/>
            </w:tcBorders>
            <w:shd w:val="clear" w:color="auto" w:fill="auto"/>
            <w:noWrap/>
            <w:vAlign w:val="bottom"/>
            <w:hideMark/>
          </w:tcPr>
          <w:p w14:paraId="1C5BF43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121.85</w:t>
            </w:r>
          </w:p>
        </w:tc>
        <w:tc>
          <w:tcPr>
            <w:tcW w:w="230" w:type="dxa"/>
            <w:tcBorders>
              <w:top w:val="nil"/>
              <w:left w:val="nil"/>
              <w:bottom w:val="nil"/>
              <w:right w:val="nil"/>
            </w:tcBorders>
            <w:shd w:val="clear" w:color="auto" w:fill="auto"/>
            <w:noWrap/>
            <w:vAlign w:val="bottom"/>
            <w:hideMark/>
          </w:tcPr>
          <w:p w14:paraId="0EB5DB06"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1A0294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26.85</w:t>
            </w:r>
          </w:p>
        </w:tc>
        <w:tc>
          <w:tcPr>
            <w:tcW w:w="510" w:type="dxa"/>
            <w:gridSpan w:val="2"/>
            <w:tcBorders>
              <w:top w:val="nil"/>
              <w:left w:val="nil"/>
              <w:bottom w:val="nil"/>
              <w:right w:val="nil"/>
            </w:tcBorders>
            <w:shd w:val="clear" w:color="auto" w:fill="auto"/>
            <w:noWrap/>
            <w:vAlign w:val="bottom"/>
            <w:hideMark/>
          </w:tcPr>
          <w:p w14:paraId="285B85A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22</w:t>
            </w:r>
          </w:p>
        </w:tc>
        <w:tc>
          <w:tcPr>
            <w:tcW w:w="190" w:type="dxa"/>
            <w:gridSpan w:val="2"/>
            <w:tcBorders>
              <w:top w:val="nil"/>
              <w:left w:val="nil"/>
              <w:bottom w:val="nil"/>
              <w:right w:val="nil"/>
            </w:tcBorders>
            <w:shd w:val="clear" w:color="auto" w:fill="auto"/>
            <w:noWrap/>
            <w:vAlign w:val="bottom"/>
            <w:hideMark/>
          </w:tcPr>
          <w:p w14:paraId="5A23D00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827200" behindDoc="0" locked="0" layoutInCell="1" allowOverlap="1" wp14:anchorId="44D8FA75" wp14:editId="530D27AE">
                      <wp:simplePos x="0" y="0"/>
                      <wp:positionH relativeFrom="column">
                        <wp:posOffset>-1</wp:posOffset>
                      </wp:positionH>
                      <wp:positionV relativeFrom="paragraph">
                        <wp:posOffset>171450</wp:posOffset>
                      </wp:positionV>
                      <wp:extent cx="0" cy="171450"/>
                      <wp:effectExtent l="0" t="0" r="0" b="0"/>
                      <wp:wrapNone/>
                      <wp:docPr id="1168" name="Textové pole 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1FE00B3" id="Textové pole 1168" o:spid="_x0000_s1026" type="#_x0000_t202" style="position:absolute;margin-left:0;margin-top:13.5pt;width:0;height:13.5pt;z-index:2518272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NL&#10;T/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8C3D75">
              <w:rPr>
                <w:rFonts w:ascii="Calibri" w:hAnsi="Calibri" w:cs="Calibri"/>
                <w:noProof/>
                <w:color w:val="000000"/>
                <w:sz w:val="20"/>
                <w:lang w:val="en-US" w:eastAsia="en-US"/>
                <w:rPrChange w:id="2066" w:author="admin" w:date="2018-06-18T11:14:00Z">
                  <w:rPr>
                    <w:rFonts w:ascii="Calibri" w:hAnsi="Calibri" w:cs="Calibri"/>
                    <w:noProof/>
                    <w:color w:val="000000"/>
                    <w:sz w:val="20"/>
                    <w:lang w:val="en-US" w:eastAsia="en-US"/>
                  </w:rPr>
                </w:rPrChange>
              </w:rPr>
              <mc:AlternateContent>
                <mc:Choice Requires="wps">
                  <w:drawing>
                    <wp:anchor distT="0" distB="0" distL="114299" distR="114299" simplePos="0" relativeHeight="251828224" behindDoc="0" locked="0" layoutInCell="1" allowOverlap="1" wp14:anchorId="3AB81B7F" wp14:editId="4403B672">
                      <wp:simplePos x="0" y="0"/>
                      <wp:positionH relativeFrom="column">
                        <wp:posOffset>-1</wp:posOffset>
                      </wp:positionH>
                      <wp:positionV relativeFrom="paragraph">
                        <wp:posOffset>171450</wp:posOffset>
                      </wp:positionV>
                      <wp:extent cx="0" cy="171450"/>
                      <wp:effectExtent l="0" t="0" r="0" b="0"/>
                      <wp:wrapNone/>
                      <wp:docPr id="1167" name="Textové pole 1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9733133" id="Textové pole 1167" o:spid="_x0000_s1026" type="#_x0000_t202" style="position:absolute;margin-left:0;margin-top:13.5pt;width:0;height:13.5pt;z-index:2518282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pJ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5x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d&#10;qypJ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2AF1883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1.97</w:t>
            </w:r>
          </w:p>
        </w:tc>
        <w:tc>
          <w:tcPr>
            <w:tcW w:w="230" w:type="dxa"/>
            <w:gridSpan w:val="2"/>
            <w:tcBorders>
              <w:top w:val="nil"/>
              <w:left w:val="nil"/>
              <w:bottom w:val="nil"/>
              <w:right w:val="nil"/>
            </w:tcBorders>
            <w:shd w:val="clear" w:color="auto" w:fill="auto"/>
            <w:noWrap/>
            <w:vAlign w:val="bottom"/>
            <w:hideMark/>
          </w:tcPr>
          <w:p w14:paraId="0F04A697"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077B03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0.68</w:t>
            </w:r>
          </w:p>
        </w:tc>
        <w:tc>
          <w:tcPr>
            <w:tcW w:w="510" w:type="dxa"/>
            <w:gridSpan w:val="2"/>
            <w:tcBorders>
              <w:top w:val="nil"/>
              <w:left w:val="nil"/>
              <w:bottom w:val="nil"/>
              <w:right w:val="nil"/>
            </w:tcBorders>
            <w:shd w:val="clear" w:color="auto" w:fill="auto"/>
            <w:noWrap/>
            <w:vAlign w:val="bottom"/>
            <w:hideMark/>
          </w:tcPr>
          <w:p w14:paraId="4AAF30A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34.8</w:t>
            </w:r>
          </w:p>
        </w:tc>
        <w:tc>
          <w:tcPr>
            <w:tcW w:w="190" w:type="dxa"/>
            <w:gridSpan w:val="2"/>
            <w:tcBorders>
              <w:top w:val="nil"/>
              <w:left w:val="nil"/>
              <w:bottom w:val="nil"/>
              <w:right w:val="nil"/>
            </w:tcBorders>
            <w:shd w:val="clear" w:color="auto" w:fill="auto"/>
            <w:noWrap/>
            <w:vAlign w:val="bottom"/>
            <w:hideMark/>
          </w:tcPr>
          <w:p w14:paraId="3DE9486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398AC4C6"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0.13</w:t>
            </w:r>
          </w:p>
        </w:tc>
        <w:tc>
          <w:tcPr>
            <w:tcW w:w="239" w:type="dxa"/>
            <w:gridSpan w:val="2"/>
            <w:tcBorders>
              <w:top w:val="nil"/>
              <w:left w:val="nil"/>
              <w:bottom w:val="nil"/>
              <w:right w:val="nil"/>
            </w:tcBorders>
            <w:shd w:val="clear" w:color="auto" w:fill="auto"/>
            <w:noWrap/>
            <w:vAlign w:val="bottom"/>
            <w:hideMark/>
          </w:tcPr>
          <w:p w14:paraId="1BABAC5C"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400036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0.014</w:t>
            </w:r>
          </w:p>
        </w:tc>
        <w:tc>
          <w:tcPr>
            <w:tcW w:w="160" w:type="dxa"/>
            <w:tcBorders>
              <w:top w:val="nil"/>
              <w:left w:val="nil"/>
              <w:bottom w:val="nil"/>
              <w:right w:val="nil"/>
            </w:tcBorders>
            <w:shd w:val="clear" w:color="auto" w:fill="auto"/>
            <w:noWrap/>
            <w:vAlign w:val="bottom"/>
            <w:hideMark/>
          </w:tcPr>
          <w:p w14:paraId="2F8ECF1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11</w:t>
            </w:r>
          </w:p>
        </w:tc>
      </w:tr>
      <w:tr w:rsidR="00BD7167" w:rsidRPr="008C3D75" w14:paraId="6D632B5A" w14:textId="77777777" w:rsidTr="00BD7167">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3FEEA47B" w14:textId="77777777" w:rsidR="00BD7167" w:rsidRPr="008C3D75" w:rsidRDefault="00BD7167" w:rsidP="00BD7167">
            <w:pPr>
              <w:overflowPunct/>
              <w:autoSpaceDE/>
              <w:autoSpaceDN/>
              <w:adjustRightInd/>
              <w:spacing w:line="240" w:lineRule="auto"/>
              <w:textAlignment w:val="auto"/>
              <w:rPr>
                <w:rFonts w:ascii="Arial" w:hAnsi="Arial" w:cs="Arial"/>
                <w:sz w:val="20"/>
              </w:rPr>
            </w:pPr>
            <w:r w:rsidRPr="008C3D75">
              <w:rPr>
                <w:rFonts w:ascii="Arial" w:hAnsi="Arial" w:cs="Arial"/>
                <w:sz w:val="20"/>
              </w:rPr>
              <w:t>16</w:t>
            </w:r>
          </w:p>
        </w:tc>
        <w:tc>
          <w:tcPr>
            <w:tcW w:w="842" w:type="dxa"/>
            <w:tcBorders>
              <w:top w:val="nil"/>
              <w:left w:val="nil"/>
              <w:bottom w:val="single" w:sz="4" w:space="0" w:color="auto"/>
              <w:right w:val="nil"/>
            </w:tcBorders>
            <w:shd w:val="clear" w:color="auto" w:fill="auto"/>
            <w:noWrap/>
            <w:vAlign w:val="bottom"/>
            <w:hideMark/>
          </w:tcPr>
          <w:p w14:paraId="4128D422"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126.87</w:t>
            </w:r>
          </w:p>
        </w:tc>
        <w:tc>
          <w:tcPr>
            <w:tcW w:w="230" w:type="dxa"/>
            <w:tcBorders>
              <w:top w:val="nil"/>
              <w:left w:val="nil"/>
              <w:bottom w:val="single" w:sz="4" w:space="0" w:color="auto"/>
              <w:right w:val="nil"/>
            </w:tcBorders>
            <w:shd w:val="clear" w:color="auto" w:fill="auto"/>
            <w:noWrap/>
            <w:vAlign w:val="bottom"/>
            <w:hideMark/>
          </w:tcPr>
          <w:p w14:paraId="565EE0D6"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10E44C5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29.62</w:t>
            </w:r>
          </w:p>
        </w:tc>
        <w:tc>
          <w:tcPr>
            <w:tcW w:w="510" w:type="dxa"/>
            <w:gridSpan w:val="2"/>
            <w:tcBorders>
              <w:top w:val="nil"/>
              <w:left w:val="nil"/>
              <w:bottom w:val="single" w:sz="4" w:space="0" w:color="auto"/>
              <w:right w:val="nil"/>
            </w:tcBorders>
            <w:shd w:val="clear" w:color="auto" w:fill="auto"/>
            <w:noWrap/>
            <w:vAlign w:val="bottom"/>
            <w:hideMark/>
          </w:tcPr>
          <w:p w14:paraId="2151238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23.3</w:t>
            </w:r>
          </w:p>
        </w:tc>
        <w:tc>
          <w:tcPr>
            <w:tcW w:w="190" w:type="dxa"/>
            <w:gridSpan w:val="2"/>
            <w:tcBorders>
              <w:top w:val="nil"/>
              <w:left w:val="nil"/>
              <w:bottom w:val="single" w:sz="4" w:space="0" w:color="auto"/>
              <w:right w:val="nil"/>
            </w:tcBorders>
            <w:shd w:val="clear" w:color="auto" w:fill="auto"/>
            <w:noWrap/>
            <w:vAlign w:val="bottom"/>
            <w:hideMark/>
          </w:tcPr>
          <w:p w14:paraId="40CC08C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noProof/>
                <w:color w:val="000000"/>
                <w:sz w:val="20"/>
                <w:lang w:val="en-US" w:eastAsia="en-US"/>
              </w:rPr>
              <mc:AlternateContent>
                <mc:Choice Requires="wps">
                  <w:drawing>
                    <wp:anchor distT="0" distB="0" distL="114299" distR="114299" simplePos="0" relativeHeight="251829248" behindDoc="0" locked="0" layoutInCell="1" allowOverlap="1" wp14:anchorId="5D7B0F0D" wp14:editId="54FD452E">
                      <wp:simplePos x="0" y="0"/>
                      <wp:positionH relativeFrom="column">
                        <wp:posOffset>-1</wp:posOffset>
                      </wp:positionH>
                      <wp:positionV relativeFrom="paragraph">
                        <wp:posOffset>171450</wp:posOffset>
                      </wp:positionV>
                      <wp:extent cx="0" cy="171450"/>
                      <wp:effectExtent l="0" t="0" r="0" b="0"/>
                      <wp:wrapNone/>
                      <wp:docPr id="1166" name="Textové pole 1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0C257BE" id="Textové pole 1166" o:spid="_x0000_s1026" type="#_x0000_t202" style="position:absolute;margin-left:0;margin-top:13.5pt;width:0;height:13.5pt;z-index:2518292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8&#10;i+Vw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8C3D75">
              <w:rPr>
                <w:rFonts w:ascii="Calibri" w:hAnsi="Calibri" w:cs="Calibri"/>
                <w:color w:val="000000"/>
                <w:sz w:val="20"/>
              </w:rPr>
              <w:t> </w:t>
            </w:r>
          </w:p>
        </w:tc>
        <w:tc>
          <w:tcPr>
            <w:tcW w:w="842" w:type="dxa"/>
            <w:gridSpan w:val="2"/>
            <w:tcBorders>
              <w:top w:val="nil"/>
              <w:left w:val="nil"/>
              <w:bottom w:val="single" w:sz="4" w:space="0" w:color="auto"/>
              <w:right w:val="nil"/>
            </w:tcBorders>
            <w:shd w:val="clear" w:color="auto" w:fill="auto"/>
            <w:noWrap/>
            <w:vAlign w:val="bottom"/>
            <w:hideMark/>
          </w:tcPr>
          <w:p w14:paraId="6E793F89"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2.32</w:t>
            </w:r>
          </w:p>
        </w:tc>
        <w:tc>
          <w:tcPr>
            <w:tcW w:w="230" w:type="dxa"/>
            <w:gridSpan w:val="2"/>
            <w:tcBorders>
              <w:top w:val="nil"/>
              <w:left w:val="nil"/>
              <w:bottom w:val="single" w:sz="4" w:space="0" w:color="auto"/>
              <w:right w:val="nil"/>
            </w:tcBorders>
            <w:shd w:val="clear" w:color="auto" w:fill="auto"/>
            <w:noWrap/>
            <w:vAlign w:val="bottom"/>
            <w:hideMark/>
          </w:tcPr>
          <w:p w14:paraId="3C876008"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307BF71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0.79</w:t>
            </w:r>
          </w:p>
        </w:tc>
        <w:tc>
          <w:tcPr>
            <w:tcW w:w="510" w:type="dxa"/>
            <w:gridSpan w:val="2"/>
            <w:tcBorders>
              <w:top w:val="nil"/>
              <w:left w:val="nil"/>
              <w:bottom w:val="single" w:sz="4" w:space="0" w:color="auto"/>
              <w:right w:val="nil"/>
            </w:tcBorders>
            <w:shd w:val="clear" w:color="auto" w:fill="auto"/>
            <w:noWrap/>
            <w:vAlign w:val="bottom"/>
            <w:hideMark/>
          </w:tcPr>
          <w:p w14:paraId="1EC2DB3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34</w:t>
            </w:r>
          </w:p>
        </w:tc>
        <w:tc>
          <w:tcPr>
            <w:tcW w:w="190" w:type="dxa"/>
            <w:gridSpan w:val="2"/>
            <w:tcBorders>
              <w:top w:val="nil"/>
              <w:left w:val="nil"/>
              <w:bottom w:val="single" w:sz="4" w:space="0" w:color="auto"/>
              <w:right w:val="nil"/>
            </w:tcBorders>
            <w:shd w:val="clear" w:color="auto" w:fill="auto"/>
            <w:noWrap/>
            <w:vAlign w:val="bottom"/>
            <w:hideMark/>
          </w:tcPr>
          <w:p w14:paraId="346086C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 </w:t>
            </w:r>
          </w:p>
        </w:tc>
        <w:tc>
          <w:tcPr>
            <w:tcW w:w="842" w:type="dxa"/>
            <w:gridSpan w:val="2"/>
            <w:tcBorders>
              <w:top w:val="nil"/>
              <w:left w:val="nil"/>
              <w:bottom w:val="single" w:sz="4" w:space="0" w:color="auto"/>
              <w:right w:val="nil"/>
            </w:tcBorders>
            <w:shd w:val="clear" w:color="auto" w:fill="auto"/>
            <w:noWrap/>
            <w:vAlign w:val="bottom"/>
            <w:hideMark/>
          </w:tcPr>
          <w:p w14:paraId="761E4F4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0"/>
              </w:rPr>
            </w:pPr>
            <w:r w:rsidRPr="008C3D75">
              <w:rPr>
                <w:rFonts w:ascii="Calibri" w:hAnsi="Calibri" w:cs="Calibri"/>
                <w:color w:val="000000"/>
                <w:sz w:val="20"/>
              </w:rPr>
              <w:t>0.13</w:t>
            </w:r>
          </w:p>
        </w:tc>
        <w:tc>
          <w:tcPr>
            <w:tcW w:w="239" w:type="dxa"/>
            <w:gridSpan w:val="2"/>
            <w:tcBorders>
              <w:top w:val="nil"/>
              <w:left w:val="nil"/>
              <w:bottom w:val="single" w:sz="4" w:space="0" w:color="auto"/>
              <w:right w:val="nil"/>
            </w:tcBorders>
            <w:shd w:val="clear" w:color="auto" w:fill="auto"/>
            <w:noWrap/>
            <w:vAlign w:val="bottom"/>
            <w:hideMark/>
          </w:tcPr>
          <w:p w14:paraId="03D5888F"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0"/>
              </w:rPr>
            </w:pPr>
            <w:r w:rsidRPr="008C3D75">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31E476F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0.014</w:t>
            </w:r>
          </w:p>
        </w:tc>
        <w:tc>
          <w:tcPr>
            <w:tcW w:w="160" w:type="dxa"/>
            <w:tcBorders>
              <w:top w:val="nil"/>
              <w:left w:val="nil"/>
              <w:bottom w:val="single" w:sz="4" w:space="0" w:color="auto"/>
              <w:right w:val="nil"/>
            </w:tcBorders>
            <w:shd w:val="clear" w:color="auto" w:fill="auto"/>
            <w:noWrap/>
            <w:vAlign w:val="bottom"/>
            <w:hideMark/>
          </w:tcPr>
          <w:p w14:paraId="24B5CC1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0"/>
              </w:rPr>
            </w:pPr>
            <w:r w:rsidRPr="008C3D75">
              <w:rPr>
                <w:rFonts w:ascii="Calibri" w:hAnsi="Calibri" w:cs="Calibri"/>
                <w:color w:val="000000"/>
                <w:sz w:val="20"/>
              </w:rPr>
              <w:t>10</w:t>
            </w:r>
          </w:p>
        </w:tc>
      </w:tr>
    </w:tbl>
    <w:p w14:paraId="108300DA" w14:textId="77777777" w:rsidR="00BD7167" w:rsidRPr="008C3D75" w:rsidRDefault="00BD7167" w:rsidP="00BD7167">
      <w:pPr>
        <w:pStyle w:val="Caption"/>
        <w:rPr>
          <w:vanish/>
          <w:lang w:val="sk-SK"/>
          <w:specVanish/>
        </w:rPr>
      </w:pPr>
      <w:bookmarkStart w:id="2067" w:name="_Ref513901364"/>
      <w:bookmarkStart w:id="2068" w:name="_Toc516835707"/>
      <w:r w:rsidRPr="008C3D75">
        <w:rPr>
          <w:lang w:val="sk-SK"/>
        </w:rPr>
        <w:t xml:space="preserve">Tabuľka </w:t>
      </w:r>
      <w:r w:rsidRPr="005C2483">
        <w:rPr>
          <w:lang w:val="sk-SK"/>
        </w:rPr>
        <w:fldChar w:fldCharType="begin"/>
      </w:r>
      <w:r w:rsidRPr="008C3D75">
        <w:rPr>
          <w:lang w:val="sk-SK"/>
        </w:rPr>
        <w:instrText xml:space="preserve"> SEQ Tabuľka \* ARABIC </w:instrText>
      </w:r>
      <w:r w:rsidRPr="008C3D75">
        <w:rPr>
          <w:lang w:val="sk-SK"/>
          <w:rPrChange w:id="2069" w:author="admin" w:date="2018-06-18T11:14:00Z">
            <w:rPr>
              <w:lang w:val="sk-SK"/>
            </w:rPr>
          </w:rPrChange>
        </w:rPr>
        <w:fldChar w:fldCharType="separate"/>
      </w:r>
      <w:r w:rsidR="00A37FEB" w:rsidRPr="008C3D75">
        <w:rPr>
          <w:noProof/>
          <w:lang w:val="sk-SK"/>
        </w:rPr>
        <w:t>10</w:t>
      </w:r>
      <w:r w:rsidRPr="008C3D75">
        <w:rPr>
          <w:lang w:val="sk-SK"/>
          <w:rPrChange w:id="2070" w:author="admin" w:date="2018-06-18T11:14:00Z">
            <w:rPr>
              <w:lang w:val="sk-SK"/>
            </w:rPr>
          </w:rPrChange>
        </w:rPr>
        <w:fldChar w:fldCharType="end"/>
      </w:r>
      <w:bookmarkEnd w:id="2067"/>
      <w:r w:rsidRPr="008C3D75">
        <w:rPr>
          <w:lang w:val="sk-SK"/>
        </w:rPr>
        <w:t>: Popisná štatistika hodnoty parametrov počas hlbokého dýchania pre 30 dobrovoľníkov.</w:t>
      </w:r>
      <w:bookmarkEnd w:id="2068"/>
    </w:p>
    <w:p w14:paraId="0CC46711" w14:textId="2476054A" w:rsidR="00BD7167" w:rsidRPr="008C3D75" w:rsidRDefault="00BD7167" w:rsidP="00BD7167">
      <w:pPr>
        <w:pStyle w:val="Caption"/>
        <w:rPr>
          <w:lang w:val="sk-SK"/>
        </w:rPr>
      </w:pPr>
      <w:r w:rsidRPr="008C3D75">
        <w:rPr>
          <w:lang w:val="sk-SK"/>
        </w:rPr>
        <w:t xml:space="preserve"> Z priemerných hodnôt parametrov počas merania ako definuje </w:t>
      </w:r>
      <w:r w:rsidRPr="008C3D75">
        <w:rPr>
          <w:lang w:val="sk-SK"/>
          <w:rPrChange w:id="2071" w:author="admin" w:date="2018-06-18T11:14:00Z">
            <w:rPr>
              <w:lang w:val="sk-SK"/>
            </w:rPr>
          </w:rPrChange>
        </w:rPr>
        <w:fldChar w:fldCharType="begin"/>
      </w:r>
      <w:r w:rsidRPr="008C3D75">
        <w:rPr>
          <w:lang w:val="sk-SK"/>
        </w:rPr>
        <w:instrText xml:space="preserve"> REF _Ref513892756 \h </w:instrText>
      </w:r>
      <w:r w:rsidRPr="008C3D75">
        <w:rPr>
          <w:lang w:val="sk-SK"/>
          <w:rPrChange w:id="2072" w:author="admin" w:date="2018-06-18T11:14:00Z">
            <w:rPr>
              <w:lang w:val="sk-SK"/>
            </w:rPr>
          </w:rPrChange>
        </w:rPr>
      </w:r>
      <w:r w:rsidRPr="008C3D75">
        <w:rPr>
          <w:lang w:val="sk-SK"/>
          <w:rPrChange w:id="2073" w:author="admin" w:date="2018-06-18T11:14:00Z">
            <w:rPr>
              <w:lang w:val="sk-SK"/>
            </w:rPr>
          </w:rPrChange>
        </w:rPr>
        <w:fldChar w:fldCharType="separate"/>
      </w:r>
      <w:r w:rsidR="00A37FEB" w:rsidRPr="008C3D75">
        <w:rPr>
          <w:lang w:val="sk-SK"/>
        </w:rPr>
        <w:t xml:space="preserve">Obrázok </w:t>
      </w:r>
      <w:r w:rsidR="00A37FEB" w:rsidRPr="008C3D75">
        <w:rPr>
          <w:noProof/>
          <w:lang w:val="sk-SK"/>
        </w:rPr>
        <w:t>3</w:t>
      </w:r>
      <w:r w:rsidR="00A37FEB" w:rsidRPr="008C3D75">
        <w:rPr>
          <w:lang w:val="sk-SK"/>
        </w:rPr>
        <w:t>.</w:t>
      </w:r>
      <w:r w:rsidR="00A37FEB" w:rsidRPr="008C3D75">
        <w:rPr>
          <w:noProof/>
          <w:lang w:val="sk-SK"/>
        </w:rPr>
        <w:t>14</w:t>
      </w:r>
      <w:r w:rsidRPr="008C3D75">
        <w:rPr>
          <w:lang w:val="sk-SK"/>
          <w:rPrChange w:id="2074" w:author="admin" w:date="2018-06-18T11:14:00Z">
            <w:rPr>
              <w:lang w:val="sk-SK"/>
            </w:rPr>
          </w:rPrChange>
        </w:rPr>
        <w:fldChar w:fldCharType="end"/>
      </w:r>
      <w:r w:rsidRPr="008C3D75">
        <w:rPr>
          <w:lang w:val="sk-SK"/>
        </w:rPr>
        <w:t xml:space="preserve"> boli spočítané priemerné hodnoty a </w:t>
      </w:r>
      <w:del w:id="2075" w:author="admin" w:date="2018-06-18T11:27:00Z">
        <w:r w:rsidRPr="008C3D75" w:rsidDel="008C3D75">
          <w:rPr>
            <w:lang w:val="sk-SK"/>
          </w:rPr>
          <w:delText>smerodatné</w:delText>
        </w:r>
      </w:del>
      <w:ins w:id="2076" w:author="admin" w:date="2018-06-18T11:27:00Z">
        <w:r w:rsidR="008C3D75" w:rsidRPr="008C3D75">
          <w:rPr>
            <w:lang w:val="sk-SK"/>
          </w:rPr>
          <w:t>smerodajné</w:t>
        </w:r>
      </w:ins>
      <w:r w:rsidRPr="008C3D75">
        <w:rPr>
          <w:lang w:val="sk-SK"/>
        </w:rPr>
        <w:t xml:space="preserve"> </w:t>
      </w:r>
      <w:del w:id="2077" w:author="admin" w:date="2018-06-18T11:27:00Z">
        <w:r w:rsidRPr="008C3D75" w:rsidDel="008C3D75">
          <w:rPr>
            <w:lang w:val="sk-SK"/>
          </w:rPr>
          <w:delText>odchylky</w:delText>
        </w:r>
      </w:del>
      <w:ins w:id="2078" w:author="admin" w:date="2018-06-18T11:27:00Z">
        <w:r w:rsidR="008C3D75" w:rsidRPr="008C3D75">
          <w:rPr>
            <w:lang w:val="sk-SK"/>
          </w:rPr>
          <w:t>odchýlky</w:t>
        </w:r>
      </w:ins>
      <w:r w:rsidRPr="008C3D75">
        <w:rPr>
          <w:lang w:val="sk-SK"/>
        </w:rPr>
        <w:t xml:space="preserve"> pre 30 dobrovoľníkov. Výsledok udáva stĺpec mean +- std. Hodnota v stĺpci označenom %, udáva pomer </w:t>
      </w:r>
      <w:del w:id="2079" w:author="admin" w:date="2018-06-18T11:27:00Z">
        <w:r w:rsidRPr="008C3D75" w:rsidDel="008C3D75">
          <w:rPr>
            <w:lang w:val="sk-SK"/>
          </w:rPr>
          <w:delText>smerodatnej</w:delText>
        </w:r>
      </w:del>
      <w:ins w:id="2080" w:author="admin" w:date="2018-06-18T11:27:00Z">
        <w:r w:rsidR="008C3D75" w:rsidRPr="008C3D75">
          <w:rPr>
            <w:lang w:val="sk-SK"/>
          </w:rPr>
          <w:t>smerodajnej</w:t>
        </w:r>
      </w:ins>
      <w:r w:rsidRPr="008C3D75">
        <w:rPr>
          <w:lang w:val="sk-SK"/>
        </w:rPr>
        <w:t xml:space="preserve"> </w:t>
      </w:r>
      <w:del w:id="2081" w:author="admin" w:date="2018-06-18T11:27:00Z">
        <w:r w:rsidRPr="008C3D75" w:rsidDel="008C3D75">
          <w:rPr>
            <w:lang w:val="sk-SK"/>
          </w:rPr>
          <w:delText>odchylky</w:delText>
        </w:r>
      </w:del>
      <w:ins w:id="2082" w:author="admin" w:date="2018-06-18T11:27:00Z">
        <w:r w:rsidR="008C3D75" w:rsidRPr="008C3D75">
          <w:rPr>
            <w:lang w:val="sk-SK"/>
          </w:rPr>
          <w:t>odchýlky</w:t>
        </w:r>
      </w:ins>
      <w:r w:rsidRPr="008C3D75">
        <w:rPr>
          <w:lang w:val="sk-SK"/>
        </w:rPr>
        <w:t xml:space="preserve"> a priemernej hodnote v percentách.</w:t>
      </w:r>
    </w:p>
    <w:p w14:paraId="16898D26" w14:textId="77777777" w:rsidR="002C512A" w:rsidRPr="008C3D75" w:rsidRDefault="002C512A" w:rsidP="002C512A">
      <w:pPr>
        <w:rPr>
          <w:lang w:eastAsia="en-US" w:bidi="en-US"/>
        </w:rPr>
      </w:pPr>
    </w:p>
    <w:p w14:paraId="35F89F55" w14:textId="77777777" w:rsidR="002C512A" w:rsidRPr="008C3D75" w:rsidRDefault="002C512A" w:rsidP="002C512A">
      <w:pPr>
        <w:rPr>
          <w:lang w:eastAsia="en-US" w:bidi="en-US"/>
        </w:rPr>
      </w:pPr>
    </w:p>
    <w:p w14:paraId="1E054005" w14:textId="77777777" w:rsidR="002C512A" w:rsidRPr="008C3D75" w:rsidRDefault="002C512A" w:rsidP="002C512A">
      <w:pPr>
        <w:rPr>
          <w:lang w:eastAsia="en-US" w:bidi="en-US"/>
        </w:rPr>
      </w:pPr>
    </w:p>
    <w:p w14:paraId="4A75C5E0" w14:textId="77777777" w:rsidR="002C512A" w:rsidRPr="008C3D75" w:rsidRDefault="002C512A" w:rsidP="002C512A">
      <w:pPr>
        <w:rPr>
          <w:lang w:eastAsia="en-US" w:bidi="en-US"/>
        </w:rPr>
      </w:pPr>
    </w:p>
    <w:p w14:paraId="2334F5D9" w14:textId="77777777" w:rsidR="002C512A" w:rsidRPr="008C3D75" w:rsidRDefault="002C512A" w:rsidP="002C512A">
      <w:pPr>
        <w:rPr>
          <w:lang w:eastAsia="en-US" w:bidi="en-US"/>
        </w:rPr>
      </w:pPr>
    </w:p>
    <w:p w14:paraId="41C846A5" w14:textId="77777777" w:rsidR="002C512A" w:rsidRPr="008C3D75" w:rsidRDefault="002C512A" w:rsidP="002C512A">
      <w:pPr>
        <w:rPr>
          <w:lang w:eastAsia="en-US" w:bidi="en-US"/>
        </w:rPr>
      </w:pPr>
    </w:p>
    <w:p w14:paraId="3B4B065A" w14:textId="77777777" w:rsidR="002C512A" w:rsidRPr="008C3D75" w:rsidRDefault="002C512A" w:rsidP="002C512A">
      <w:pPr>
        <w:rPr>
          <w:lang w:eastAsia="en-US" w:bidi="en-US"/>
        </w:rPr>
      </w:pPr>
    </w:p>
    <w:p w14:paraId="14DFDC62" w14:textId="77777777" w:rsidR="00B519B6" w:rsidRPr="008C3D75" w:rsidRDefault="00B519B6" w:rsidP="002C512A">
      <w:pPr>
        <w:rPr>
          <w:lang w:eastAsia="en-US" w:bidi="en-US"/>
        </w:rPr>
      </w:pPr>
    </w:p>
    <w:p w14:paraId="483F7F70" w14:textId="77777777" w:rsidR="002C512A" w:rsidRPr="008C3D75" w:rsidRDefault="002C512A" w:rsidP="002C512A">
      <w:pPr>
        <w:rPr>
          <w:lang w:eastAsia="en-US" w:bidi="en-US"/>
        </w:rPr>
      </w:pPr>
    </w:p>
    <w:p w14:paraId="4708D63C" w14:textId="77777777" w:rsidR="002C512A" w:rsidRPr="008C3D75" w:rsidRDefault="002C512A" w:rsidP="002C512A">
      <w:pPr>
        <w:rPr>
          <w:lang w:eastAsia="en-US" w:bidi="en-US"/>
        </w:rPr>
      </w:pPr>
    </w:p>
    <w:p w14:paraId="390FA0E0" w14:textId="77777777" w:rsidR="002C512A" w:rsidRPr="008C3D75" w:rsidRDefault="002C512A" w:rsidP="002C512A">
      <w:pPr>
        <w:rPr>
          <w:lang w:eastAsia="en-US" w:bidi="en-US"/>
        </w:rPr>
      </w:pPr>
    </w:p>
    <w:p w14:paraId="65B2AFAB" w14:textId="77777777" w:rsidR="00BD7167" w:rsidRPr="008C3D75" w:rsidRDefault="00BD7167" w:rsidP="00BD7167">
      <w:pPr>
        <w:pStyle w:val="Caption"/>
        <w:rPr>
          <w:lang w:val="sk-SK"/>
        </w:rPr>
      </w:pPr>
    </w:p>
    <w:tbl>
      <w:tblPr>
        <w:tblW w:w="8698" w:type="dxa"/>
        <w:tblCellMar>
          <w:left w:w="70" w:type="dxa"/>
          <w:right w:w="70" w:type="dxa"/>
        </w:tblCellMar>
        <w:tblLook w:val="04A0" w:firstRow="1" w:lastRow="0" w:firstColumn="1" w:lastColumn="0" w:noHBand="0" w:noVBand="1"/>
      </w:tblPr>
      <w:tblGrid>
        <w:gridCol w:w="608"/>
        <w:gridCol w:w="849"/>
        <w:gridCol w:w="230"/>
        <w:gridCol w:w="69"/>
        <w:gridCol w:w="853"/>
        <w:gridCol w:w="62"/>
        <w:gridCol w:w="450"/>
        <w:gridCol w:w="62"/>
        <w:gridCol w:w="127"/>
        <w:gridCol w:w="63"/>
        <w:gridCol w:w="781"/>
        <w:gridCol w:w="55"/>
        <w:gridCol w:w="173"/>
        <w:gridCol w:w="135"/>
        <w:gridCol w:w="787"/>
        <w:gridCol w:w="126"/>
        <w:gridCol w:w="386"/>
        <w:gridCol w:w="121"/>
        <w:gridCol w:w="59"/>
        <w:gridCol w:w="155"/>
        <w:gridCol w:w="689"/>
        <w:gridCol w:w="148"/>
        <w:gridCol w:w="89"/>
        <w:gridCol w:w="207"/>
        <w:gridCol w:w="715"/>
        <w:gridCol w:w="198"/>
        <w:gridCol w:w="314"/>
        <w:gridCol w:w="194"/>
      </w:tblGrid>
      <w:tr w:rsidR="00BD7167" w:rsidRPr="008C3D75" w14:paraId="16532FC3" w14:textId="77777777" w:rsidTr="00BD7167">
        <w:trPr>
          <w:trHeight w:val="781"/>
        </w:trPr>
        <w:tc>
          <w:tcPr>
            <w:tcW w:w="8698" w:type="dxa"/>
            <w:gridSpan w:val="28"/>
            <w:tcBorders>
              <w:top w:val="single" w:sz="4" w:space="0" w:color="auto"/>
              <w:left w:val="nil"/>
              <w:bottom w:val="nil"/>
              <w:right w:val="nil"/>
            </w:tcBorders>
            <w:shd w:val="clear" w:color="auto" w:fill="auto"/>
            <w:noWrap/>
            <w:vAlign w:val="bottom"/>
            <w:hideMark/>
          </w:tcPr>
          <w:p w14:paraId="130A31AE" w14:textId="77777777" w:rsidR="00BD7167" w:rsidRPr="008C3D75" w:rsidRDefault="00BD7167" w:rsidP="00BD7167">
            <w:pPr>
              <w:overflowPunct/>
              <w:autoSpaceDE/>
              <w:autoSpaceDN/>
              <w:adjustRightInd/>
              <w:spacing w:line="240" w:lineRule="auto"/>
              <w:jc w:val="center"/>
              <w:textAlignment w:val="auto"/>
              <w:rPr>
                <w:rFonts w:ascii="Arial" w:hAnsi="Arial" w:cs="Arial"/>
                <w:b/>
                <w:sz w:val="32"/>
                <w:szCs w:val="32"/>
              </w:rPr>
            </w:pPr>
            <w:r w:rsidRPr="008C3D75">
              <w:rPr>
                <w:rFonts w:ascii="Arial" w:hAnsi="Arial" w:cs="Arial"/>
                <w:b/>
                <w:sz w:val="32"/>
                <w:szCs w:val="32"/>
              </w:rPr>
              <w:t>Výchylka parametra – hlboké dýchanie</w:t>
            </w:r>
          </w:p>
          <w:p w14:paraId="09208BAC" w14:textId="77777777" w:rsidR="00BD7167" w:rsidRPr="008C3D75" w:rsidRDefault="00BD7167" w:rsidP="00BD7167">
            <w:pPr>
              <w:overflowPunct/>
              <w:autoSpaceDE/>
              <w:autoSpaceDN/>
              <w:adjustRightInd/>
              <w:spacing w:line="240" w:lineRule="auto"/>
              <w:jc w:val="center"/>
              <w:textAlignment w:val="auto"/>
              <w:rPr>
                <w:rFonts w:ascii="Arial" w:hAnsi="Arial" w:cs="Arial"/>
                <w:szCs w:val="24"/>
              </w:rPr>
            </w:pPr>
            <w:r w:rsidRPr="008C3D75">
              <w:rPr>
                <w:rFonts w:ascii="Arial" w:hAnsi="Arial" w:cs="Arial"/>
                <w:szCs w:val="24"/>
              </w:rPr>
              <w:t>Štatistika pre 30 subjektov</w:t>
            </w:r>
          </w:p>
          <w:p w14:paraId="409B0673"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  </w:t>
            </w:r>
          </w:p>
        </w:tc>
      </w:tr>
      <w:tr w:rsidR="00BD7167" w:rsidRPr="008C3D75" w14:paraId="5E608B63"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105C1858"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lastRenderedPageBreak/>
              <w:t> </w:t>
            </w:r>
          </w:p>
        </w:tc>
        <w:tc>
          <w:tcPr>
            <w:tcW w:w="849" w:type="dxa"/>
            <w:tcBorders>
              <w:top w:val="single" w:sz="4" w:space="0" w:color="auto"/>
              <w:left w:val="nil"/>
              <w:bottom w:val="nil"/>
              <w:right w:val="nil"/>
            </w:tcBorders>
            <w:shd w:val="clear" w:color="auto" w:fill="auto"/>
            <w:noWrap/>
            <w:vAlign w:val="bottom"/>
            <w:hideMark/>
          </w:tcPr>
          <w:p w14:paraId="381EACE7" w14:textId="77777777" w:rsidR="00BD7167" w:rsidRPr="008C3D75" w:rsidRDefault="00BD7167" w:rsidP="00BD7167">
            <w:pPr>
              <w:overflowPunct/>
              <w:autoSpaceDE/>
              <w:autoSpaceDN/>
              <w:adjustRightInd/>
              <w:spacing w:line="240" w:lineRule="auto"/>
              <w:textAlignment w:val="auto"/>
              <w:rPr>
                <w:rFonts w:ascii="Arial" w:hAnsi="Arial" w:cs="Arial"/>
                <w:sz w:val="22"/>
                <w:szCs w:val="22"/>
              </w:rPr>
            </w:pPr>
            <w:r w:rsidRPr="008C3D75">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0BDBF7F5"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10C423E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noProof/>
                <w:lang w:val="en-US" w:eastAsia="en-US"/>
              </w:rPr>
              <mc:AlternateContent>
                <mc:Choice Requires="wps">
                  <w:drawing>
                    <wp:anchor distT="0" distB="0" distL="114300" distR="114300" simplePos="0" relativeHeight="251839488" behindDoc="0" locked="0" layoutInCell="1" allowOverlap="1" wp14:anchorId="1353DF4A" wp14:editId="13A9CABD">
                      <wp:simplePos x="0" y="0"/>
                      <wp:positionH relativeFrom="column">
                        <wp:posOffset>2540</wp:posOffset>
                      </wp:positionH>
                      <wp:positionV relativeFrom="paragraph">
                        <wp:posOffset>-434975</wp:posOffset>
                      </wp:positionV>
                      <wp:extent cx="143510" cy="163830"/>
                      <wp:effectExtent l="0" t="0" r="0" b="0"/>
                      <wp:wrapNone/>
                      <wp:docPr id="1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BF6D4D3" w14:textId="77777777" w:rsidR="004453DF" w:rsidRDefault="00292E5D"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353DF4A" id="_x0000_s1041" type="#_x0000_t202" style="position:absolute;left:0;text-align:left;margin-left:.2pt;margin-top:-34.25pt;width:11.3pt;height:12.9pt;z-index:251839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fVz0nx0CAACSBAAADgAAAAAAAAAAAAAAAAAuAgAAZHJzL2Uyb0RvYy54bWxQSwEC&#10;LQAUAAYACAAAACEAwYIRz94AAAAHAQAADwAAAAAAAAAAAAAAAAB3BAAAZHJzL2Rvd25yZXYueG1s&#10;UEsFBgAAAAAEAAQA8wAAAIIFAAAAAA==&#10;" filled="f" stroked="f">
                      <v:path arrowok="t"/>
                      <v:textbox style="mso-fit-shape-to-text:t" inset="0,0,0,0">
                        <w:txbxContent>
                          <w:p w14:paraId="3BF6D4D3" w14:textId="77777777" w:rsidR="004453DF" w:rsidRDefault="00292E5D"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8C3D75">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4FA2541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218019B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4A687ABE"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539BA5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32AF7ED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noProof/>
                <w:lang w:val="en-US" w:eastAsia="en-US"/>
              </w:rPr>
              <w:drawing>
                <wp:anchor distT="0" distB="0" distL="114300" distR="114300" simplePos="0" relativeHeight="251840512" behindDoc="0" locked="0" layoutInCell="1" allowOverlap="1" wp14:anchorId="73D3789E" wp14:editId="12C73BF0">
                  <wp:simplePos x="0" y="0"/>
                  <wp:positionH relativeFrom="column">
                    <wp:posOffset>-345440</wp:posOffset>
                  </wp:positionH>
                  <wp:positionV relativeFrom="paragraph">
                    <wp:posOffset>-439420</wp:posOffset>
                  </wp:positionV>
                  <wp:extent cx="915670" cy="247650"/>
                  <wp:effectExtent l="0" t="0" r="0" b="0"/>
                  <wp:wrapNone/>
                  <wp:docPr id="20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8C3D75">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1A1DE0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09CF061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62A450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7EA6E3B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37C1E2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noProof/>
                <w:lang w:val="en-US" w:eastAsia="en-US"/>
              </w:rPr>
              <mc:AlternateContent>
                <mc:Choice Requires="wps">
                  <w:drawing>
                    <wp:anchor distT="0" distB="0" distL="114300" distR="114300" simplePos="0" relativeHeight="251841536" behindDoc="0" locked="0" layoutInCell="1" allowOverlap="1" wp14:anchorId="00532774" wp14:editId="111D48A3">
                      <wp:simplePos x="0" y="0"/>
                      <wp:positionH relativeFrom="column">
                        <wp:posOffset>-426720</wp:posOffset>
                      </wp:positionH>
                      <wp:positionV relativeFrom="paragraph">
                        <wp:posOffset>-590550</wp:posOffset>
                      </wp:positionV>
                      <wp:extent cx="1019175" cy="495300"/>
                      <wp:effectExtent l="0" t="0" r="0" b="0"/>
                      <wp:wrapNone/>
                      <wp:docPr id="199"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F705F10" w14:textId="77777777" w:rsidR="004453DF" w:rsidRDefault="00292E5D"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0532774" id="_x0000_s1042" type="#_x0000_t202" style="position:absolute;left:0;text-align:left;margin-left:-33.6pt;margin-top:-46.5pt;width:80.25pt;height:39pt;z-index:251841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AZ9hh4HwIAAJMEAAAOAAAAAAAAAAAAAAAAAC4CAABkcnMvZTJvRG9jLnht&#10;bFBLAQItABQABgAIAAAAIQBI8ZJT4QAAAAoBAAAPAAAAAAAAAAAAAAAAAHkEAABkcnMvZG93bnJl&#10;di54bWxQSwUGAAAAAAQABADzAAAAhwUAAAAA&#10;" filled="f" stroked="f">
                      <v:path arrowok="t"/>
                      <v:textbox style="mso-fit-shape-to-text:t" inset="0,0,0,0">
                        <w:txbxContent>
                          <w:p w14:paraId="0F705F10" w14:textId="77777777" w:rsidR="004453DF" w:rsidRDefault="00292E5D"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8C3D75">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2B9DC37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 </w:t>
            </w:r>
          </w:p>
        </w:tc>
      </w:tr>
      <w:tr w:rsidR="00BD7167" w:rsidRPr="008C3D75" w14:paraId="4D1E4AEF" w14:textId="77777777" w:rsidTr="00BD7167">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38D04908"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kanál</w:t>
            </w:r>
          </w:p>
        </w:tc>
        <w:tc>
          <w:tcPr>
            <w:tcW w:w="844" w:type="dxa"/>
            <w:tcBorders>
              <w:top w:val="single" w:sz="4" w:space="0" w:color="auto"/>
              <w:left w:val="nil"/>
              <w:bottom w:val="single" w:sz="4" w:space="0" w:color="auto"/>
              <w:right w:val="nil"/>
            </w:tcBorders>
            <w:shd w:val="clear" w:color="auto" w:fill="auto"/>
            <w:noWrap/>
            <w:vAlign w:val="bottom"/>
            <w:hideMark/>
          </w:tcPr>
          <w:p w14:paraId="298E793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 mean</w:t>
            </w:r>
          </w:p>
        </w:tc>
        <w:tc>
          <w:tcPr>
            <w:tcW w:w="228" w:type="dxa"/>
            <w:tcBorders>
              <w:top w:val="single" w:sz="4" w:space="0" w:color="auto"/>
              <w:left w:val="nil"/>
              <w:bottom w:val="single" w:sz="4" w:space="0" w:color="auto"/>
              <w:right w:val="nil"/>
            </w:tcBorders>
            <w:shd w:val="clear" w:color="auto" w:fill="auto"/>
            <w:noWrap/>
            <w:vAlign w:val="bottom"/>
            <w:hideMark/>
          </w:tcPr>
          <w:p w14:paraId="59CE2859"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54EEBC9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65C5DA0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189" w:type="dxa"/>
            <w:gridSpan w:val="2"/>
            <w:tcBorders>
              <w:top w:val="nil"/>
              <w:left w:val="nil"/>
              <w:bottom w:val="nil"/>
              <w:right w:val="nil"/>
            </w:tcBorders>
            <w:shd w:val="clear" w:color="auto" w:fill="auto"/>
            <w:noWrap/>
            <w:vAlign w:val="bottom"/>
            <w:hideMark/>
          </w:tcPr>
          <w:p w14:paraId="724A0AF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1D93B06D"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 mean</w:t>
            </w:r>
          </w:p>
        </w:tc>
        <w:tc>
          <w:tcPr>
            <w:tcW w:w="228" w:type="dxa"/>
            <w:gridSpan w:val="2"/>
            <w:tcBorders>
              <w:top w:val="single" w:sz="4" w:space="0" w:color="auto"/>
              <w:left w:val="nil"/>
              <w:bottom w:val="single" w:sz="4" w:space="0" w:color="auto"/>
              <w:right w:val="nil"/>
            </w:tcBorders>
            <w:shd w:val="clear" w:color="auto" w:fill="auto"/>
            <w:noWrap/>
            <w:vAlign w:val="bottom"/>
            <w:hideMark/>
          </w:tcPr>
          <w:p w14:paraId="45E40177"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5719111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77B1778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180" w:type="dxa"/>
            <w:gridSpan w:val="2"/>
            <w:tcBorders>
              <w:top w:val="nil"/>
              <w:left w:val="nil"/>
              <w:bottom w:val="nil"/>
              <w:right w:val="nil"/>
            </w:tcBorders>
            <w:shd w:val="clear" w:color="auto" w:fill="auto"/>
            <w:noWrap/>
            <w:vAlign w:val="bottom"/>
            <w:hideMark/>
          </w:tcPr>
          <w:p w14:paraId="6E4407A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42E7858A"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 mean</w:t>
            </w:r>
          </w:p>
        </w:tc>
        <w:tc>
          <w:tcPr>
            <w:tcW w:w="237" w:type="dxa"/>
            <w:gridSpan w:val="2"/>
            <w:tcBorders>
              <w:top w:val="single" w:sz="4" w:space="0" w:color="auto"/>
              <w:left w:val="nil"/>
              <w:bottom w:val="single" w:sz="4" w:space="0" w:color="auto"/>
              <w:right w:val="nil"/>
            </w:tcBorders>
            <w:shd w:val="clear" w:color="auto" w:fill="auto"/>
            <w:noWrap/>
            <w:vAlign w:val="bottom"/>
            <w:hideMark/>
          </w:tcPr>
          <w:p w14:paraId="46FAC531"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1D6BBC4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49228A3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w:t>
            </w:r>
          </w:p>
        </w:tc>
      </w:tr>
      <w:tr w:rsidR="00BD7167" w:rsidRPr="008C3D75" w14:paraId="22F43CD1"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1E2D8792"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1</w:t>
            </w:r>
          </w:p>
        </w:tc>
        <w:tc>
          <w:tcPr>
            <w:tcW w:w="844" w:type="dxa"/>
            <w:tcBorders>
              <w:top w:val="nil"/>
              <w:left w:val="nil"/>
              <w:bottom w:val="nil"/>
              <w:right w:val="nil"/>
            </w:tcBorders>
            <w:shd w:val="clear" w:color="auto" w:fill="auto"/>
            <w:noWrap/>
            <w:vAlign w:val="bottom"/>
            <w:hideMark/>
          </w:tcPr>
          <w:p w14:paraId="53B6B039"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1.06E-01</w:t>
            </w:r>
          </w:p>
        </w:tc>
        <w:tc>
          <w:tcPr>
            <w:tcW w:w="228" w:type="dxa"/>
            <w:tcBorders>
              <w:top w:val="nil"/>
              <w:left w:val="nil"/>
              <w:bottom w:val="nil"/>
              <w:right w:val="nil"/>
            </w:tcBorders>
            <w:shd w:val="clear" w:color="auto" w:fill="auto"/>
            <w:noWrap/>
            <w:vAlign w:val="bottom"/>
            <w:hideMark/>
          </w:tcPr>
          <w:p w14:paraId="22935FCA"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ACE7D2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6.81E-02</w:t>
            </w:r>
          </w:p>
        </w:tc>
        <w:tc>
          <w:tcPr>
            <w:tcW w:w="512" w:type="dxa"/>
            <w:gridSpan w:val="2"/>
            <w:tcBorders>
              <w:top w:val="nil"/>
              <w:left w:val="nil"/>
              <w:bottom w:val="nil"/>
              <w:right w:val="nil"/>
            </w:tcBorders>
            <w:shd w:val="clear" w:color="auto" w:fill="auto"/>
            <w:noWrap/>
            <w:vAlign w:val="bottom"/>
            <w:hideMark/>
          </w:tcPr>
          <w:p w14:paraId="2EA3566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0.33</w:t>
            </w:r>
          </w:p>
        </w:tc>
        <w:tc>
          <w:tcPr>
            <w:tcW w:w="189" w:type="dxa"/>
            <w:gridSpan w:val="2"/>
            <w:tcBorders>
              <w:top w:val="nil"/>
              <w:left w:val="nil"/>
              <w:bottom w:val="nil"/>
              <w:right w:val="nil"/>
            </w:tcBorders>
            <w:shd w:val="clear" w:color="auto" w:fill="auto"/>
            <w:noWrap/>
            <w:vAlign w:val="bottom"/>
            <w:hideMark/>
          </w:tcPr>
          <w:p w14:paraId="4B3640C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B5EDA57"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1.49E-01</w:t>
            </w:r>
          </w:p>
        </w:tc>
        <w:tc>
          <w:tcPr>
            <w:tcW w:w="228" w:type="dxa"/>
            <w:gridSpan w:val="2"/>
            <w:tcBorders>
              <w:top w:val="nil"/>
              <w:left w:val="nil"/>
              <w:bottom w:val="nil"/>
              <w:right w:val="nil"/>
            </w:tcBorders>
            <w:shd w:val="clear" w:color="auto" w:fill="auto"/>
            <w:noWrap/>
            <w:vAlign w:val="bottom"/>
            <w:hideMark/>
          </w:tcPr>
          <w:p w14:paraId="00EB3E96"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BCCA11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6.08E-02</w:t>
            </w:r>
          </w:p>
        </w:tc>
        <w:tc>
          <w:tcPr>
            <w:tcW w:w="512" w:type="dxa"/>
            <w:gridSpan w:val="2"/>
            <w:tcBorders>
              <w:top w:val="nil"/>
              <w:left w:val="nil"/>
              <w:bottom w:val="nil"/>
              <w:right w:val="nil"/>
            </w:tcBorders>
            <w:shd w:val="clear" w:color="auto" w:fill="auto"/>
            <w:noWrap/>
            <w:vAlign w:val="bottom"/>
            <w:hideMark/>
          </w:tcPr>
          <w:p w14:paraId="544CA35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13.1</w:t>
            </w:r>
          </w:p>
        </w:tc>
        <w:tc>
          <w:tcPr>
            <w:tcW w:w="180" w:type="dxa"/>
            <w:gridSpan w:val="2"/>
            <w:tcBorders>
              <w:top w:val="nil"/>
              <w:left w:val="nil"/>
              <w:bottom w:val="nil"/>
              <w:right w:val="nil"/>
            </w:tcBorders>
            <w:shd w:val="clear" w:color="auto" w:fill="auto"/>
            <w:noWrap/>
            <w:vAlign w:val="bottom"/>
            <w:hideMark/>
          </w:tcPr>
          <w:p w14:paraId="1B23C19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5C7588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1.20E-02</w:t>
            </w:r>
          </w:p>
        </w:tc>
        <w:tc>
          <w:tcPr>
            <w:tcW w:w="237" w:type="dxa"/>
            <w:gridSpan w:val="2"/>
            <w:tcBorders>
              <w:top w:val="nil"/>
              <w:left w:val="nil"/>
              <w:bottom w:val="nil"/>
              <w:right w:val="nil"/>
            </w:tcBorders>
            <w:shd w:val="clear" w:color="auto" w:fill="auto"/>
            <w:noWrap/>
            <w:vAlign w:val="bottom"/>
            <w:hideMark/>
          </w:tcPr>
          <w:p w14:paraId="0B9D4C74"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C8AC43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4.74E-03</w:t>
            </w:r>
          </w:p>
        </w:tc>
        <w:tc>
          <w:tcPr>
            <w:tcW w:w="512" w:type="dxa"/>
            <w:gridSpan w:val="2"/>
            <w:tcBorders>
              <w:top w:val="nil"/>
              <w:left w:val="nil"/>
              <w:bottom w:val="nil"/>
              <w:right w:val="nil"/>
            </w:tcBorders>
            <w:shd w:val="clear" w:color="auto" w:fill="auto"/>
            <w:noWrap/>
            <w:vAlign w:val="bottom"/>
            <w:hideMark/>
          </w:tcPr>
          <w:p w14:paraId="6295ABF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6.57</w:t>
            </w:r>
          </w:p>
        </w:tc>
      </w:tr>
      <w:tr w:rsidR="00BD7167" w:rsidRPr="008C3D75" w14:paraId="28682142"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0ECDD5FA"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2</w:t>
            </w:r>
          </w:p>
        </w:tc>
        <w:tc>
          <w:tcPr>
            <w:tcW w:w="844" w:type="dxa"/>
            <w:tcBorders>
              <w:top w:val="nil"/>
              <w:left w:val="nil"/>
              <w:bottom w:val="nil"/>
              <w:right w:val="nil"/>
            </w:tcBorders>
            <w:shd w:val="clear" w:color="auto" w:fill="auto"/>
            <w:noWrap/>
            <w:vAlign w:val="bottom"/>
            <w:hideMark/>
          </w:tcPr>
          <w:p w14:paraId="09968634"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1.38E-01</w:t>
            </w:r>
          </w:p>
        </w:tc>
        <w:tc>
          <w:tcPr>
            <w:tcW w:w="228" w:type="dxa"/>
            <w:tcBorders>
              <w:top w:val="nil"/>
              <w:left w:val="nil"/>
              <w:bottom w:val="nil"/>
              <w:right w:val="nil"/>
            </w:tcBorders>
            <w:shd w:val="clear" w:color="auto" w:fill="auto"/>
            <w:noWrap/>
            <w:vAlign w:val="bottom"/>
            <w:hideMark/>
          </w:tcPr>
          <w:p w14:paraId="6EA73D13"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0DEE6F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1.09E-01</w:t>
            </w:r>
          </w:p>
        </w:tc>
        <w:tc>
          <w:tcPr>
            <w:tcW w:w="512" w:type="dxa"/>
            <w:gridSpan w:val="2"/>
            <w:tcBorders>
              <w:top w:val="nil"/>
              <w:left w:val="nil"/>
              <w:bottom w:val="nil"/>
              <w:right w:val="nil"/>
            </w:tcBorders>
            <w:shd w:val="clear" w:color="auto" w:fill="auto"/>
            <w:noWrap/>
            <w:vAlign w:val="bottom"/>
            <w:hideMark/>
          </w:tcPr>
          <w:p w14:paraId="2250066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0.43</w:t>
            </w:r>
          </w:p>
        </w:tc>
        <w:tc>
          <w:tcPr>
            <w:tcW w:w="189" w:type="dxa"/>
            <w:gridSpan w:val="2"/>
            <w:tcBorders>
              <w:top w:val="nil"/>
              <w:left w:val="nil"/>
              <w:bottom w:val="nil"/>
              <w:right w:val="nil"/>
            </w:tcBorders>
            <w:shd w:val="clear" w:color="auto" w:fill="auto"/>
            <w:noWrap/>
            <w:vAlign w:val="bottom"/>
            <w:hideMark/>
          </w:tcPr>
          <w:p w14:paraId="7311468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8CB5E9D"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1.99E-01</w:t>
            </w:r>
          </w:p>
        </w:tc>
        <w:tc>
          <w:tcPr>
            <w:tcW w:w="228" w:type="dxa"/>
            <w:gridSpan w:val="2"/>
            <w:tcBorders>
              <w:top w:val="nil"/>
              <w:left w:val="nil"/>
              <w:bottom w:val="nil"/>
              <w:right w:val="nil"/>
            </w:tcBorders>
            <w:shd w:val="clear" w:color="auto" w:fill="auto"/>
            <w:noWrap/>
            <w:vAlign w:val="bottom"/>
            <w:hideMark/>
          </w:tcPr>
          <w:p w14:paraId="2CF9A872"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0BFD73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1.07E-01</w:t>
            </w:r>
          </w:p>
        </w:tc>
        <w:tc>
          <w:tcPr>
            <w:tcW w:w="512" w:type="dxa"/>
            <w:gridSpan w:val="2"/>
            <w:tcBorders>
              <w:top w:val="nil"/>
              <w:left w:val="nil"/>
              <w:bottom w:val="nil"/>
              <w:right w:val="nil"/>
            </w:tcBorders>
            <w:shd w:val="clear" w:color="auto" w:fill="auto"/>
            <w:noWrap/>
            <w:vAlign w:val="bottom"/>
            <w:hideMark/>
          </w:tcPr>
          <w:p w14:paraId="5AAF01A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17.9</w:t>
            </w:r>
          </w:p>
        </w:tc>
        <w:tc>
          <w:tcPr>
            <w:tcW w:w="180" w:type="dxa"/>
            <w:gridSpan w:val="2"/>
            <w:tcBorders>
              <w:top w:val="nil"/>
              <w:left w:val="nil"/>
              <w:bottom w:val="nil"/>
              <w:right w:val="nil"/>
            </w:tcBorders>
            <w:shd w:val="clear" w:color="auto" w:fill="auto"/>
            <w:noWrap/>
            <w:vAlign w:val="bottom"/>
            <w:hideMark/>
          </w:tcPr>
          <w:p w14:paraId="06DEA2B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614CC8D"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1.50E-02</w:t>
            </w:r>
          </w:p>
        </w:tc>
        <w:tc>
          <w:tcPr>
            <w:tcW w:w="237" w:type="dxa"/>
            <w:gridSpan w:val="2"/>
            <w:tcBorders>
              <w:top w:val="nil"/>
              <w:left w:val="nil"/>
              <w:bottom w:val="nil"/>
              <w:right w:val="nil"/>
            </w:tcBorders>
            <w:shd w:val="clear" w:color="auto" w:fill="auto"/>
            <w:noWrap/>
            <w:vAlign w:val="bottom"/>
            <w:hideMark/>
          </w:tcPr>
          <w:p w14:paraId="06F80C0D"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4F3057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6.75E-03</w:t>
            </w:r>
          </w:p>
        </w:tc>
        <w:tc>
          <w:tcPr>
            <w:tcW w:w="512" w:type="dxa"/>
            <w:gridSpan w:val="2"/>
            <w:tcBorders>
              <w:top w:val="nil"/>
              <w:left w:val="nil"/>
              <w:bottom w:val="nil"/>
              <w:right w:val="nil"/>
            </w:tcBorders>
            <w:shd w:val="clear" w:color="auto" w:fill="auto"/>
            <w:noWrap/>
            <w:vAlign w:val="bottom"/>
            <w:hideMark/>
          </w:tcPr>
          <w:p w14:paraId="2A26AA8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8.17</w:t>
            </w:r>
          </w:p>
        </w:tc>
      </w:tr>
      <w:tr w:rsidR="00BD7167" w:rsidRPr="008C3D75" w14:paraId="57AD5FE5"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3DD0A742"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3</w:t>
            </w:r>
          </w:p>
        </w:tc>
        <w:tc>
          <w:tcPr>
            <w:tcW w:w="844" w:type="dxa"/>
            <w:tcBorders>
              <w:top w:val="nil"/>
              <w:left w:val="nil"/>
              <w:bottom w:val="nil"/>
              <w:right w:val="nil"/>
            </w:tcBorders>
            <w:shd w:val="clear" w:color="auto" w:fill="auto"/>
            <w:noWrap/>
            <w:vAlign w:val="bottom"/>
            <w:hideMark/>
          </w:tcPr>
          <w:p w14:paraId="08AD775B"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1.73E-01</w:t>
            </w:r>
          </w:p>
        </w:tc>
        <w:tc>
          <w:tcPr>
            <w:tcW w:w="228" w:type="dxa"/>
            <w:tcBorders>
              <w:top w:val="nil"/>
              <w:left w:val="nil"/>
              <w:bottom w:val="nil"/>
              <w:right w:val="nil"/>
            </w:tcBorders>
            <w:shd w:val="clear" w:color="auto" w:fill="auto"/>
            <w:noWrap/>
            <w:vAlign w:val="bottom"/>
            <w:hideMark/>
          </w:tcPr>
          <w:p w14:paraId="01C89283"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6A964C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6.57E-02</w:t>
            </w:r>
          </w:p>
        </w:tc>
        <w:tc>
          <w:tcPr>
            <w:tcW w:w="512" w:type="dxa"/>
            <w:gridSpan w:val="2"/>
            <w:tcBorders>
              <w:top w:val="nil"/>
              <w:left w:val="nil"/>
              <w:bottom w:val="nil"/>
              <w:right w:val="nil"/>
            </w:tcBorders>
            <w:shd w:val="clear" w:color="auto" w:fill="auto"/>
            <w:noWrap/>
            <w:vAlign w:val="bottom"/>
            <w:hideMark/>
          </w:tcPr>
          <w:p w14:paraId="2B8B570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0.89</w:t>
            </w:r>
          </w:p>
        </w:tc>
        <w:tc>
          <w:tcPr>
            <w:tcW w:w="189" w:type="dxa"/>
            <w:gridSpan w:val="2"/>
            <w:tcBorders>
              <w:top w:val="nil"/>
              <w:left w:val="nil"/>
              <w:bottom w:val="nil"/>
              <w:right w:val="nil"/>
            </w:tcBorders>
            <w:shd w:val="clear" w:color="auto" w:fill="auto"/>
            <w:noWrap/>
            <w:vAlign w:val="bottom"/>
            <w:hideMark/>
          </w:tcPr>
          <w:p w14:paraId="1B9644E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6EDE4AAA"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1.27E-01</w:t>
            </w:r>
          </w:p>
        </w:tc>
        <w:tc>
          <w:tcPr>
            <w:tcW w:w="228" w:type="dxa"/>
            <w:gridSpan w:val="2"/>
            <w:tcBorders>
              <w:top w:val="nil"/>
              <w:left w:val="nil"/>
              <w:bottom w:val="nil"/>
              <w:right w:val="nil"/>
            </w:tcBorders>
            <w:shd w:val="clear" w:color="auto" w:fill="auto"/>
            <w:noWrap/>
            <w:vAlign w:val="bottom"/>
            <w:hideMark/>
          </w:tcPr>
          <w:p w14:paraId="60E33DCD"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8C6C23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6.02E-02</w:t>
            </w:r>
          </w:p>
        </w:tc>
        <w:tc>
          <w:tcPr>
            <w:tcW w:w="512" w:type="dxa"/>
            <w:gridSpan w:val="2"/>
            <w:tcBorders>
              <w:top w:val="nil"/>
              <w:left w:val="nil"/>
              <w:bottom w:val="nil"/>
              <w:right w:val="nil"/>
            </w:tcBorders>
            <w:shd w:val="clear" w:color="auto" w:fill="auto"/>
            <w:noWrap/>
            <w:vAlign w:val="bottom"/>
            <w:hideMark/>
          </w:tcPr>
          <w:p w14:paraId="4C1531D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8.4</w:t>
            </w:r>
          </w:p>
        </w:tc>
        <w:tc>
          <w:tcPr>
            <w:tcW w:w="180" w:type="dxa"/>
            <w:gridSpan w:val="2"/>
            <w:tcBorders>
              <w:top w:val="nil"/>
              <w:left w:val="nil"/>
              <w:bottom w:val="nil"/>
              <w:right w:val="nil"/>
            </w:tcBorders>
            <w:shd w:val="clear" w:color="auto" w:fill="auto"/>
            <w:noWrap/>
            <w:vAlign w:val="bottom"/>
            <w:hideMark/>
          </w:tcPr>
          <w:p w14:paraId="6425BCA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6C236D2"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1.13E-02</w:t>
            </w:r>
          </w:p>
        </w:tc>
        <w:tc>
          <w:tcPr>
            <w:tcW w:w="237" w:type="dxa"/>
            <w:gridSpan w:val="2"/>
            <w:tcBorders>
              <w:top w:val="nil"/>
              <w:left w:val="nil"/>
              <w:bottom w:val="nil"/>
              <w:right w:val="nil"/>
            </w:tcBorders>
            <w:shd w:val="clear" w:color="auto" w:fill="auto"/>
            <w:noWrap/>
            <w:vAlign w:val="bottom"/>
            <w:hideMark/>
          </w:tcPr>
          <w:p w14:paraId="33BDD0F6"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406297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4.30E-03</w:t>
            </w:r>
          </w:p>
        </w:tc>
        <w:tc>
          <w:tcPr>
            <w:tcW w:w="512" w:type="dxa"/>
            <w:gridSpan w:val="2"/>
            <w:tcBorders>
              <w:top w:val="nil"/>
              <w:left w:val="nil"/>
              <w:bottom w:val="nil"/>
              <w:right w:val="nil"/>
            </w:tcBorders>
            <w:shd w:val="clear" w:color="auto" w:fill="auto"/>
            <w:noWrap/>
            <w:vAlign w:val="bottom"/>
            <w:hideMark/>
          </w:tcPr>
          <w:p w14:paraId="4B71614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4.11</w:t>
            </w:r>
          </w:p>
        </w:tc>
      </w:tr>
      <w:tr w:rsidR="00BD7167" w:rsidRPr="008C3D75" w14:paraId="564FA797" w14:textId="77777777" w:rsidTr="00BD7167">
        <w:trPr>
          <w:gridAfter w:val="1"/>
          <w:wAfter w:w="194" w:type="dxa"/>
          <w:trHeight w:val="87"/>
        </w:trPr>
        <w:tc>
          <w:tcPr>
            <w:tcW w:w="608" w:type="dxa"/>
            <w:tcBorders>
              <w:top w:val="nil"/>
              <w:left w:val="nil"/>
              <w:bottom w:val="nil"/>
              <w:right w:val="nil"/>
            </w:tcBorders>
            <w:shd w:val="clear" w:color="auto" w:fill="auto"/>
            <w:noWrap/>
            <w:vAlign w:val="bottom"/>
            <w:hideMark/>
          </w:tcPr>
          <w:p w14:paraId="3144A723"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4</w:t>
            </w:r>
          </w:p>
        </w:tc>
        <w:tc>
          <w:tcPr>
            <w:tcW w:w="844" w:type="dxa"/>
            <w:tcBorders>
              <w:top w:val="nil"/>
              <w:left w:val="nil"/>
              <w:bottom w:val="nil"/>
              <w:right w:val="nil"/>
            </w:tcBorders>
            <w:shd w:val="clear" w:color="auto" w:fill="auto"/>
            <w:noWrap/>
            <w:vAlign w:val="bottom"/>
            <w:hideMark/>
          </w:tcPr>
          <w:p w14:paraId="31CCC67A"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1.77E-01</w:t>
            </w:r>
          </w:p>
        </w:tc>
        <w:tc>
          <w:tcPr>
            <w:tcW w:w="228" w:type="dxa"/>
            <w:tcBorders>
              <w:top w:val="nil"/>
              <w:left w:val="nil"/>
              <w:bottom w:val="nil"/>
              <w:right w:val="nil"/>
            </w:tcBorders>
            <w:shd w:val="clear" w:color="auto" w:fill="auto"/>
            <w:noWrap/>
            <w:vAlign w:val="bottom"/>
            <w:hideMark/>
          </w:tcPr>
          <w:p w14:paraId="17E70B38"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5A60F1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6.84E-02</w:t>
            </w:r>
          </w:p>
        </w:tc>
        <w:tc>
          <w:tcPr>
            <w:tcW w:w="512" w:type="dxa"/>
            <w:gridSpan w:val="2"/>
            <w:tcBorders>
              <w:top w:val="nil"/>
              <w:left w:val="nil"/>
              <w:bottom w:val="nil"/>
              <w:right w:val="nil"/>
            </w:tcBorders>
            <w:shd w:val="clear" w:color="auto" w:fill="auto"/>
            <w:noWrap/>
            <w:vAlign w:val="bottom"/>
            <w:hideMark/>
          </w:tcPr>
          <w:p w14:paraId="1E9E354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noProof/>
                <w:color w:val="000000"/>
                <w:sz w:val="18"/>
                <w:szCs w:val="18"/>
                <w:lang w:val="en-US" w:eastAsia="en-US"/>
              </w:rPr>
              <mc:AlternateContent>
                <mc:Choice Requires="wps">
                  <w:drawing>
                    <wp:anchor distT="0" distB="0" distL="114299" distR="114299" simplePos="0" relativeHeight="251788288" behindDoc="0" locked="0" layoutInCell="1" allowOverlap="1" wp14:anchorId="2B78513C" wp14:editId="41D13F99">
                      <wp:simplePos x="0" y="0"/>
                      <wp:positionH relativeFrom="column">
                        <wp:posOffset>247649</wp:posOffset>
                      </wp:positionH>
                      <wp:positionV relativeFrom="paragraph">
                        <wp:posOffset>152400</wp:posOffset>
                      </wp:positionV>
                      <wp:extent cx="0" cy="171450"/>
                      <wp:effectExtent l="0" t="0" r="0" b="0"/>
                      <wp:wrapNone/>
                      <wp:docPr id="218" name="Textové pol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20A51A3" id="Textové pole 218" o:spid="_x0000_s1026" type="#_x0000_t202" style="position:absolute;margin-left:19.5pt;margin-top:12pt;width:0;height:13.5pt;z-index:2517882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AFDFAIAAIA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2083"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791360" behindDoc="0" locked="0" layoutInCell="1" allowOverlap="1" wp14:anchorId="1381A39B" wp14:editId="6F6E2EAC">
                      <wp:simplePos x="0" y="0"/>
                      <wp:positionH relativeFrom="column">
                        <wp:posOffset>247649</wp:posOffset>
                      </wp:positionH>
                      <wp:positionV relativeFrom="paragraph">
                        <wp:posOffset>342900</wp:posOffset>
                      </wp:positionV>
                      <wp:extent cx="0" cy="171450"/>
                      <wp:effectExtent l="0" t="0" r="0" b="0"/>
                      <wp:wrapNone/>
                      <wp:docPr id="219" name="Textové pol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D31DF7D" id="Textové pole 219" o:spid="_x0000_s1026" type="#_x0000_t202" style="position:absolute;margin-left:19.5pt;margin-top:27pt;width:0;height:13.5pt;z-index:2517913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jYFQIAAIA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2084"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792384" behindDoc="0" locked="0" layoutInCell="1" allowOverlap="1" wp14:anchorId="7101739E" wp14:editId="5FBD6D68">
                      <wp:simplePos x="0" y="0"/>
                      <wp:positionH relativeFrom="column">
                        <wp:posOffset>247649</wp:posOffset>
                      </wp:positionH>
                      <wp:positionV relativeFrom="paragraph">
                        <wp:posOffset>533400</wp:posOffset>
                      </wp:positionV>
                      <wp:extent cx="0" cy="171450"/>
                      <wp:effectExtent l="0" t="0" r="0" b="0"/>
                      <wp:wrapNone/>
                      <wp:docPr id="220" name="Textové pol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F2E63E9" id="Textové pole 220" o:spid="_x0000_s1026" type="#_x0000_t202" style="position:absolute;margin-left:19.5pt;margin-top:42pt;width:0;height:13.5pt;z-index:2517923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2085"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793408" behindDoc="0" locked="0" layoutInCell="1" allowOverlap="1" wp14:anchorId="011B161D" wp14:editId="072BF629">
                      <wp:simplePos x="0" y="0"/>
                      <wp:positionH relativeFrom="column">
                        <wp:posOffset>247649</wp:posOffset>
                      </wp:positionH>
                      <wp:positionV relativeFrom="paragraph">
                        <wp:posOffset>723900</wp:posOffset>
                      </wp:positionV>
                      <wp:extent cx="0" cy="171450"/>
                      <wp:effectExtent l="0" t="0" r="0" b="0"/>
                      <wp:wrapNone/>
                      <wp:docPr id="221" name="Textové pol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06FCE9D" id="Textové pole 221" o:spid="_x0000_s1026" type="#_x0000_t202" style="position:absolute;margin-left:19.5pt;margin-top:57pt;width:0;height:13.5pt;z-index:2517934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B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2086"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794432" behindDoc="0" locked="0" layoutInCell="1" allowOverlap="1" wp14:anchorId="3C8F2909" wp14:editId="5B260EB4">
                      <wp:simplePos x="0" y="0"/>
                      <wp:positionH relativeFrom="column">
                        <wp:posOffset>247649</wp:posOffset>
                      </wp:positionH>
                      <wp:positionV relativeFrom="paragraph">
                        <wp:posOffset>723900</wp:posOffset>
                      </wp:positionV>
                      <wp:extent cx="0" cy="171450"/>
                      <wp:effectExtent l="0" t="0" r="0" b="0"/>
                      <wp:wrapNone/>
                      <wp:docPr id="222" name="Textové pole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C849E1A" id="Textové pole 222" o:spid="_x0000_s1026" type="#_x0000_t202" style="position:absolute;margin-left:19.5pt;margin-top:57pt;width:0;height:13.5pt;z-index:2517944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J2FQ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2087"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795456" behindDoc="0" locked="0" layoutInCell="1" allowOverlap="1" wp14:anchorId="5E0EFC09" wp14:editId="7FE7CDA4">
                      <wp:simplePos x="0" y="0"/>
                      <wp:positionH relativeFrom="column">
                        <wp:posOffset>247649</wp:posOffset>
                      </wp:positionH>
                      <wp:positionV relativeFrom="paragraph">
                        <wp:posOffset>914400</wp:posOffset>
                      </wp:positionV>
                      <wp:extent cx="0" cy="171450"/>
                      <wp:effectExtent l="0" t="0" r="0" b="0"/>
                      <wp:wrapNone/>
                      <wp:docPr id="223" name="Textové pole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4695F0A" id="Textové pole 223" o:spid="_x0000_s1026" type="#_x0000_t202" style="position:absolute;margin-left:19.5pt;margin-top:1in;width:0;height:13.5pt;z-index:2517954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1vt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6&#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BfM1vt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2088"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796480" behindDoc="0" locked="0" layoutInCell="1" allowOverlap="1" wp14:anchorId="7AC90DC0" wp14:editId="0E2184A6">
                      <wp:simplePos x="0" y="0"/>
                      <wp:positionH relativeFrom="column">
                        <wp:posOffset>247649</wp:posOffset>
                      </wp:positionH>
                      <wp:positionV relativeFrom="paragraph">
                        <wp:posOffset>914400</wp:posOffset>
                      </wp:positionV>
                      <wp:extent cx="0" cy="171450"/>
                      <wp:effectExtent l="0" t="0" r="0" b="0"/>
                      <wp:wrapNone/>
                      <wp:docPr id="224" name="Textové pole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0CEEAE9" id="Textové pole 224" o:spid="_x0000_s1026" type="#_x0000_t202" style="position:absolute;margin-left:19.5pt;margin-top:1in;width:0;height:13.5pt;z-index:2517964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WYFQIAAIA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CbRCWY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2089"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797504" behindDoc="0" locked="0" layoutInCell="1" allowOverlap="1" wp14:anchorId="36EA9E8F" wp14:editId="61D1AE03">
                      <wp:simplePos x="0" y="0"/>
                      <wp:positionH relativeFrom="column">
                        <wp:posOffset>247649</wp:posOffset>
                      </wp:positionH>
                      <wp:positionV relativeFrom="paragraph">
                        <wp:posOffset>1104900</wp:posOffset>
                      </wp:positionV>
                      <wp:extent cx="0" cy="171450"/>
                      <wp:effectExtent l="0" t="0" r="0" b="0"/>
                      <wp:wrapNone/>
                      <wp:docPr id="225" name="Textové pole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AED0099" id="Textové pole 225" o:spid="_x0000_s1026" type="#_x0000_t202" style="position:absolute;margin-left:19.5pt;margin-top:87pt;width:0;height:13.5pt;z-index:2517975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cwDFQIAAIA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G75a&#10;nXPmhSORHtSQYP/7FwtgFcsP1KY+xJq87wP5p+ETDCR3KTmGG5A/IrlUT3xGQCTv3JZBo8u/VDAj&#10;IClxOHafkjE5GiVZl++Xb8+L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CB4cwD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2090"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798528" behindDoc="0" locked="0" layoutInCell="1" allowOverlap="1" wp14:anchorId="440D8FAB" wp14:editId="574D6025">
                      <wp:simplePos x="0" y="0"/>
                      <wp:positionH relativeFrom="column">
                        <wp:posOffset>247649</wp:posOffset>
                      </wp:positionH>
                      <wp:positionV relativeFrom="paragraph">
                        <wp:posOffset>1104900</wp:posOffset>
                      </wp:positionV>
                      <wp:extent cx="0" cy="171450"/>
                      <wp:effectExtent l="0" t="0" r="0" b="0"/>
                      <wp:wrapNone/>
                      <wp:docPr id="226" name="Textové pole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3A199EB" id="Textové pole 226" o:spid="_x0000_s1026" type="#_x0000_t202" style="position:absolute;margin-left:19.5pt;margin-top:87pt;width:0;height:13.5pt;z-index:2517985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d0FQIAAIA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DV+t&#10;zjnzwpFID2pIsP/9iwWwiuUHalMfYk3e94H80/AJBpK7lBzDDcgfkVyqJz4jIJJ3bsug0eVfKpgR&#10;kJQ4HLtPyZgcjZKsy/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DuCId0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2091"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799552" behindDoc="0" locked="0" layoutInCell="1" allowOverlap="1" wp14:anchorId="4E6E6127" wp14:editId="7B91FCB7">
                      <wp:simplePos x="0" y="0"/>
                      <wp:positionH relativeFrom="column">
                        <wp:posOffset>247649</wp:posOffset>
                      </wp:positionH>
                      <wp:positionV relativeFrom="paragraph">
                        <wp:posOffset>1295400</wp:posOffset>
                      </wp:positionV>
                      <wp:extent cx="0" cy="171450"/>
                      <wp:effectExtent l="0" t="0" r="0" b="0"/>
                      <wp:wrapNone/>
                      <wp:docPr id="227" name="Textové pole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537FBB5" id="Textové pole 227" o:spid="_x0000_s1026" type="#_x0000_t202" style="position:absolute;margin-left:19.5pt;margin-top:102pt;width:0;height:13.5pt;z-index:2517995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7vFQIAAIA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G75a&#10;nXPmhSORHtSQYP/7FwtgFcsP1KY+xJq87wP5p+ETDCR3KTmGG5A/IrlUT3xGQCTv3JZBo8u/VDAj&#10;IClxOHafkjE5GiVZl+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2092"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800576" behindDoc="0" locked="0" layoutInCell="1" allowOverlap="1" wp14:anchorId="2A98F9BC" wp14:editId="49B16183">
                      <wp:simplePos x="0" y="0"/>
                      <wp:positionH relativeFrom="column">
                        <wp:posOffset>247649</wp:posOffset>
                      </wp:positionH>
                      <wp:positionV relativeFrom="paragraph">
                        <wp:posOffset>1295400</wp:posOffset>
                      </wp:positionV>
                      <wp:extent cx="0" cy="171450"/>
                      <wp:effectExtent l="0" t="0" r="0" b="0"/>
                      <wp:wrapNone/>
                      <wp:docPr id="228" name="Textové pole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4990261" id="Textové pole 228" o:spid="_x0000_s1026" type="#_x0000_t202" style="position:absolute;margin-left:19.5pt;margin-top:102pt;width:0;height:13.5pt;z-index:2518005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3ue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2093"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801600" behindDoc="0" locked="0" layoutInCell="1" allowOverlap="1" wp14:anchorId="34F6AB9E" wp14:editId="76229BBF">
                      <wp:simplePos x="0" y="0"/>
                      <wp:positionH relativeFrom="column">
                        <wp:posOffset>247649</wp:posOffset>
                      </wp:positionH>
                      <wp:positionV relativeFrom="paragraph">
                        <wp:posOffset>1485900</wp:posOffset>
                      </wp:positionV>
                      <wp:extent cx="0" cy="171450"/>
                      <wp:effectExtent l="0" t="0" r="0" b="0"/>
                      <wp:wrapNone/>
                      <wp:docPr id="229" name="Textové pole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A8704A1" id="Textové pole 229" o:spid="_x0000_s1026" type="#_x0000_t202" style="position:absolute;margin-left:19.5pt;margin-top:117pt;width:0;height:13.5pt;z-index:2518016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pIFFQIAAIA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zb8PX6&#10;A2deOBLpXg0J9r9/sQBWsfxAbepDrMn7LpB/Gj7BQHKXkmO4Bvkjkkv1yGcERPLObRk0uvxLBTMC&#10;khKHY/cpGZOjUZJ19W71+k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2094"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802624" behindDoc="0" locked="0" layoutInCell="1" allowOverlap="1" wp14:anchorId="28BDD5F0" wp14:editId="15C5333A">
                      <wp:simplePos x="0" y="0"/>
                      <wp:positionH relativeFrom="column">
                        <wp:posOffset>247649</wp:posOffset>
                      </wp:positionH>
                      <wp:positionV relativeFrom="paragraph">
                        <wp:posOffset>1485900</wp:posOffset>
                      </wp:positionV>
                      <wp:extent cx="0" cy="171450"/>
                      <wp:effectExtent l="0" t="0" r="0" b="0"/>
                      <wp:wrapNone/>
                      <wp:docPr id="230" name="Textové pole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AEDEF17" id="Textové pole 230" o:spid="_x0000_s1026" type="#_x0000_t202" style="position:absolute;margin-left:19.5pt;margin-top:117pt;width:0;height:13.5pt;z-index:2518026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2095"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803648" behindDoc="0" locked="0" layoutInCell="1" allowOverlap="1" wp14:anchorId="494B0625" wp14:editId="5E379D9E">
                      <wp:simplePos x="0" y="0"/>
                      <wp:positionH relativeFrom="column">
                        <wp:posOffset>247649</wp:posOffset>
                      </wp:positionH>
                      <wp:positionV relativeFrom="paragraph">
                        <wp:posOffset>1676400</wp:posOffset>
                      </wp:positionV>
                      <wp:extent cx="0" cy="171450"/>
                      <wp:effectExtent l="0" t="0" r="0" b="0"/>
                      <wp:wrapNone/>
                      <wp:docPr id="231" name="Textové pole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EB29386" id="Textové pole 231" o:spid="_x0000_s1026" type="#_x0000_t202" style="position:absolute;margin-left:19.5pt;margin-top:132pt;width:0;height:13.5pt;z-index:2518036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D8FA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2096"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804672" behindDoc="0" locked="0" layoutInCell="1" allowOverlap="1" wp14:anchorId="16A6B0FC" wp14:editId="13E06D52">
                      <wp:simplePos x="0" y="0"/>
                      <wp:positionH relativeFrom="column">
                        <wp:posOffset>247649</wp:posOffset>
                      </wp:positionH>
                      <wp:positionV relativeFrom="paragraph">
                        <wp:posOffset>1676400</wp:posOffset>
                      </wp:positionV>
                      <wp:extent cx="0" cy="171450"/>
                      <wp:effectExtent l="0" t="0" r="0" b="0"/>
                      <wp:wrapNone/>
                      <wp:docPr id="232" name="Textové pole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35F13B9" id="Textové pole 232" o:spid="_x0000_s1026" type="#_x0000_t202" style="position:absolute;margin-left:19.5pt;margin-top:132pt;width:0;height:13.5pt;z-index:2518046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uL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" filled="f" stroked="f">
                      <v:path arrowok="t"/>
                      <v:textbox style="mso-fit-shape-to-text:t" inset="0,0,0,0"/>
                    </v:shape>
                  </w:pict>
                </mc:Fallback>
              </mc:AlternateContent>
            </w:r>
            <w:r w:rsidRPr="008C3D75">
              <w:rPr>
                <w:rFonts w:ascii="Calibri" w:hAnsi="Calibri" w:cs="Calibri"/>
                <w:color w:val="000000"/>
                <w:sz w:val="18"/>
                <w:szCs w:val="18"/>
              </w:rPr>
              <w:t>0.89</w:t>
            </w:r>
          </w:p>
        </w:tc>
        <w:tc>
          <w:tcPr>
            <w:tcW w:w="189" w:type="dxa"/>
            <w:gridSpan w:val="2"/>
            <w:tcBorders>
              <w:top w:val="nil"/>
              <w:left w:val="nil"/>
              <w:bottom w:val="nil"/>
              <w:right w:val="nil"/>
            </w:tcBorders>
            <w:shd w:val="clear" w:color="auto" w:fill="auto"/>
            <w:noWrap/>
            <w:vAlign w:val="bottom"/>
            <w:hideMark/>
          </w:tcPr>
          <w:p w14:paraId="366EE70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57A178D1"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1.36E-01</w:t>
            </w:r>
          </w:p>
        </w:tc>
        <w:tc>
          <w:tcPr>
            <w:tcW w:w="228" w:type="dxa"/>
            <w:gridSpan w:val="2"/>
            <w:tcBorders>
              <w:top w:val="nil"/>
              <w:left w:val="nil"/>
              <w:bottom w:val="nil"/>
              <w:right w:val="nil"/>
            </w:tcBorders>
            <w:shd w:val="clear" w:color="auto" w:fill="auto"/>
            <w:noWrap/>
            <w:vAlign w:val="bottom"/>
            <w:hideMark/>
          </w:tcPr>
          <w:p w14:paraId="68A4C722"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478620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noProof/>
                <w:color w:val="000000"/>
                <w:sz w:val="18"/>
                <w:szCs w:val="18"/>
                <w:lang w:val="en-US" w:eastAsia="en-US"/>
              </w:rPr>
              <mc:AlternateContent>
                <mc:Choice Requires="wps">
                  <w:drawing>
                    <wp:anchor distT="0" distB="0" distL="114299" distR="114299" simplePos="0" relativeHeight="251789312" behindDoc="0" locked="0" layoutInCell="1" allowOverlap="1" wp14:anchorId="23CE97FD" wp14:editId="47A99D66">
                      <wp:simplePos x="0" y="0"/>
                      <wp:positionH relativeFrom="column">
                        <wp:posOffset>352424</wp:posOffset>
                      </wp:positionH>
                      <wp:positionV relativeFrom="paragraph">
                        <wp:posOffset>152400</wp:posOffset>
                      </wp:positionV>
                      <wp:extent cx="0" cy="171450"/>
                      <wp:effectExtent l="0" t="0" r="0" b="0"/>
                      <wp:wrapNone/>
                      <wp:docPr id="233" name="Textové pole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C561DE1" id="Textové pole 233" o:spid="_x0000_s1026" type="#_x0000_t202" style="position:absolute;margin-left:27.75pt;margin-top:12pt;width:0;height:13.5pt;z-index:2517893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" filled="f" stroked="f">
                      <v:path arrowok="t"/>
                      <v:textbox style="mso-fit-shape-to-text:t" inset="0,0,0,0"/>
                    </v:shape>
                  </w:pict>
                </mc:Fallback>
              </mc:AlternateContent>
            </w:r>
            <w:r w:rsidRPr="008C3D75">
              <w:rPr>
                <w:rFonts w:ascii="Calibri" w:hAnsi="Calibri" w:cs="Calibri"/>
                <w:noProof/>
                <w:color w:val="000000"/>
                <w:sz w:val="18"/>
                <w:szCs w:val="18"/>
                <w:lang w:val="en-US" w:eastAsia="en-US"/>
                <w:rPrChange w:id="2097" w:author="admin" w:date="2018-06-18T11:14:00Z">
                  <w:rPr>
                    <w:rFonts w:ascii="Calibri" w:hAnsi="Calibri" w:cs="Calibri"/>
                    <w:noProof/>
                    <w:color w:val="000000"/>
                    <w:sz w:val="18"/>
                    <w:szCs w:val="18"/>
                    <w:lang w:val="en-US" w:eastAsia="en-US"/>
                  </w:rPr>
                </w:rPrChange>
              </w:rPr>
              <mc:AlternateContent>
                <mc:Choice Requires="wps">
                  <w:drawing>
                    <wp:anchor distT="0" distB="0" distL="114299" distR="114299" simplePos="0" relativeHeight="251790336" behindDoc="0" locked="0" layoutInCell="1" allowOverlap="1" wp14:anchorId="51083FC0" wp14:editId="44827F98">
                      <wp:simplePos x="0" y="0"/>
                      <wp:positionH relativeFrom="column">
                        <wp:posOffset>352424</wp:posOffset>
                      </wp:positionH>
                      <wp:positionV relativeFrom="paragraph">
                        <wp:posOffset>152400</wp:posOffset>
                      </wp:positionV>
                      <wp:extent cx="0" cy="171450"/>
                      <wp:effectExtent l="0" t="0" r="0" b="0"/>
                      <wp:wrapNone/>
                      <wp:docPr id="234" name="Textové pole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F1972D7" id="Textové pole 234" o:spid="_x0000_s1026" type="#_x0000_t202" style="position:absolute;margin-left:27.75pt;margin-top:12pt;width:0;height:13.5pt;z-index:2517903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" filled="f" stroked="f">
                      <v:path arrowok="t"/>
                      <v:textbox style="mso-fit-shape-to-text:t" inset="0,0,0,0"/>
                    </v:shape>
                  </w:pict>
                </mc:Fallback>
              </mc:AlternateContent>
            </w:r>
            <w:r w:rsidRPr="008C3D75">
              <w:rPr>
                <w:rFonts w:ascii="Calibri" w:hAnsi="Calibri" w:cs="Calibri"/>
                <w:color w:val="000000"/>
                <w:sz w:val="18"/>
                <w:szCs w:val="18"/>
              </w:rPr>
              <w:t>5.70E-02</w:t>
            </w:r>
          </w:p>
        </w:tc>
        <w:tc>
          <w:tcPr>
            <w:tcW w:w="512" w:type="dxa"/>
            <w:gridSpan w:val="2"/>
            <w:tcBorders>
              <w:top w:val="nil"/>
              <w:left w:val="nil"/>
              <w:bottom w:val="nil"/>
              <w:right w:val="nil"/>
            </w:tcBorders>
            <w:shd w:val="clear" w:color="auto" w:fill="auto"/>
            <w:noWrap/>
            <w:vAlign w:val="bottom"/>
            <w:hideMark/>
          </w:tcPr>
          <w:p w14:paraId="695692D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9.3</w:t>
            </w:r>
          </w:p>
        </w:tc>
        <w:tc>
          <w:tcPr>
            <w:tcW w:w="180" w:type="dxa"/>
            <w:gridSpan w:val="2"/>
            <w:tcBorders>
              <w:top w:val="nil"/>
              <w:left w:val="nil"/>
              <w:bottom w:val="nil"/>
              <w:right w:val="nil"/>
            </w:tcBorders>
            <w:shd w:val="clear" w:color="auto" w:fill="auto"/>
            <w:noWrap/>
            <w:vAlign w:val="bottom"/>
            <w:hideMark/>
          </w:tcPr>
          <w:p w14:paraId="394C478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E61D952"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1.20E-02</w:t>
            </w:r>
          </w:p>
        </w:tc>
        <w:tc>
          <w:tcPr>
            <w:tcW w:w="237" w:type="dxa"/>
            <w:gridSpan w:val="2"/>
            <w:tcBorders>
              <w:top w:val="nil"/>
              <w:left w:val="nil"/>
              <w:bottom w:val="nil"/>
              <w:right w:val="nil"/>
            </w:tcBorders>
            <w:shd w:val="clear" w:color="auto" w:fill="auto"/>
            <w:noWrap/>
            <w:vAlign w:val="bottom"/>
            <w:hideMark/>
          </w:tcPr>
          <w:p w14:paraId="4ADAE43F"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4A732D5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3.80E-03</w:t>
            </w:r>
          </w:p>
        </w:tc>
        <w:tc>
          <w:tcPr>
            <w:tcW w:w="512" w:type="dxa"/>
            <w:gridSpan w:val="2"/>
            <w:tcBorders>
              <w:top w:val="nil"/>
              <w:left w:val="nil"/>
              <w:bottom w:val="nil"/>
              <w:right w:val="nil"/>
            </w:tcBorders>
            <w:shd w:val="clear" w:color="auto" w:fill="auto"/>
            <w:noWrap/>
            <w:vAlign w:val="bottom"/>
            <w:hideMark/>
          </w:tcPr>
          <w:p w14:paraId="3F9F1E0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4.53</w:t>
            </w:r>
          </w:p>
        </w:tc>
      </w:tr>
      <w:tr w:rsidR="00BD7167" w:rsidRPr="008C3D75" w14:paraId="2C2B806F"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48DD3CC6"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5</w:t>
            </w:r>
          </w:p>
        </w:tc>
        <w:tc>
          <w:tcPr>
            <w:tcW w:w="844" w:type="dxa"/>
            <w:tcBorders>
              <w:top w:val="nil"/>
              <w:left w:val="nil"/>
              <w:bottom w:val="nil"/>
              <w:right w:val="nil"/>
            </w:tcBorders>
            <w:shd w:val="clear" w:color="auto" w:fill="auto"/>
            <w:noWrap/>
            <w:vAlign w:val="bottom"/>
            <w:hideMark/>
          </w:tcPr>
          <w:p w14:paraId="6A714780"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3.41E-02</w:t>
            </w:r>
          </w:p>
        </w:tc>
        <w:tc>
          <w:tcPr>
            <w:tcW w:w="228" w:type="dxa"/>
            <w:tcBorders>
              <w:top w:val="nil"/>
              <w:left w:val="nil"/>
              <w:bottom w:val="nil"/>
              <w:right w:val="nil"/>
            </w:tcBorders>
            <w:shd w:val="clear" w:color="auto" w:fill="auto"/>
            <w:noWrap/>
            <w:vAlign w:val="bottom"/>
            <w:hideMark/>
          </w:tcPr>
          <w:p w14:paraId="16D0F5F5"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978868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3.08E-02</w:t>
            </w:r>
          </w:p>
        </w:tc>
        <w:tc>
          <w:tcPr>
            <w:tcW w:w="512" w:type="dxa"/>
            <w:gridSpan w:val="2"/>
            <w:tcBorders>
              <w:top w:val="nil"/>
              <w:left w:val="nil"/>
              <w:bottom w:val="nil"/>
              <w:right w:val="nil"/>
            </w:tcBorders>
            <w:shd w:val="clear" w:color="auto" w:fill="auto"/>
            <w:noWrap/>
            <w:vAlign w:val="bottom"/>
            <w:hideMark/>
          </w:tcPr>
          <w:p w14:paraId="4FCDD0A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25CB11F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A7D8633"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6.34E-02</w:t>
            </w:r>
          </w:p>
        </w:tc>
        <w:tc>
          <w:tcPr>
            <w:tcW w:w="228" w:type="dxa"/>
            <w:gridSpan w:val="2"/>
            <w:tcBorders>
              <w:top w:val="nil"/>
              <w:left w:val="nil"/>
              <w:bottom w:val="nil"/>
              <w:right w:val="nil"/>
            </w:tcBorders>
            <w:shd w:val="clear" w:color="auto" w:fill="auto"/>
            <w:noWrap/>
            <w:vAlign w:val="bottom"/>
            <w:hideMark/>
          </w:tcPr>
          <w:p w14:paraId="3C923F53"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194231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1.78E-02</w:t>
            </w:r>
          </w:p>
        </w:tc>
        <w:tc>
          <w:tcPr>
            <w:tcW w:w="512" w:type="dxa"/>
            <w:gridSpan w:val="2"/>
            <w:tcBorders>
              <w:top w:val="nil"/>
              <w:left w:val="nil"/>
              <w:bottom w:val="nil"/>
              <w:right w:val="nil"/>
            </w:tcBorders>
            <w:shd w:val="clear" w:color="auto" w:fill="auto"/>
            <w:noWrap/>
            <w:vAlign w:val="bottom"/>
            <w:hideMark/>
          </w:tcPr>
          <w:p w14:paraId="3B136F0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10.5</w:t>
            </w:r>
          </w:p>
        </w:tc>
        <w:tc>
          <w:tcPr>
            <w:tcW w:w="180" w:type="dxa"/>
            <w:gridSpan w:val="2"/>
            <w:tcBorders>
              <w:top w:val="nil"/>
              <w:left w:val="nil"/>
              <w:bottom w:val="nil"/>
              <w:right w:val="nil"/>
            </w:tcBorders>
            <w:shd w:val="clear" w:color="auto" w:fill="auto"/>
            <w:noWrap/>
            <w:vAlign w:val="bottom"/>
            <w:hideMark/>
          </w:tcPr>
          <w:p w14:paraId="7396CCB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B3931CB"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5.83E-03</w:t>
            </w:r>
          </w:p>
        </w:tc>
        <w:tc>
          <w:tcPr>
            <w:tcW w:w="237" w:type="dxa"/>
            <w:gridSpan w:val="2"/>
            <w:tcBorders>
              <w:top w:val="nil"/>
              <w:left w:val="nil"/>
              <w:bottom w:val="nil"/>
              <w:right w:val="nil"/>
            </w:tcBorders>
            <w:shd w:val="clear" w:color="auto" w:fill="auto"/>
            <w:noWrap/>
            <w:vAlign w:val="bottom"/>
            <w:hideMark/>
          </w:tcPr>
          <w:p w14:paraId="5C382F5B"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27DA49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1.52E-03</w:t>
            </w:r>
          </w:p>
        </w:tc>
        <w:tc>
          <w:tcPr>
            <w:tcW w:w="512" w:type="dxa"/>
            <w:gridSpan w:val="2"/>
            <w:tcBorders>
              <w:top w:val="nil"/>
              <w:left w:val="nil"/>
              <w:bottom w:val="nil"/>
              <w:right w:val="nil"/>
            </w:tcBorders>
            <w:shd w:val="clear" w:color="auto" w:fill="auto"/>
            <w:noWrap/>
            <w:vAlign w:val="bottom"/>
            <w:hideMark/>
          </w:tcPr>
          <w:p w14:paraId="591F988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5.46</w:t>
            </w:r>
          </w:p>
        </w:tc>
      </w:tr>
      <w:tr w:rsidR="00BD7167" w:rsidRPr="008C3D75" w14:paraId="545542C3"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1BEAF2CD"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6</w:t>
            </w:r>
          </w:p>
        </w:tc>
        <w:tc>
          <w:tcPr>
            <w:tcW w:w="844" w:type="dxa"/>
            <w:tcBorders>
              <w:top w:val="nil"/>
              <w:left w:val="nil"/>
              <w:bottom w:val="nil"/>
              <w:right w:val="nil"/>
            </w:tcBorders>
            <w:shd w:val="clear" w:color="auto" w:fill="auto"/>
            <w:noWrap/>
            <w:vAlign w:val="bottom"/>
            <w:hideMark/>
          </w:tcPr>
          <w:p w14:paraId="1F715919"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3.33E-02</w:t>
            </w:r>
          </w:p>
        </w:tc>
        <w:tc>
          <w:tcPr>
            <w:tcW w:w="228" w:type="dxa"/>
            <w:tcBorders>
              <w:top w:val="nil"/>
              <w:left w:val="nil"/>
              <w:bottom w:val="nil"/>
              <w:right w:val="nil"/>
            </w:tcBorders>
            <w:shd w:val="clear" w:color="auto" w:fill="auto"/>
            <w:noWrap/>
            <w:vAlign w:val="bottom"/>
            <w:hideMark/>
          </w:tcPr>
          <w:p w14:paraId="5A73D784"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91FCF1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3.01E-02</w:t>
            </w:r>
          </w:p>
        </w:tc>
        <w:tc>
          <w:tcPr>
            <w:tcW w:w="512" w:type="dxa"/>
            <w:gridSpan w:val="2"/>
            <w:tcBorders>
              <w:top w:val="nil"/>
              <w:left w:val="nil"/>
              <w:bottom w:val="nil"/>
              <w:right w:val="nil"/>
            </w:tcBorders>
            <w:shd w:val="clear" w:color="auto" w:fill="auto"/>
            <w:noWrap/>
            <w:vAlign w:val="bottom"/>
            <w:hideMark/>
          </w:tcPr>
          <w:p w14:paraId="4457E9D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0.06</w:t>
            </w:r>
          </w:p>
        </w:tc>
        <w:tc>
          <w:tcPr>
            <w:tcW w:w="189" w:type="dxa"/>
            <w:gridSpan w:val="2"/>
            <w:tcBorders>
              <w:top w:val="nil"/>
              <w:left w:val="nil"/>
              <w:bottom w:val="nil"/>
              <w:right w:val="nil"/>
            </w:tcBorders>
            <w:shd w:val="clear" w:color="auto" w:fill="auto"/>
            <w:noWrap/>
            <w:vAlign w:val="bottom"/>
            <w:hideMark/>
          </w:tcPr>
          <w:p w14:paraId="7BB3949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357F50B"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6.88E-02</w:t>
            </w:r>
          </w:p>
        </w:tc>
        <w:tc>
          <w:tcPr>
            <w:tcW w:w="228" w:type="dxa"/>
            <w:gridSpan w:val="2"/>
            <w:tcBorders>
              <w:top w:val="nil"/>
              <w:left w:val="nil"/>
              <w:bottom w:val="nil"/>
              <w:right w:val="nil"/>
            </w:tcBorders>
            <w:shd w:val="clear" w:color="auto" w:fill="auto"/>
            <w:noWrap/>
            <w:vAlign w:val="bottom"/>
            <w:hideMark/>
          </w:tcPr>
          <w:p w14:paraId="50606376"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CD4961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2.53E-02</w:t>
            </w:r>
          </w:p>
        </w:tc>
        <w:tc>
          <w:tcPr>
            <w:tcW w:w="512" w:type="dxa"/>
            <w:gridSpan w:val="2"/>
            <w:tcBorders>
              <w:top w:val="nil"/>
              <w:left w:val="nil"/>
              <w:bottom w:val="nil"/>
              <w:right w:val="nil"/>
            </w:tcBorders>
            <w:shd w:val="clear" w:color="auto" w:fill="auto"/>
            <w:noWrap/>
            <w:vAlign w:val="bottom"/>
            <w:hideMark/>
          </w:tcPr>
          <w:p w14:paraId="228F8DC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11.7</w:t>
            </w:r>
          </w:p>
        </w:tc>
        <w:tc>
          <w:tcPr>
            <w:tcW w:w="180" w:type="dxa"/>
            <w:gridSpan w:val="2"/>
            <w:tcBorders>
              <w:top w:val="nil"/>
              <w:left w:val="nil"/>
              <w:bottom w:val="nil"/>
              <w:right w:val="nil"/>
            </w:tcBorders>
            <w:shd w:val="clear" w:color="auto" w:fill="auto"/>
            <w:noWrap/>
            <w:vAlign w:val="bottom"/>
            <w:hideMark/>
          </w:tcPr>
          <w:p w14:paraId="783E204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0269CEC4"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6.40E-03</w:t>
            </w:r>
          </w:p>
        </w:tc>
        <w:tc>
          <w:tcPr>
            <w:tcW w:w="237" w:type="dxa"/>
            <w:gridSpan w:val="2"/>
            <w:tcBorders>
              <w:top w:val="nil"/>
              <w:left w:val="nil"/>
              <w:bottom w:val="nil"/>
              <w:right w:val="nil"/>
            </w:tcBorders>
            <w:shd w:val="clear" w:color="auto" w:fill="auto"/>
            <w:noWrap/>
            <w:vAlign w:val="bottom"/>
            <w:hideMark/>
          </w:tcPr>
          <w:p w14:paraId="302DEFE0"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D58207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2.06E-03</w:t>
            </w:r>
          </w:p>
        </w:tc>
        <w:tc>
          <w:tcPr>
            <w:tcW w:w="512" w:type="dxa"/>
            <w:gridSpan w:val="2"/>
            <w:tcBorders>
              <w:top w:val="nil"/>
              <w:left w:val="nil"/>
              <w:bottom w:val="nil"/>
              <w:right w:val="nil"/>
            </w:tcBorders>
            <w:shd w:val="clear" w:color="auto" w:fill="auto"/>
            <w:noWrap/>
            <w:vAlign w:val="bottom"/>
            <w:hideMark/>
          </w:tcPr>
          <w:p w14:paraId="68E27FF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6.04</w:t>
            </w:r>
          </w:p>
        </w:tc>
      </w:tr>
      <w:tr w:rsidR="00BD7167" w:rsidRPr="008C3D75" w14:paraId="10679B2F"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65EF069C"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7</w:t>
            </w:r>
          </w:p>
        </w:tc>
        <w:tc>
          <w:tcPr>
            <w:tcW w:w="844" w:type="dxa"/>
            <w:tcBorders>
              <w:top w:val="nil"/>
              <w:left w:val="nil"/>
              <w:bottom w:val="nil"/>
              <w:right w:val="nil"/>
            </w:tcBorders>
            <w:shd w:val="clear" w:color="auto" w:fill="auto"/>
            <w:noWrap/>
            <w:vAlign w:val="bottom"/>
            <w:hideMark/>
          </w:tcPr>
          <w:p w14:paraId="1DDD6B5C"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6.12E-02</w:t>
            </w:r>
          </w:p>
        </w:tc>
        <w:tc>
          <w:tcPr>
            <w:tcW w:w="228" w:type="dxa"/>
            <w:tcBorders>
              <w:top w:val="nil"/>
              <w:left w:val="nil"/>
              <w:bottom w:val="nil"/>
              <w:right w:val="nil"/>
            </w:tcBorders>
            <w:shd w:val="clear" w:color="auto" w:fill="auto"/>
            <w:noWrap/>
            <w:vAlign w:val="bottom"/>
            <w:hideMark/>
          </w:tcPr>
          <w:p w14:paraId="526C7659"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6050A9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5.08E-02</w:t>
            </w:r>
          </w:p>
        </w:tc>
        <w:tc>
          <w:tcPr>
            <w:tcW w:w="512" w:type="dxa"/>
            <w:gridSpan w:val="2"/>
            <w:tcBorders>
              <w:top w:val="nil"/>
              <w:left w:val="nil"/>
              <w:bottom w:val="nil"/>
              <w:right w:val="nil"/>
            </w:tcBorders>
            <w:shd w:val="clear" w:color="auto" w:fill="auto"/>
            <w:noWrap/>
            <w:vAlign w:val="bottom"/>
            <w:hideMark/>
          </w:tcPr>
          <w:p w14:paraId="2A7385D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0.05</w:t>
            </w:r>
          </w:p>
        </w:tc>
        <w:tc>
          <w:tcPr>
            <w:tcW w:w="189" w:type="dxa"/>
            <w:gridSpan w:val="2"/>
            <w:tcBorders>
              <w:top w:val="nil"/>
              <w:left w:val="nil"/>
              <w:bottom w:val="nil"/>
              <w:right w:val="nil"/>
            </w:tcBorders>
            <w:shd w:val="clear" w:color="auto" w:fill="auto"/>
            <w:noWrap/>
            <w:vAlign w:val="bottom"/>
            <w:hideMark/>
          </w:tcPr>
          <w:p w14:paraId="2CE34EA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74DD8BB"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1.49E-01</w:t>
            </w:r>
          </w:p>
        </w:tc>
        <w:tc>
          <w:tcPr>
            <w:tcW w:w="228" w:type="dxa"/>
            <w:gridSpan w:val="2"/>
            <w:tcBorders>
              <w:top w:val="nil"/>
              <w:left w:val="nil"/>
              <w:bottom w:val="nil"/>
              <w:right w:val="nil"/>
            </w:tcBorders>
            <w:shd w:val="clear" w:color="auto" w:fill="auto"/>
            <w:noWrap/>
            <w:vAlign w:val="bottom"/>
            <w:hideMark/>
          </w:tcPr>
          <w:p w14:paraId="708032E8"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12DD83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3.69E-02</w:t>
            </w:r>
          </w:p>
        </w:tc>
        <w:tc>
          <w:tcPr>
            <w:tcW w:w="512" w:type="dxa"/>
            <w:gridSpan w:val="2"/>
            <w:tcBorders>
              <w:top w:val="nil"/>
              <w:left w:val="nil"/>
              <w:bottom w:val="nil"/>
              <w:right w:val="nil"/>
            </w:tcBorders>
            <w:shd w:val="clear" w:color="auto" w:fill="auto"/>
            <w:noWrap/>
            <w:vAlign w:val="bottom"/>
            <w:hideMark/>
          </w:tcPr>
          <w:p w14:paraId="56CD234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9.3</w:t>
            </w:r>
          </w:p>
        </w:tc>
        <w:tc>
          <w:tcPr>
            <w:tcW w:w="180" w:type="dxa"/>
            <w:gridSpan w:val="2"/>
            <w:tcBorders>
              <w:top w:val="nil"/>
              <w:left w:val="nil"/>
              <w:bottom w:val="nil"/>
              <w:right w:val="nil"/>
            </w:tcBorders>
            <w:shd w:val="clear" w:color="auto" w:fill="auto"/>
            <w:noWrap/>
            <w:vAlign w:val="bottom"/>
            <w:hideMark/>
          </w:tcPr>
          <w:p w14:paraId="16CF3E7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79B970C"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5.59E-03</w:t>
            </w:r>
          </w:p>
        </w:tc>
        <w:tc>
          <w:tcPr>
            <w:tcW w:w="237" w:type="dxa"/>
            <w:gridSpan w:val="2"/>
            <w:tcBorders>
              <w:top w:val="nil"/>
              <w:left w:val="nil"/>
              <w:bottom w:val="nil"/>
              <w:right w:val="nil"/>
            </w:tcBorders>
            <w:shd w:val="clear" w:color="auto" w:fill="auto"/>
            <w:noWrap/>
            <w:vAlign w:val="bottom"/>
            <w:hideMark/>
          </w:tcPr>
          <w:p w14:paraId="16FE75F6"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B00269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6.83E-04</w:t>
            </w:r>
          </w:p>
        </w:tc>
        <w:tc>
          <w:tcPr>
            <w:tcW w:w="512" w:type="dxa"/>
            <w:gridSpan w:val="2"/>
            <w:tcBorders>
              <w:top w:val="nil"/>
              <w:left w:val="nil"/>
              <w:bottom w:val="nil"/>
              <w:right w:val="nil"/>
            </w:tcBorders>
            <w:shd w:val="clear" w:color="auto" w:fill="auto"/>
            <w:noWrap/>
            <w:vAlign w:val="bottom"/>
            <w:hideMark/>
          </w:tcPr>
          <w:p w14:paraId="0FD5995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4.74</w:t>
            </w:r>
          </w:p>
        </w:tc>
      </w:tr>
      <w:tr w:rsidR="00BD7167" w:rsidRPr="008C3D75" w14:paraId="312D9264"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71B91CFC"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8</w:t>
            </w:r>
          </w:p>
        </w:tc>
        <w:tc>
          <w:tcPr>
            <w:tcW w:w="844" w:type="dxa"/>
            <w:tcBorders>
              <w:top w:val="nil"/>
              <w:left w:val="nil"/>
              <w:bottom w:val="nil"/>
              <w:right w:val="nil"/>
            </w:tcBorders>
            <w:shd w:val="clear" w:color="auto" w:fill="auto"/>
            <w:noWrap/>
            <w:vAlign w:val="bottom"/>
            <w:hideMark/>
          </w:tcPr>
          <w:p w14:paraId="6599D140"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7.41E-02</w:t>
            </w:r>
          </w:p>
        </w:tc>
        <w:tc>
          <w:tcPr>
            <w:tcW w:w="228" w:type="dxa"/>
            <w:tcBorders>
              <w:top w:val="nil"/>
              <w:left w:val="nil"/>
              <w:bottom w:val="nil"/>
              <w:right w:val="nil"/>
            </w:tcBorders>
            <w:shd w:val="clear" w:color="auto" w:fill="auto"/>
            <w:noWrap/>
            <w:vAlign w:val="bottom"/>
            <w:hideMark/>
          </w:tcPr>
          <w:p w14:paraId="58FD7F0E"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000312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6.01E-02</w:t>
            </w:r>
          </w:p>
        </w:tc>
        <w:tc>
          <w:tcPr>
            <w:tcW w:w="512" w:type="dxa"/>
            <w:gridSpan w:val="2"/>
            <w:tcBorders>
              <w:top w:val="nil"/>
              <w:left w:val="nil"/>
              <w:bottom w:val="nil"/>
              <w:right w:val="nil"/>
            </w:tcBorders>
            <w:shd w:val="clear" w:color="auto" w:fill="auto"/>
            <w:noWrap/>
            <w:vAlign w:val="bottom"/>
            <w:hideMark/>
          </w:tcPr>
          <w:p w14:paraId="726967D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50C0E34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2DB8AD6"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1.56E-01</w:t>
            </w:r>
          </w:p>
        </w:tc>
        <w:tc>
          <w:tcPr>
            <w:tcW w:w="228" w:type="dxa"/>
            <w:gridSpan w:val="2"/>
            <w:tcBorders>
              <w:top w:val="nil"/>
              <w:left w:val="nil"/>
              <w:bottom w:val="nil"/>
              <w:right w:val="nil"/>
            </w:tcBorders>
            <w:shd w:val="clear" w:color="auto" w:fill="auto"/>
            <w:noWrap/>
            <w:vAlign w:val="bottom"/>
            <w:hideMark/>
          </w:tcPr>
          <w:p w14:paraId="0B69F323"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AA12C7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3.42E-02</w:t>
            </w:r>
          </w:p>
        </w:tc>
        <w:tc>
          <w:tcPr>
            <w:tcW w:w="512" w:type="dxa"/>
            <w:gridSpan w:val="2"/>
            <w:tcBorders>
              <w:top w:val="nil"/>
              <w:left w:val="nil"/>
              <w:bottom w:val="nil"/>
              <w:right w:val="nil"/>
            </w:tcBorders>
            <w:shd w:val="clear" w:color="auto" w:fill="auto"/>
            <w:noWrap/>
            <w:vAlign w:val="bottom"/>
            <w:hideMark/>
          </w:tcPr>
          <w:p w14:paraId="1433347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9.9</w:t>
            </w:r>
          </w:p>
        </w:tc>
        <w:tc>
          <w:tcPr>
            <w:tcW w:w="180" w:type="dxa"/>
            <w:gridSpan w:val="2"/>
            <w:tcBorders>
              <w:top w:val="nil"/>
              <w:left w:val="nil"/>
              <w:bottom w:val="nil"/>
              <w:right w:val="nil"/>
            </w:tcBorders>
            <w:shd w:val="clear" w:color="auto" w:fill="auto"/>
            <w:noWrap/>
            <w:vAlign w:val="bottom"/>
            <w:hideMark/>
          </w:tcPr>
          <w:p w14:paraId="0B704FF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6EB75F16"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5.96E-03</w:t>
            </w:r>
          </w:p>
        </w:tc>
        <w:tc>
          <w:tcPr>
            <w:tcW w:w="237" w:type="dxa"/>
            <w:gridSpan w:val="2"/>
            <w:tcBorders>
              <w:top w:val="nil"/>
              <w:left w:val="nil"/>
              <w:bottom w:val="nil"/>
              <w:right w:val="nil"/>
            </w:tcBorders>
            <w:shd w:val="clear" w:color="auto" w:fill="auto"/>
            <w:noWrap/>
            <w:vAlign w:val="bottom"/>
            <w:hideMark/>
          </w:tcPr>
          <w:p w14:paraId="0BC7B1FA"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703755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1.11E-03</w:t>
            </w:r>
          </w:p>
        </w:tc>
        <w:tc>
          <w:tcPr>
            <w:tcW w:w="512" w:type="dxa"/>
            <w:gridSpan w:val="2"/>
            <w:tcBorders>
              <w:top w:val="nil"/>
              <w:left w:val="nil"/>
              <w:bottom w:val="nil"/>
              <w:right w:val="nil"/>
            </w:tcBorders>
            <w:shd w:val="clear" w:color="auto" w:fill="auto"/>
            <w:noWrap/>
            <w:vAlign w:val="bottom"/>
            <w:hideMark/>
          </w:tcPr>
          <w:p w14:paraId="2AB9B3A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5.05</w:t>
            </w:r>
          </w:p>
        </w:tc>
      </w:tr>
      <w:tr w:rsidR="00BD7167" w:rsidRPr="008C3D75" w14:paraId="6E659FDD"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3C55CAD0"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13</w:t>
            </w:r>
          </w:p>
        </w:tc>
        <w:tc>
          <w:tcPr>
            <w:tcW w:w="844" w:type="dxa"/>
            <w:tcBorders>
              <w:top w:val="nil"/>
              <w:left w:val="nil"/>
              <w:bottom w:val="nil"/>
              <w:right w:val="nil"/>
            </w:tcBorders>
            <w:shd w:val="clear" w:color="auto" w:fill="auto"/>
            <w:noWrap/>
            <w:vAlign w:val="bottom"/>
            <w:hideMark/>
          </w:tcPr>
          <w:p w14:paraId="42526827"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4.37E-02</w:t>
            </w:r>
          </w:p>
        </w:tc>
        <w:tc>
          <w:tcPr>
            <w:tcW w:w="228" w:type="dxa"/>
            <w:tcBorders>
              <w:top w:val="nil"/>
              <w:left w:val="nil"/>
              <w:bottom w:val="nil"/>
              <w:right w:val="nil"/>
            </w:tcBorders>
            <w:shd w:val="clear" w:color="auto" w:fill="auto"/>
            <w:noWrap/>
            <w:vAlign w:val="bottom"/>
            <w:hideMark/>
          </w:tcPr>
          <w:p w14:paraId="6E726ACB"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677EAA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4.21E-02</w:t>
            </w:r>
          </w:p>
        </w:tc>
        <w:tc>
          <w:tcPr>
            <w:tcW w:w="512" w:type="dxa"/>
            <w:gridSpan w:val="2"/>
            <w:tcBorders>
              <w:top w:val="nil"/>
              <w:left w:val="nil"/>
              <w:bottom w:val="nil"/>
              <w:right w:val="nil"/>
            </w:tcBorders>
            <w:shd w:val="clear" w:color="auto" w:fill="auto"/>
            <w:noWrap/>
            <w:vAlign w:val="bottom"/>
            <w:hideMark/>
          </w:tcPr>
          <w:p w14:paraId="3171DAB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77E0745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8DC5A50"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1.10E-01</w:t>
            </w:r>
          </w:p>
        </w:tc>
        <w:tc>
          <w:tcPr>
            <w:tcW w:w="228" w:type="dxa"/>
            <w:gridSpan w:val="2"/>
            <w:tcBorders>
              <w:top w:val="nil"/>
              <w:left w:val="nil"/>
              <w:bottom w:val="nil"/>
              <w:right w:val="nil"/>
            </w:tcBorders>
            <w:shd w:val="clear" w:color="auto" w:fill="auto"/>
            <w:noWrap/>
            <w:vAlign w:val="bottom"/>
            <w:hideMark/>
          </w:tcPr>
          <w:p w14:paraId="3881A321"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05BEA6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6.51E-02</w:t>
            </w:r>
          </w:p>
        </w:tc>
        <w:tc>
          <w:tcPr>
            <w:tcW w:w="512" w:type="dxa"/>
            <w:gridSpan w:val="2"/>
            <w:tcBorders>
              <w:top w:val="nil"/>
              <w:left w:val="nil"/>
              <w:bottom w:val="nil"/>
              <w:right w:val="nil"/>
            </w:tcBorders>
            <w:shd w:val="clear" w:color="auto" w:fill="auto"/>
            <w:noWrap/>
            <w:vAlign w:val="bottom"/>
            <w:hideMark/>
          </w:tcPr>
          <w:p w14:paraId="413C3AD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15.2</w:t>
            </w:r>
          </w:p>
        </w:tc>
        <w:tc>
          <w:tcPr>
            <w:tcW w:w="180" w:type="dxa"/>
            <w:gridSpan w:val="2"/>
            <w:tcBorders>
              <w:top w:val="nil"/>
              <w:left w:val="nil"/>
              <w:bottom w:val="nil"/>
              <w:right w:val="nil"/>
            </w:tcBorders>
            <w:shd w:val="clear" w:color="auto" w:fill="auto"/>
            <w:noWrap/>
            <w:vAlign w:val="bottom"/>
            <w:hideMark/>
          </w:tcPr>
          <w:p w14:paraId="3EAA70F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BBCC7A4"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8.16E-03</w:t>
            </w:r>
          </w:p>
        </w:tc>
        <w:tc>
          <w:tcPr>
            <w:tcW w:w="237" w:type="dxa"/>
            <w:gridSpan w:val="2"/>
            <w:tcBorders>
              <w:top w:val="nil"/>
              <w:left w:val="nil"/>
              <w:bottom w:val="nil"/>
              <w:right w:val="nil"/>
            </w:tcBorders>
            <w:shd w:val="clear" w:color="auto" w:fill="auto"/>
            <w:noWrap/>
            <w:vAlign w:val="bottom"/>
            <w:hideMark/>
          </w:tcPr>
          <w:p w14:paraId="0443A77D"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27D0FC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1.79E-03</w:t>
            </w:r>
          </w:p>
        </w:tc>
        <w:tc>
          <w:tcPr>
            <w:tcW w:w="512" w:type="dxa"/>
            <w:gridSpan w:val="2"/>
            <w:tcBorders>
              <w:top w:val="nil"/>
              <w:left w:val="nil"/>
              <w:bottom w:val="nil"/>
              <w:right w:val="nil"/>
            </w:tcBorders>
            <w:shd w:val="clear" w:color="auto" w:fill="auto"/>
            <w:noWrap/>
            <w:vAlign w:val="bottom"/>
            <w:hideMark/>
          </w:tcPr>
          <w:p w14:paraId="02D2DC9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7.65</w:t>
            </w:r>
          </w:p>
        </w:tc>
      </w:tr>
      <w:tr w:rsidR="00BD7167" w:rsidRPr="008C3D75" w14:paraId="1165411E"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4BB2C9AA"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14</w:t>
            </w:r>
          </w:p>
        </w:tc>
        <w:tc>
          <w:tcPr>
            <w:tcW w:w="844" w:type="dxa"/>
            <w:tcBorders>
              <w:top w:val="nil"/>
              <w:left w:val="nil"/>
              <w:bottom w:val="nil"/>
              <w:right w:val="nil"/>
            </w:tcBorders>
            <w:shd w:val="clear" w:color="auto" w:fill="auto"/>
            <w:noWrap/>
            <w:vAlign w:val="bottom"/>
            <w:hideMark/>
          </w:tcPr>
          <w:p w14:paraId="24EF4A36"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4.25E-02</w:t>
            </w:r>
          </w:p>
        </w:tc>
        <w:tc>
          <w:tcPr>
            <w:tcW w:w="228" w:type="dxa"/>
            <w:tcBorders>
              <w:top w:val="nil"/>
              <w:left w:val="nil"/>
              <w:bottom w:val="nil"/>
              <w:right w:val="nil"/>
            </w:tcBorders>
            <w:shd w:val="clear" w:color="auto" w:fill="auto"/>
            <w:noWrap/>
            <w:vAlign w:val="bottom"/>
            <w:hideMark/>
          </w:tcPr>
          <w:p w14:paraId="0AFED017"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C81A6F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6.20E-02</w:t>
            </w:r>
          </w:p>
        </w:tc>
        <w:tc>
          <w:tcPr>
            <w:tcW w:w="512" w:type="dxa"/>
            <w:gridSpan w:val="2"/>
            <w:tcBorders>
              <w:top w:val="nil"/>
              <w:left w:val="nil"/>
              <w:bottom w:val="nil"/>
              <w:right w:val="nil"/>
            </w:tcBorders>
            <w:shd w:val="clear" w:color="auto" w:fill="auto"/>
            <w:noWrap/>
            <w:vAlign w:val="bottom"/>
            <w:hideMark/>
          </w:tcPr>
          <w:p w14:paraId="44F057A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535FABC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84D289E"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1.03E-01</w:t>
            </w:r>
          </w:p>
        </w:tc>
        <w:tc>
          <w:tcPr>
            <w:tcW w:w="228" w:type="dxa"/>
            <w:gridSpan w:val="2"/>
            <w:tcBorders>
              <w:top w:val="nil"/>
              <w:left w:val="nil"/>
              <w:bottom w:val="nil"/>
              <w:right w:val="nil"/>
            </w:tcBorders>
            <w:shd w:val="clear" w:color="auto" w:fill="auto"/>
            <w:noWrap/>
            <w:vAlign w:val="bottom"/>
            <w:hideMark/>
          </w:tcPr>
          <w:p w14:paraId="631BE188"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FA7F7B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4.20E-02</w:t>
            </w:r>
          </w:p>
        </w:tc>
        <w:tc>
          <w:tcPr>
            <w:tcW w:w="512" w:type="dxa"/>
            <w:gridSpan w:val="2"/>
            <w:tcBorders>
              <w:top w:val="nil"/>
              <w:left w:val="nil"/>
              <w:bottom w:val="nil"/>
              <w:right w:val="nil"/>
            </w:tcBorders>
            <w:shd w:val="clear" w:color="auto" w:fill="auto"/>
            <w:noWrap/>
            <w:vAlign w:val="bottom"/>
            <w:hideMark/>
          </w:tcPr>
          <w:p w14:paraId="29D73B7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14.2</w:t>
            </w:r>
          </w:p>
        </w:tc>
        <w:tc>
          <w:tcPr>
            <w:tcW w:w="180" w:type="dxa"/>
            <w:gridSpan w:val="2"/>
            <w:tcBorders>
              <w:top w:val="nil"/>
              <w:left w:val="nil"/>
              <w:bottom w:val="nil"/>
              <w:right w:val="nil"/>
            </w:tcBorders>
            <w:shd w:val="clear" w:color="auto" w:fill="auto"/>
            <w:noWrap/>
            <w:vAlign w:val="bottom"/>
            <w:hideMark/>
          </w:tcPr>
          <w:p w14:paraId="4111141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73D1B69"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7.93E-03</w:t>
            </w:r>
          </w:p>
        </w:tc>
        <w:tc>
          <w:tcPr>
            <w:tcW w:w="237" w:type="dxa"/>
            <w:gridSpan w:val="2"/>
            <w:tcBorders>
              <w:top w:val="nil"/>
              <w:left w:val="nil"/>
              <w:bottom w:val="nil"/>
              <w:right w:val="nil"/>
            </w:tcBorders>
            <w:shd w:val="clear" w:color="auto" w:fill="auto"/>
            <w:noWrap/>
            <w:vAlign w:val="bottom"/>
            <w:hideMark/>
          </w:tcPr>
          <w:p w14:paraId="0E516F8D"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53136F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1.86E-03</w:t>
            </w:r>
          </w:p>
        </w:tc>
        <w:tc>
          <w:tcPr>
            <w:tcW w:w="512" w:type="dxa"/>
            <w:gridSpan w:val="2"/>
            <w:tcBorders>
              <w:top w:val="nil"/>
              <w:left w:val="nil"/>
              <w:bottom w:val="nil"/>
              <w:right w:val="nil"/>
            </w:tcBorders>
            <w:shd w:val="clear" w:color="auto" w:fill="auto"/>
            <w:noWrap/>
            <w:vAlign w:val="bottom"/>
            <w:hideMark/>
          </w:tcPr>
          <w:p w14:paraId="2C17355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7.69</w:t>
            </w:r>
          </w:p>
        </w:tc>
      </w:tr>
      <w:tr w:rsidR="00BD7167" w:rsidRPr="008C3D75" w14:paraId="6BDE3603"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747FC375"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15</w:t>
            </w:r>
          </w:p>
        </w:tc>
        <w:tc>
          <w:tcPr>
            <w:tcW w:w="844" w:type="dxa"/>
            <w:tcBorders>
              <w:top w:val="nil"/>
              <w:left w:val="nil"/>
              <w:bottom w:val="nil"/>
              <w:right w:val="nil"/>
            </w:tcBorders>
            <w:shd w:val="clear" w:color="auto" w:fill="auto"/>
            <w:noWrap/>
            <w:vAlign w:val="bottom"/>
            <w:hideMark/>
          </w:tcPr>
          <w:p w14:paraId="647A5C1C"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1.63E-01</w:t>
            </w:r>
          </w:p>
        </w:tc>
        <w:tc>
          <w:tcPr>
            <w:tcW w:w="228" w:type="dxa"/>
            <w:tcBorders>
              <w:top w:val="nil"/>
              <w:left w:val="nil"/>
              <w:bottom w:val="nil"/>
              <w:right w:val="nil"/>
            </w:tcBorders>
            <w:shd w:val="clear" w:color="auto" w:fill="auto"/>
            <w:noWrap/>
            <w:vAlign w:val="bottom"/>
            <w:hideMark/>
          </w:tcPr>
          <w:p w14:paraId="452C7AB5"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66C581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1.25E-01</w:t>
            </w:r>
          </w:p>
        </w:tc>
        <w:tc>
          <w:tcPr>
            <w:tcW w:w="512" w:type="dxa"/>
            <w:gridSpan w:val="2"/>
            <w:tcBorders>
              <w:top w:val="nil"/>
              <w:left w:val="nil"/>
              <w:bottom w:val="nil"/>
              <w:right w:val="nil"/>
            </w:tcBorders>
            <w:shd w:val="clear" w:color="auto" w:fill="auto"/>
            <w:noWrap/>
            <w:vAlign w:val="bottom"/>
            <w:hideMark/>
          </w:tcPr>
          <w:p w14:paraId="157CE24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0.13</w:t>
            </w:r>
          </w:p>
        </w:tc>
        <w:tc>
          <w:tcPr>
            <w:tcW w:w="189" w:type="dxa"/>
            <w:gridSpan w:val="2"/>
            <w:tcBorders>
              <w:top w:val="nil"/>
              <w:left w:val="nil"/>
              <w:bottom w:val="nil"/>
              <w:right w:val="nil"/>
            </w:tcBorders>
            <w:shd w:val="clear" w:color="auto" w:fill="auto"/>
            <w:noWrap/>
            <w:vAlign w:val="bottom"/>
            <w:hideMark/>
          </w:tcPr>
          <w:p w14:paraId="730232F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669C76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3.42E-01</w:t>
            </w:r>
          </w:p>
        </w:tc>
        <w:tc>
          <w:tcPr>
            <w:tcW w:w="228" w:type="dxa"/>
            <w:gridSpan w:val="2"/>
            <w:tcBorders>
              <w:top w:val="nil"/>
              <w:left w:val="nil"/>
              <w:bottom w:val="nil"/>
              <w:right w:val="nil"/>
            </w:tcBorders>
            <w:shd w:val="clear" w:color="auto" w:fill="auto"/>
            <w:noWrap/>
            <w:vAlign w:val="bottom"/>
            <w:hideMark/>
          </w:tcPr>
          <w:p w14:paraId="1314AC7E"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B2A15F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1.67E-01</w:t>
            </w:r>
          </w:p>
        </w:tc>
        <w:tc>
          <w:tcPr>
            <w:tcW w:w="512" w:type="dxa"/>
            <w:gridSpan w:val="2"/>
            <w:tcBorders>
              <w:top w:val="nil"/>
              <w:left w:val="nil"/>
              <w:bottom w:val="nil"/>
              <w:right w:val="nil"/>
            </w:tcBorders>
            <w:shd w:val="clear" w:color="auto" w:fill="auto"/>
            <w:noWrap/>
            <w:vAlign w:val="bottom"/>
            <w:hideMark/>
          </w:tcPr>
          <w:p w14:paraId="3899ADC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17.4</w:t>
            </w:r>
          </w:p>
        </w:tc>
        <w:tc>
          <w:tcPr>
            <w:tcW w:w="180" w:type="dxa"/>
            <w:gridSpan w:val="2"/>
            <w:tcBorders>
              <w:top w:val="nil"/>
              <w:left w:val="nil"/>
              <w:bottom w:val="nil"/>
              <w:right w:val="nil"/>
            </w:tcBorders>
            <w:shd w:val="clear" w:color="auto" w:fill="auto"/>
            <w:noWrap/>
            <w:vAlign w:val="bottom"/>
            <w:hideMark/>
          </w:tcPr>
          <w:p w14:paraId="7AAC673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3014EA0"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1.09E-02</w:t>
            </w:r>
          </w:p>
        </w:tc>
        <w:tc>
          <w:tcPr>
            <w:tcW w:w="237" w:type="dxa"/>
            <w:gridSpan w:val="2"/>
            <w:tcBorders>
              <w:top w:val="nil"/>
              <w:left w:val="nil"/>
              <w:bottom w:val="nil"/>
              <w:right w:val="nil"/>
            </w:tcBorders>
            <w:shd w:val="clear" w:color="auto" w:fill="auto"/>
            <w:noWrap/>
            <w:vAlign w:val="bottom"/>
            <w:hideMark/>
          </w:tcPr>
          <w:p w14:paraId="24322446"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2A6443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4.03E-03</w:t>
            </w:r>
          </w:p>
        </w:tc>
        <w:tc>
          <w:tcPr>
            <w:tcW w:w="512" w:type="dxa"/>
            <w:gridSpan w:val="2"/>
            <w:tcBorders>
              <w:top w:val="nil"/>
              <w:left w:val="nil"/>
              <w:bottom w:val="nil"/>
              <w:right w:val="nil"/>
            </w:tcBorders>
            <w:shd w:val="clear" w:color="auto" w:fill="auto"/>
            <w:noWrap/>
            <w:vAlign w:val="bottom"/>
            <w:hideMark/>
          </w:tcPr>
          <w:p w14:paraId="2F946B1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8.72</w:t>
            </w:r>
          </w:p>
        </w:tc>
      </w:tr>
      <w:tr w:rsidR="00BD7167" w:rsidRPr="008C3D75" w14:paraId="55918CED" w14:textId="77777777" w:rsidTr="00BD7167">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46CB024E"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16</w:t>
            </w:r>
          </w:p>
        </w:tc>
        <w:tc>
          <w:tcPr>
            <w:tcW w:w="844" w:type="dxa"/>
            <w:tcBorders>
              <w:top w:val="nil"/>
              <w:left w:val="nil"/>
              <w:bottom w:val="single" w:sz="4" w:space="0" w:color="auto"/>
              <w:right w:val="nil"/>
            </w:tcBorders>
            <w:shd w:val="clear" w:color="auto" w:fill="auto"/>
            <w:noWrap/>
            <w:vAlign w:val="bottom"/>
            <w:hideMark/>
          </w:tcPr>
          <w:p w14:paraId="752455DB"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1.46E-01</w:t>
            </w:r>
          </w:p>
        </w:tc>
        <w:tc>
          <w:tcPr>
            <w:tcW w:w="228" w:type="dxa"/>
            <w:tcBorders>
              <w:top w:val="nil"/>
              <w:left w:val="nil"/>
              <w:bottom w:val="single" w:sz="4" w:space="0" w:color="auto"/>
              <w:right w:val="nil"/>
            </w:tcBorders>
            <w:shd w:val="clear" w:color="auto" w:fill="auto"/>
            <w:noWrap/>
            <w:vAlign w:val="bottom"/>
            <w:hideMark/>
          </w:tcPr>
          <w:p w14:paraId="0DFEA581"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7D1FEB8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9.58E-02</w:t>
            </w:r>
          </w:p>
        </w:tc>
        <w:tc>
          <w:tcPr>
            <w:tcW w:w="512" w:type="dxa"/>
            <w:gridSpan w:val="2"/>
            <w:tcBorders>
              <w:top w:val="nil"/>
              <w:left w:val="nil"/>
              <w:bottom w:val="single" w:sz="4" w:space="0" w:color="auto"/>
              <w:right w:val="nil"/>
            </w:tcBorders>
            <w:shd w:val="clear" w:color="auto" w:fill="auto"/>
            <w:noWrap/>
            <w:vAlign w:val="bottom"/>
            <w:hideMark/>
          </w:tcPr>
          <w:p w14:paraId="4C9C681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0.11</w:t>
            </w:r>
          </w:p>
        </w:tc>
        <w:tc>
          <w:tcPr>
            <w:tcW w:w="189" w:type="dxa"/>
            <w:gridSpan w:val="2"/>
            <w:tcBorders>
              <w:top w:val="nil"/>
              <w:left w:val="nil"/>
              <w:bottom w:val="single" w:sz="4" w:space="0" w:color="auto"/>
              <w:right w:val="nil"/>
            </w:tcBorders>
            <w:shd w:val="clear" w:color="auto" w:fill="auto"/>
            <w:noWrap/>
            <w:vAlign w:val="bottom"/>
            <w:hideMark/>
          </w:tcPr>
          <w:p w14:paraId="2751717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844" w:type="dxa"/>
            <w:gridSpan w:val="2"/>
            <w:tcBorders>
              <w:top w:val="nil"/>
              <w:left w:val="nil"/>
              <w:bottom w:val="single" w:sz="4" w:space="0" w:color="auto"/>
              <w:right w:val="nil"/>
            </w:tcBorders>
            <w:shd w:val="clear" w:color="auto" w:fill="auto"/>
            <w:noWrap/>
            <w:vAlign w:val="bottom"/>
            <w:hideMark/>
          </w:tcPr>
          <w:p w14:paraId="7A7A2CBA"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3.53E-01</w:t>
            </w:r>
          </w:p>
        </w:tc>
        <w:tc>
          <w:tcPr>
            <w:tcW w:w="228" w:type="dxa"/>
            <w:gridSpan w:val="2"/>
            <w:tcBorders>
              <w:top w:val="nil"/>
              <w:left w:val="nil"/>
              <w:bottom w:val="single" w:sz="4" w:space="0" w:color="auto"/>
              <w:right w:val="nil"/>
            </w:tcBorders>
            <w:shd w:val="clear" w:color="auto" w:fill="auto"/>
            <w:noWrap/>
            <w:vAlign w:val="bottom"/>
            <w:hideMark/>
          </w:tcPr>
          <w:p w14:paraId="3C12E79D"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3C4C383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1.64E-01</w:t>
            </w:r>
          </w:p>
        </w:tc>
        <w:tc>
          <w:tcPr>
            <w:tcW w:w="512" w:type="dxa"/>
            <w:gridSpan w:val="2"/>
            <w:tcBorders>
              <w:top w:val="nil"/>
              <w:left w:val="nil"/>
              <w:bottom w:val="single" w:sz="4" w:space="0" w:color="auto"/>
              <w:right w:val="nil"/>
            </w:tcBorders>
            <w:shd w:val="clear" w:color="auto" w:fill="auto"/>
            <w:noWrap/>
            <w:vAlign w:val="bottom"/>
            <w:hideMark/>
          </w:tcPr>
          <w:p w14:paraId="531683E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15.2</w:t>
            </w:r>
          </w:p>
        </w:tc>
        <w:tc>
          <w:tcPr>
            <w:tcW w:w="180" w:type="dxa"/>
            <w:gridSpan w:val="2"/>
            <w:tcBorders>
              <w:top w:val="nil"/>
              <w:left w:val="nil"/>
              <w:bottom w:val="single" w:sz="4" w:space="0" w:color="auto"/>
              <w:right w:val="nil"/>
            </w:tcBorders>
            <w:shd w:val="clear" w:color="auto" w:fill="auto"/>
            <w:noWrap/>
            <w:vAlign w:val="bottom"/>
            <w:hideMark/>
          </w:tcPr>
          <w:p w14:paraId="21D0206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 </w:t>
            </w:r>
          </w:p>
        </w:tc>
        <w:tc>
          <w:tcPr>
            <w:tcW w:w="844" w:type="dxa"/>
            <w:gridSpan w:val="2"/>
            <w:tcBorders>
              <w:top w:val="nil"/>
              <w:left w:val="nil"/>
              <w:bottom w:val="single" w:sz="4" w:space="0" w:color="auto"/>
              <w:right w:val="nil"/>
            </w:tcBorders>
            <w:shd w:val="clear" w:color="auto" w:fill="auto"/>
            <w:noWrap/>
            <w:vAlign w:val="bottom"/>
            <w:hideMark/>
          </w:tcPr>
          <w:p w14:paraId="4877A1DA"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1.03E-02</w:t>
            </w:r>
          </w:p>
        </w:tc>
        <w:tc>
          <w:tcPr>
            <w:tcW w:w="237" w:type="dxa"/>
            <w:gridSpan w:val="2"/>
            <w:tcBorders>
              <w:top w:val="nil"/>
              <w:left w:val="nil"/>
              <w:bottom w:val="single" w:sz="4" w:space="0" w:color="auto"/>
              <w:right w:val="nil"/>
            </w:tcBorders>
            <w:shd w:val="clear" w:color="auto" w:fill="auto"/>
            <w:noWrap/>
            <w:vAlign w:val="bottom"/>
            <w:hideMark/>
          </w:tcPr>
          <w:p w14:paraId="3088F5E6"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114E39E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3.98E-03</w:t>
            </w:r>
          </w:p>
        </w:tc>
        <w:tc>
          <w:tcPr>
            <w:tcW w:w="512" w:type="dxa"/>
            <w:gridSpan w:val="2"/>
            <w:tcBorders>
              <w:top w:val="nil"/>
              <w:left w:val="nil"/>
              <w:bottom w:val="single" w:sz="4" w:space="0" w:color="auto"/>
              <w:right w:val="nil"/>
            </w:tcBorders>
            <w:shd w:val="clear" w:color="auto" w:fill="auto"/>
            <w:noWrap/>
            <w:vAlign w:val="bottom"/>
            <w:hideMark/>
          </w:tcPr>
          <w:p w14:paraId="010FC8A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7.73</w:t>
            </w:r>
          </w:p>
        </w:tc>
      </w:tr>
    </w:tbl>
    <w:p w14:paraId="4BD84D45" w14:textId="77777777" w:rsidR="00BD7167" w:rsidRPr="008C3D75" w:rsidRDefault="00BD7167" w:rsidP="00BD7167">
      <w:pPr>
        <w:pStyle w:val="Caption"/>
        <w:rPr>
          <w:vanish/>
          <w:lang w:val="sk-SK"/>
          <w:specVanish/>
        </w:rPr>
      </w:pPr>
      <w:bookmarkStart w:id="2098" w:name="_Ref513901380"/>
      <w:bookmarkStart w:id="2099" w:name="_Toc516835708"/>
      <w:r w:rsidRPr="008C3D75">
        <w:rPr>
          <w:lang w:val="sk-SK"/>
        </w:rPr>
        <w:t xml:space="preserve">Tabuľka </w:t>
      </w:r>
      <w:r w:rsidRPr="005C2483">
        <w:rPr>
          <w:lang w:val="sk-SK"/>
        </w:rPr>
        <w:fldChar w:fldCharType="begin"/>
      </w:r>
      <w:r w:rsidRPr="008C3D75">
        <w:rPr>
          <w:lang w:val="sk-SK"/>
        </w:rPr>
        <w:instrText xml:space="preserve"> SEQ Tabuľka \* ARABIC </w:instrText>
      </w:r>
      <w:r w:rsidRPr="008C3D75">
        <w:rPr>
          <w:lang w:val="sk-SK"/>
          <w:rPrChange w:id="2100" w:author="admin" w:date="2018-06-18T11:14:00Z">
            <w:rPr>
              <w:lang w:val="sk-SK"/>
            </w:rPr>
          </w:rPrChange>
        </w:rPr>
        <w:fldChar w:fldCharType="separate"/>
      </w:r>
      <w:r w:rsidR="00A37FEB" w:rsidRPr="008C3D75">
        <w:rPr>
          <w:noProof/>
          <w:lang w:val="sk-SK"/>
        </w:rPr>
        <w:t>11</w:t>
      </w:r>
      <w:r w:rsidRPr="008C3D75">
        <w:rPr>
          <w:lang w:val="sk-SK"/>
          <w:rPrChange w:id="2101" w:author="admin" w:date="2018-06-18T11:14:00Z">
            <w:rPr>
              <w:lang w:val="sk-SK"/>
            </w:rPr>
          </w:rPrChange>
        </w:rPr>
        <w:fldChar w:fldCharType="end"/>
      </w:r>
      <w:bookmarkEnd w:id="2098"/>
      <w:r w:rsidRPr="008C3D75">
        <w:rPr>
          <w:lang w:val="sk-SK"/>
        </w:rPr>
        <w:t>: Popisná štatistika výchylky parametrov počas spontánneho dýchania pre 30 dobrovoľníkov.</w:t>
      </w:r>
      <w:bookmarkEnd w:id="2099"/>
    </w:p>
    <w:p w14:paraId="441927F5" w14:textId="27DF1FA5" w:rsidR="00BD7167" w:rsidRPr="008C3D75" w:rsidRDefault="00BD7167" w:rsidP="00BD7167">
      <w:pPr>
        <w:pStyle w:val="Caption"/>
        <w:rPr>
          <w:lang w:val="sk-SK"/>
        </w:rPr>
      </w:pPr>
      <w:r w:rsidRPr="008C3D75">
        <w:rPr>
          <w:lang w:val="sk-SK"/>
        </w:rPr>
        <w:t xml:space="preserve"> Z výchylky parametrov počas merania ako definuje </w:t>
      </w:r>
      <w:r w:rsidRPr="008C3D75">
        <w:rPr>
          <w:lang w:val="sk-SK"/>
          <w:rPrChange w:id="2102" w:author="admin" w:date="2018-06-18T11:14:00Z">
            <w:rPr>
              <w:lang w:val="sk-SK"/>
            </w:rPr>
          </w:rPrChange>
        </w:rPr>
        <w:fldChar w:fldCharType="begin"/>
      </w:r>
      <w:r w:rsidRPr="008C3D75">
        <w:rPr>
          <w:lang w:val="sk-SK"/>
        </w:rPr>
        <w:instrText xml:space="preserve"> REF _Ref513892756 \h </w:instrText>
      </w:r>
      <w:r w:rsidRPr="008C3D75">
        <w:rPr>
          <w:lang w:val="sk-SK"/>
          <w:rPrChange w:id="2103" w:author="admin" w:date="2018-06-18T11:14:00Z">
            <w:rPr>
              <w:lang w:val="sk-SK"/>
            </w:rPr>
          </w:rPrChange>
        </w:rPr>
      </w:r>
      <w:r w:rsidRPr="008C3D75">
        <w:rPr>
          <w:lang w:val="sk-SK"/>
          <w:rPrChange w:id="2104" w:author="admin" w:date="2018-06-18T11:14:00Z">
            <w:rPr>
              <w:lang w:val="sk-SK"/>
            </w:rPr>
          </w:rPrChange>
        </w:rPr>
        <w:fldChar w:fldCharType="separate"/>
      </w:r>
      <w:r w:rsidR="00A37FEB" w:rsidRPr="008C3D75">
        <w:rPr>
          <w:lang w:val="sk-SK"/>
        </w:rPr>
        <w:t xml:space="preserve">Obrázok </w:t>
      </w:r>
      <w:r w:rsidR="00A37FEB" w:rsidRPr="008C3D75">
        <w:rPr>
          <w:noProof/>
          <w:lang w:val="sk-SK"/>
        </w:rPr>
        <w:t>3</w:t>
      </w:r>
      <w:r w:rsidR="00A37FEB" w:rsidRPr="008C3D75">
        <w:rPr>
          <w:lang w:val="sk-SK"/>
        </w:rPr>
        <w:t>.</w:t>
      </w:r>
      <w:r w:rsidR="00A37FEB" w:rsidRPr="008C3D75">
        <w:rPr>
          <w:noProof/>
          <w:lang w:val="sk-SK"/>
        </w:rPr>
        <w:t>14</w:t>
      </w:r>
      <w:r w:rsidRPr="008C3D75">
        <w:rPr>
          <w:lang w:val="sk-SK"/>
          <w:rPrChange w:id="2105" w:author="admin" w:date="2018-06-18T11:14:00Z">
            <w:rPr>
              <w:lang w:val="sk-SK"/>
            </w:rPr>
          </w:rPrChange>
        </w:rPr>
        <w:fldChar w:fldCharType="end"/>
      </w:r>
      <w:r w:rsidRPr="008C3D75">
        <w:rPr>
          <w:lang w:val="sk-SK"/>
        </w:rPr>
        <w:t xml:space="preserve"> boli spočítané priemerné hodnoty a </w:t>
      </w:r>
      <w:del w:id="2106" w:author="admin" w:date="2018-06-18T11:27:00Z">
        <w:r w:rsidRPr="008C3D75" w:rsidDel="008C3D75">
          <w:rPr>
            <w:lang w:val="sk-SK"/>
          </w:rPr>
          <w:delText>smerodatné</w:delText>
        </w:r>
      </w:del>
      <w:ins w:id="2107" w:author="admin" w:date="2018-06-18T11:27:00Z">
        <w:r w:rsidR="008C3D75" w:rsidRPr="008C3D75">
          <w:rPr>
            <w:lang w:val="sk-SK"/>
          </w:rPr>
          <w:t>smerodajné</w:t>
        </w:r>
      </w:ins>
      <w:r w:rsidRPr="008C3D75">
        <w:rPr>
          <w:lang w:val="sk-SK"/>
        </w:rPr>
        <w:t xml:space="preserve"> </w:t>
      </w:r>
      <w:del w:id="2108" w:author="admin" w:date="2018-06-18T11:27:00Z">
        <w:r w:rsidRPr="008C3D75" w:rsidDel="008C3D75">
          <w:rPr>
            <w:lang w:val="sk-SK"/>
          </w:rPr>
          <w:delText>odchylky</w:delText>
        </w:r>
      </w:del>
      <w:ins w:id="2109" w:author="admin" w:date="2018-06-18T11:27:00Z">
        <w:r w:rsidR="008C3D75" w:rsidRPr="008C3D75">
          <w:rPr>
            <w:lang w:val="sk-SK"/>
          </w:rPr>
          <w:t>odchýlky</w:t>
        </w:r>
      </w:ins>
      <w:r w:rsidRPr="008C3D75">
        <w:rPr>
          <w:lang w:val="sk-SK"/>
        </w:rPr>
        <w:t xml:space="preserve"> pre 30 dobrovoľníkov, ktoré udáva stĺpec mean +- std. Hodnota v stĺpci označenom %, udáva pomer medzi hodnotou parametru (</w:t>
      </w:r>
      <w:r w:rsidRPr="008C3D75">
        <w:rPr>
          <w:lang w:val="sk-SK"/>
          <w:rPrChange w:id="2110" w:author="admin" w:date="2018-06-18T11:14:00Z">
            <w:rPr>
              <w:lang w:val="sk-SK"/>
            </w:rPr>
          </w:rPrChange>
        </w:rPr>
        <w:fldChar w:fldCharType="begin"/>
      </w:r>
      <w:r w:rsidRPr="008C3D75">
        <w:rPr>
          <w:lang w:val="sk-SK"/>
        </w:rPr>
        <w:instrText xml:space="preserve"> REF _Ref513901364 \h </w:instrText>
      </w:r>
      <w:r w:rsidRPr="008C3D75">
        <w:rPr>
          <w:lang w:val="sk-SK"/>
          <w:rPrChange w:id="2111" w:author="admin" w:date="2018-06-18T11:14:00Z">
            <w:rPr>
              <w:lang w:val="sk-SK"/>
            </w:rPr>
          </w:rPrChange>
        </w:rPr>
      </w:r>
      <w:r w:rsidRPr="008C3D75">
        <w:rPr>
          <w:lang w:val="sk-SK"/>
          <w:rPrChange w:id="2112" w:author="admin" w:date="2018-06-18T11:14:00Z">
            <w:rPr>
              <w:lang w:val="sk-SK"/>
            </w:rPr>
          </w:rPrChange>
        </w:rPr>
        <w:fldChar w:fldCharType="separate"/>
      </w:r>
      <w:r w:rsidR="00A37FEB" w:rsidRPr="008C3D75">
        <w:rPr>
          <w:lang w:val="sk-SK"/>
        </w:rPr>
        <w:t xml:space="preserve">Tabuľka </w:t>
      </w:r>
      <w:r w:rsidR="00A37FEB" w:rsidRPr="008C3D75">
        <w:rPr>
          <w:noProof/>
          <w:lang w:val="sk-SK"/>
        </w:rPr>
        <w:t>10</w:t>
      </w:r>
      <w:r w:rsidRPr="008C3D75">
        <w:rPr>
          <w:lang w:val="sk-SK"/>
          <w:rPrChange w:id="2113" w:author="admin" w:date="2018-06-18T11:14:00Z">
            <w:rPr>
              <w:lang w:val="sk-SK"/>
            </w:rPr>
          </w:rPrChange>
        </w:rPr>
        <w:fldChar w:fldCharType="end"/>
      </w:r>
      <w:r w:rsidRPr="008C3D75">
        <w:rPr>
          <w:lang w:val="sk-SK"/>
        </w:rPr>
        <w:t>) a výchylkou parametru (</w:t>
      </w:r>
      <w:r w:rsidRPr="008C3D75">
        <w:rPr>
          <w:lang w:val="sk-SK"/>
          <w:rPrChange w:id="2114" w:author="admin" w:date="2018-06-18T11:14:00Z">
            <w:rPr>
              <w:lang w:val="sk-SK"/>
            </w:rPr>
          </w:rPrChange>
        </w:rPr>
        <w:fldChar w:fldCharType="begin"/>
      </w:r>
      <w:r w:rsidRPr="008C3D75">
        <w:rPr>
          <w:lang w:val="sk-SK"/>
        </w:rPr>
        <w:instrText xml:space="preserve"> REF _Ref513901380 \</w:instrText>
      </w:r>
      <w:r w:rsidRPr="008C3D75">
        <w:rPr>
          <w:lang w:val="sk-SK"/>
        </w:rPr>
        <w:lastRenderedPageBreak/>
        <w:instrText xml:space="preserve">h </w:instrText>
      </w:r>
      <w:r w:rsidRPr="008C3D75">
        <w:rPr>
          <w:lang w:val="sk-SK"/>
          <w:rPrChange w:id="2115" w:author="admin" w:date="2018-06-18T11:14:00Z">
            <w:rPr>
              <w:lang w:val="sk-SK"/>
            </w:rPr>
          </w:rPrChange>
        </w:rPr>
      </w:r>
      <w:r w:rsidRPr="008C3D75">
        <w:rPr>
          <w:lang w:val="sk-SK"/>
          <w:rPrChange w:id="2116" w:author="admin" w:date="2018-06-18T11:14:00Z">
            <w:rPr>
              <w:lang w:val="sk-SK"/>
            </w:rPr>
          </w:rPrChange>
        </w:rPr>
        <w:fldChar w:fldCharType="separate"/>
      </w:r>
      <w:r w:rsidR="00A37FEB" w:rsidRPr="008C3D75">
        <w:rPr>
          <w:lang w:val="sk-SK"/>
        </w:rPr>
        <w:t xml:space="preserve">Tabuľka </w:t>
      </w:r>
      <w:r w:rsidR="00A37FEB" w:rsidRPr="008C3D75">
        <w:rPr>
          <w:noProof/>
          <w:lang w:val="sk-SK"/>
        </w:rPr>
        <w:t>11</w:t>
      </w:r>
      <w:r w:rsidRPr="008C3D75">
        <w:rPr>
          <w:lang w:val="sk-SK"/>
          <w:rPrChange w:id="2117" w:author="admin" w:date="2018-06-18T11:14:00Z">
            <w:rPr>
              <w:lang w:val="sk-SK"/>
            </w:rPr>
          </w:rPrChange>
        </w:rPr>
        <w:fldChar w:fldCharType="end"/>
      </w:r>
      <w:r w:rsidRPr="008C3D75">
        <w:rPr>
          <w:lang w:val="sk-SK"/>
        </w:rPr>
        <w:t>).</w:t>
      </w:r>
    </w:p>
    <w:p w14:paraId="141EBE52" w14:textId="77777777" w:rsidR="00BD7167" w:rsidRPr="008C3D75" w:rsidRDefault="00BD7167" w:rsidP="00BD7167">
      <w:pPr>
        <w:pStyle w:val="Caption"/>
        <w:rPr>
          <w:lang w:val="sk-SK"/>
        </w:rPr>
      </w:pPr>
    </w:p>
    <w:p w14:paraId="7A77FADF" w14:textId="77777777" w:rsidR="00BD7167" w:rsidRPr="008C3D75" w:rsidRDefault="00BD7167" w:rsidP="00BD7167">
      <w:pPr>
        <w:pStyle w:val="NormalWeb"/>
        <w:spacing w:before="0" w:beforeAutospacing="0" w:after="0" w:afterAutospacing="0" w:line="360" w:lineRule="auto"/>
        <w:rPr>
          <w:iCs/>
          <w:color w:val="000000" w:themeColor="text1"/>
          <w:sz w:val="22"/>
          <w:szCs w:val="22"/>
        </w:rPr>
      </w:pPr>
      <w:r w:rsidRPr="008C3D75">
        <w:t xml:space="preserve">Hlboké dýchanie na rozdiel od spontánneho vykazuje vyššiu variabilitu hodnôt parametrov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8C3D75">
        <w:rPr>
          <w:iCs/>
          <w:color w:val="000000" w:themeColor="text1"/>
          <w:sz w:val="22"/>
          <w:szCs w:val="22"/>
        </w:rPr>
        <w:t xml:space="preserve"> a </w:t>
      </w:r>
      <m:oMath>
        <m:r>
          <w:rPr>
            <w:rFonts w:ascii="Cambria Math" w:hAnsi="Cambria Math" w:cstheme="minorBidi"/>
            <w:color w:val="000000" w:themeColor="text1"/>
            <w:sz w:val="22"/>
            <w:szCs w:val="22"/>
          </w:rPr>
          <m:t>-</m:t>
        </m:r>
        <m:r>
          <w:rPr>
            <w:rFonts w:ascii="Cambria Math" w:hAnsi="Cambria Math" w:cstheme="minorBidi"/>
            <w:color w:val="000000" w:themeColor="text1"/>
            <w:sz w:val="22"/>
            <w:szCs w:val="22"/>
            <w:rPrChange w:id="2118" w:author="admin" w:date="2018-06-18T11:14:00Z">
              <w:rPr>
                <w:rFonts w:ascii="Cambria Math" w:hAnsi="Cambria Math" w:cstheme="minorBidi"/>
                <w:color w:val="000000" w:themeColor="text1"/>
                <w:sz w:val="22"/>
                <w:szCs w:val="22"/>
              </w:rPr>
            </w:rPrChange>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8C3D75">
        <w:rPr>
          <w:iCs/>
          <w:color w:val="000000" w:themeColor="text1"/>
          <w:sz w:val="22"/>
          <w:szCs w:val="22"/>
        </w:rPr>
        <w:t xml:space="preserve"> počas merania. Môžeme teda tvrdiť, že typ dýchanie ovplyvní hodnotu SV a CO vypočítaných z bioimpedancie.</w:t>
      </w:r>
    </w:p>
    <w:p w14:paraId="67E027DB" w14:textId="77777777" w:rsidR="00BD7167" w:rsidRPr="008C3D75" w:rsidRDefault="00BD7167" w:rsidP="00BD7167">
      <w:pPr>
        <w:pStyle w:val="NormalWeb"/>
        <w:spacing w:before="0" w:beforeAutospacing="0" w:after="0" w:afterAutospacing="0"/>
      </w:pPr>
    </w:p>
    <w:p w14:paraId="1D65FDAA" w14:textId="77777777" w:rsidR="00BD7167" w:rsidRPr="008C3D75" w:rsidRDefault="00BD7167" w:rsidP="00BD7167">
      <w:pPr>
        <w:pStyle w:val="Heading3"/>
      </w:pPr>
      <w:bookmarkStart w:id="2119" w:name="_Toc516835641"/>
      <w:r w:rsidRPr="008C3D75">
        <w:t>Porovnanie výsledkov meraní s meraniami z literatúry</w:t>
      </w:r>
      <w:bookmarkEnd w:id="2119"/>
    </w:p>
    <w:p w14:paraId="6CC114F5" w14:textId="77777777" w:rsidR="00BD7167" w:rsidRPr="008C3D75" w:rsidRDefault="00BD7167" w:rsidP="00BD7167">
      <w:r w:rsidRPr="008C3D75">
        <w:t xml:space="preserve"> </w:t>
      </w:r>
    </w:p>
    <w:p w14:paraId="464DEFAB" w14:textId="492FEEEF" w:rsidR="00BD7167" w:rsidRPr="008C3D75" w:rsidRDefault="00BD7167" w:rsidP="00BD7167">
      <w:r w:rsidRPr="008C3D75">
        <w:t xml:space="preserve">Literatúra zaoberajúca sa bioimpedanciou uvádza takmer výhradne len výsledné hodnoty vypočítaného </w:t>
      </w:r>
      <w:r w:rsidR="009076DD" w:rsidRPr="008C3D75">
        <w:t>srdcov</w:t>
      </w:r>
      <w:r w:rsidRPr="008C3D75">
        <w:t xml:space="preserve">ého výdaja, prípadne relatívne zmeny </w:t>
      </w:r>
      <w:r w:rsidR="009076DD" w:rsidRPr="008C3D75">
        <w:t>srdcov</w:t>
      </w:r>
      <w:r w:rsidRPr="008C3D75">
        <w:t xml:space="preserve">ého výdaja alebo len porovnanie vypočítaného </w:t>
      </w:r>
      <w:r w:rsidR="009076DD" w:rsidRPr="008C3D75">
        <w:t>srdcov</w:t>
      </w:r>
      <w:r w:rsidRPr="008C3D75">
        <w:t xml:space="preserve">ého výdaja pomocou dvoch a viacerých metód. Chýba uvedenie hodnôt hlavných parametrov používaných pre výpočet </w:t>
      </w:r>
      <w:r w:rsidR="009076DD" w:rsidRPr="008C3D75">
        <w:t>srdcov</w:t>
      </w:r>
      <w:r w:rsidRPr="008C3D75">
        <w:t xml:space="preserve">ého výdaja z bioimpedancie a to hodnoty parametrov </w:t>
      </w:r>
      <w:r w:rsidRPr="008C3D75">
        <w:rPr>
          <w:rFonts w:ascii="Cambria Math" w:hAnsi="Cambria Math"/>
          <w:i/>
        </w:rPr>
        <w:t>Z</w:t>
      </w:r>
      <w:r w:rsidRPr="008C3D75">
        <w:rPr>
          <w:rFonts w:ascii="Cambria Math" w:hAnsi="Cambria Math"/>
          <w:i/>
          <w:vertAlign w:val="subscript"/>
        </w:rPr>
        <w:t>0</w:t>
      </w:r>
      <w:r w:rsidRPr="008C3D75">
        <w:t xml:space="preserve">, </w:t>
      </w:r>
      <m:oMath>
        <m:r>
          <w:rPr>
            <w:rFonts w:ascii="Cambria Math" w:hAnsi="Cambria Math"/>
          </w:rPr>
          <m:t>-</m:t>
        </m:r>
        <m:r>
          <w:rPr>
            <w:rFonts w:ascii="Cambria Math" w:hAnsi="Cambria Math"/>
            <w:rPrChange w:id="2120" w:author="admin" w:date="2018-06-18T11:14:00Z">
              <w:rPr>
                <w:rFonts w:ascii="Cambria Math" w:hAnsi="Cambria Math"/>
              </w:rPr>
            </w:rPrChange>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m:t>
                </m:r>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8C3D75">
        <w:t xml:space="preserve">. Na viacerých miestach bol popísaný problém zo získaním absolútnych hodnôt </w:t>
      </w:r>
      <w:r w:rsidR="009076DD" w:rsidRPr="008C3D75">
        <w:t>srdcov</w:t>
      </w:r>
      <w:r w:rsidRPr="008C3D75">
        <w:t xml:space="preserve">ého výdaja z bioimpedancie a bolo navrhnuté používať výpočet </w:t>
      </w:r>
      <w:r w:rsidR="009076DD" w:rsidRPr="008C3D75">
        <w:t>srdcov</w:t>
      </w:r>
      <w:r w:rsidRPr="008C3D75">
        <w:t>ého výdaja z bioimpedancie výhradne na sledovanie relatívnych zmien v </w:t>
      </w:r>
      <w:r w:rsidR="009076DD" w:rsidRPr="008C3D75">
        <w:t>srdcov</w:t>
      </w:r>
      <w:r w:rsidRPr="008C3D75">
        <w:t xml:space="preserve">om výdaji. Rovnice na výpočet impedancie sú pritom známe už veľa rokov. Jediný nám známi zdroj ktorý uvádza hodnoty parametrov je práca Bernstaina z roku 2015 </w:t>
      </w:r>
      <w:r w:rsidRPr="008C3D75">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Pr="008C3D75">
        <w:instrText xml:space="preserve"> ADDIN EN.CITE </w:instrText>
      </w:r>
      <w:r w:rsidRPr="008C3D75">
        <w:rPr>
          <w:rPrChange w:id="2121" w:author="admin" w:date="2018-06-18T11:14:00Z">
            <w:rPr/>
          </w:rPrChange>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Pr="008C3D75">
        <w:instrText xml:space="preserve"> ADDIN EN.CITE.DATA </w:instrText>
      </w:r>
      <w:r w:rsidRPr="008C3D75">
        <w:rPr>
          <w:rPrChange w:id="2122" w:author="admin" w:date="2018-06-18T11:14:00Z">
            <w:rPr/>
          </w:rPrChange>
        </w:rPr>
      </w:r>
      <w:r w:rsidRPr="008C3D75">
        <w:rPr>
          <w:rPrChange w:id="2123" w:author="admin" w:date="2018-06-18T11:14:00Z">
            <w:rPr/>
          </w:rPrChange>
        </w:rPr>
        <w:fldChar w:fldCharType="end"/>
      </w:r>
      <w:r w:rsidRPr="008C3D75">
        <w:rPr>
          <w:rPrChange w:id="2124" w:author="admin" w:date="2018-06-18T11:14:00Z">
            <w:rPr/>
          </w:rPrChange>
        </w:rPr>
      </w:r>
      <w:r w:rsidRPr="008C3D75">
        <w:rPr>
          <w:rPrChange w:id="2125" w:author="admin" w:date="2018-06-18T11:14:00Z">
            <w:rPr/>
          </w:rPrChange>
        </w:rPr>
        <w:fldChar w:fldCharType="separate"/>
      </w:r>
      <w:r w:rsidRPr="008C3D75">
        <w:rPr>
          <w:noProof/>
        </w:rPr>
        <w:t>[48]</w:t>
      </w:r>
      <w:r w:rsidRPr="008C3D75">
        <w:fldChar w:fldCharType="end"/>
      </w:r>
      <w:r w:rsidRPr="008C3D75">
        <w:t xml:space="preserve">. V práci sa môžeme dočítať aké boli hodnoty </w:t>
      </w:r>
      <w:r w:rsidRPr="008C3D75">
        <w:rPr>
          <w:rFonts w:ascii="Cambria Math" w:hAnsi="Cambria Math"/>
          <w:i/>
        </w:rPr>
        <w:t>Z</w:t>
      </w:r>
      <w:r w:rsidRPr="008C3D75">
        <w:rPr>
          <w:rFonts w:ascii="Cambria Math" w:hAnsi="Cambria Math"/>
          <w:i/>
          <w:vertAlign w:val="subscript"/>
        </w:rPr>
        <w:t>0</w:t>
      </w:r>
      <w:r w:rsidRPr="008C3D75">
        <w:t xml:space="preserve">, </w:t>
      </w:r>
      <m:oMath>
        <m:r>
          <w:rPr>
            <w:rFonts w:ascii="Cambria Math" w:hAnsi="Cambria Math"/>
          </w:rPr>
          <m:t>-dZ</m:t>
        </m:r>
        <m:r>
          <w:rPr>
            <w:rFonts w:ascii="Cambria Math" w:hAnsi="Cambria Math"/>
          </w:rPr>
          <m:t>/</m:t>
        </m:r>
        <m:r>
          <w:rPr>
            <w:rFonts w:ascii="Cambria Math" w:hAnsi="Cambria Math"/>
            <w:rPrChange w:id="2126" w:author="admin" w:date="2018-06-18T11:14:00Z">
              <w:rPr>
                <w:rFonts w:ascii="Cambria Math" w:hAnsi="Cambria Math"/>
              </w:rPr>
            </w:rPrChange>
          </w:rPr>
          <m:t>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Hodnoty boli získané meraním bioimpedancie pre 29 zdravích dobrovoľníkov. V tejto práci autor použil jednokanálovú impedanciu ruky, kde pokrýva celú ruku, čo odpovedá pri bioimpedančnom monitore MBM kanálu 13 a 15. Výsledky sú rozdelené na mužov a ženy. Hodnoty z práce Bernstaina uvádza </w:t>
      </w:r>
      <w:r w:rsidRPr="008C3D75">
        <w:fldChar w:fldCharType="begin"/>
      </w:r>
      <w:r w:rsidRPr="008C3D75">
        <w:instrText xml:space="preserve"> REF _Ref513901643 \h </w:instrText>
      </w:r>
      <w:r w:rsidRPr="008C3D75">
        <w:rPr>
          <w:rPrChange w:id="2127" w:author="admin" w:date="2018-06-18T11:14:00Z">
            <w:rPr/>
          </w:rPrChange>
        </w:rPr>
        <w:fldChar w:fldCharType="separate"/>
      </w:r>
      <w:r w:rsidR="00A37FEB" w:rsidRPr="008C3D75">
        <w:t xml:space="preserve">Tabuľka </w:t>
      </w:r>
      <w:r w:rsidR="00A37FEB" w:rsidRPr="008C3D75">
        <w:rPr>
          <w:noProof/>
        </w:rPr>
        <w:t>12</w:t>
      </w:r>
      <w:r w:rsidRPr="008C3D75">
        <w:fldChar w:fldCharType="end"/>
      </w:r>
      <w:r w:rsidRPr="008C3D75">
        <w:t>. V tejto tabuľke sú pre porovnanie uvedené aj hodnoty namerané v tejto práci pre rovnakú oblasť tela</w:t>
      </w:r>
      <w:r w:rsidRPr="008C3D75">
        <w:rPr>
          <w:lang w:eastAsia="en-US" w:bidi="en-US"/>
        </w:rPr>
        <w:t xml:space="preserve">. </w:t>
      </w:r>
    </w:p>
    <w:p w14:paraId="36F045EB" w14:textId="77777777" w:rsidR="00BD7167" w:rsidRPr="008C3D75" w:rsidRDefault="00BD7167" w:rsidP="00BD7167"/>
    <w:tbl>
      <w:tblPr>
        <w:tblW w:w="8104" w:type="dxa"/>
        <w:tblCellMar>
          <w:left w:w="70" w:type="dxa"/>
          <w:right w:w="70" w:type="dxa"/>
        </w:tblCellMar>
        <w:tblLook w:val="04A0" w:firstRow="1" w:lastRow="0" w:firstColumn="1" w:lastColumn="0" w:noHBand="0" w:noVBand="1"/>
      </w:tblPr>
      <w:tblGrid>
        <w:gridCol w:w="1256"/>
        <w:gridCol w:w="1776"/>
        <w:gridCol w:w="776"/>
        <w:gridCol w:w="436"/>
        <w:gridCol w:w="976"/>
        <w:gridCol w:w="476"/>
        <w:gridCol w:w="976"/>
        <w:gridCol w:w="456"/>
        <w:gridCol w:w="976"/>
      </w:tblGrid>
      <w:tr w:rsidR="00BD7167" w:rsidRPr="008C3D75" w14:paraId="2575AF29" w14:textId="77777777" w:rsidTr="00BD7167">
        <w:trPr>
          <w:trHeight w:val="975"/>
        </w:trPr>
        <w:tc>
          <w:tcPr>
            <w:tcW w:w="1256" w:type="dxa"/>
            <w:tcBorders>
              <w:top w:val="nil"/>
              <w:left w:val="nil"/>
              <w:bottom w:val="nil"/>
              <w:right w:val="nil"/>
            </w:tcBorders>
            <w:shd w:val="clear" w:color="auto" w:fill="auto"/>
            <w:noWrap/>
            <w:vAlign w:val="bottom"/>
            <w:hideMark/>
          </w:tcPr>
          <w:p w14:paraId="3AB71732" w14:textId="77777777" w:rsidR="00BD7167" w:rsidRPr="008C3D75" w:rsidRDefault="00BD7167" w:rsidP="00BD7167">
            <w:pPr>
              <w:overflowPunct/>
              <w:autoSpaceDE/>
              <w:autoSpaceDN/>
              <w:adjustRightInd/>
              <w:spacing w:line="240" w:lineRule="auto"/>
              <w:jc w:val="left"/>
              <w:textAlignment w:val="auto"/>
              <w:rPr>
                <w:rFonts w:ascii="Times New Roman" w:hAnsi="Times New Roman"/>
                <w:sz w:val="20"/>
                <w:szCs w:val="24"/>
              </w:rPr>
            </w:pPr>
          </w:p>
        </w:tc>
        <w:tc>
          <w:tcPr>
            <w:tcW w:w="1776" w:type="dxa"/>
            <w:tcBorders>
              <w:top w:val="single" w:sz="4" w:space="0" w:color="auto"/>
              <w:left w:val="nil"/>
              <w:bottom w:val="nil"/>
              <w:right w:val="nil"/>
            </w:tcBorders>
            <w:shd w:val="clear" w:color="auto" w:fill="auto"/>
            <w:noWrap/>
            <w:vAlign w:val="bottom"/>
            <w:hideMark/>
          </w:tcPr>
          <w:p w14:paraId="1D01B64D" w14:textId="77777777" w:rsidR="00BD7167" w:rsidRPr="008C3D75" w:rsidRDefault="00BD7167" w:rsidP="00BD7167">
            <w:pPr>
              <w:overflowPunct/>
              <w:autoSpaceDE/>
              <w:autoSpaceDN/>
              <w:adjustRightInd/>
              <w:spacing w:line="240" w:lineRule="auto"/>
              <w:jc w:val="left"/>
              <w:textAlignment w:val="auto"/>
              <w:rPr>
                <w:rFonts w:ascii="Arial" w:hAnsi="Arial" w:cs="Arial"/>
                <w:b/>
                <w:bCs/>
                <w:sz w:val="22"/>
                <w:szCs w:val="22"/>
              </w:rPr>
            </w:pPr>
            <w:r w:rsidRPr="008C3D75">
              <w:rPr>
                <w:rFonts w:ascii="Arial" w:hAnsi="Arial" w:cs="Arial"/>
                <w:b/>
                <w:bCs/>
                <w:sz w:val="22"/>
                <w:szCs w:val="22"/>
              </w:rPr>
              <w:t> </w:t>
            </w:r>
          </w:p>
        </w:tc>
        <w:tc>
          <w:tcPr>
            <w:tcW w:w="776" w:type="dxa"/>
            <w:tcBorders>
              <w:top w:val="single" w:sz="4" w:space="0" w:color="auto"/>
              <w:left w:val="nil"/>
              <w:bottom w:val="nil"/>
              <w:right w:val="nil"/>
            </w:tcBorders>
            <w:shd w:val="clear" w:color="auto" w:fill="auto"/>
            <w:noWrap/>
            <w:vAlign w:val="bottom"/>
            <w:hideMark/>
          </w:tcPr>
          <w:p w14:paraId="65BB7958" w14:textId="77777777" w:rsidR="00BD7167" w:rsidRPr="008C3D75" w:rsidRDefault="00BD7167" w:rsidP="00BD7167">
            <w:pPr>
              <w:overflowPunct/>
              <w:autoSpaceDE/>
              <w:autoSpaceDN/>
              <w:adjustRightInd/>
              <w:spacing w:line="240" w:lineRule="auto"/>
              <w:jc w:val="right"/>
              <w:textAlignment w:val="auto"/>
              <w:rPr>
                <w:rFonts w:ascii="Arial" w:hAnsi="Arial" w:cs="Arial"/>
                <w:b/>
                <w:bCs/>
                <w:sz w:val="22"/>
                <w:szCs w:val="22"/>
              </w:rPr>
            </w:pPr>
            <w:r w:rsidRPr="008C3D75">
              <w:rPr>
                <w:rFonts w:ascii="Arial" w:hAnsi="Arial" w:cs="Arial"/>
                <w:b/>
                <w:bCs/>
                <w:sz w:val="22"/>
                <w:szCs w:val="22"/>
              </w:rPr>
              <w:t> </w:t>
            </w:r>
          </w:p>
        </w:tc>
        <w:tc>
          <w:tcPr>
            <w:tcW w:w="436" w:type="dxa"/>
            <w:tcBorders>
              <w:top w:val="single" w:sz="4" w:space="0" w:color="auto"/>
              <w:left w:val="nil"/>
              <w:bottom w:val="nil"/>
              <w:right w:val="nil"/>
            </w:tcBorders>
            <w:shd w:val="clear" w:color="auto" w:fill="auto"/>
            <w:noWrap/>
            <w:vAlign w:val="bottom"/>
            <w:hideMark/>
          </w:tcPr>
          <w:p w14:paraId="642B08D9" w14:textId="77777777" w:rsidR="00BD7167" w:rsidRPr="008C3D75" w:rsidRDefault="00BD7167" w:rsidP="00BD7167">
            <w:pPr>
              <w:overflowPunct/>
              <w:autoSpaceDE/>
              <w:autoSpaceDN/>
              <w:adjustRightInd/>
              <w:spacing w:line="240" w:lineRule="auto"/>
              <w:jc w:val="center"/>
              <w:textAlignment w:val="auto"/>
              <w:rPr>
                <w:rFonts w:ascii="Calibri" w:hAnsi="Calibri" w:cs="Calibri"/>
                <w:b/>
                <w:bCs/>
                <w:color w:val="000000"/>
                <w:sz w:val="22"/>
                <w:szCs w:val="22"/>
              </w:rPr>
            </w:pPr>
            <w:r w:rsidRPr="008C3D75">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61FF4B8A" w14:textId="77777777" w:rsidR="00BD7167" w:rsidRPr="008C3D75"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8C3D75">
              <w:rPr>
                <w:rFonts w:ascii="Calibri" w:hAnsi="Calibri" w:cs="Calibri"/>
                <w:b/>
                <w:bCs/>
                <w:color w:val="000000"/>
                <w:sz w:val="22"/>
                <w:szCs w:val="22"/>
              </w:rPr>
              <w:t> </w:t>
            </w:r>
          </w:p>
        </w:tc>
        <w:tc>
          <w:tcPr>
            <w:tcW w:w="476" w:type="dxa"/>
            <w:tcBorders>
              <w:top w:val="single" w:sz="4" w:space="0" w:color="auto"/>
              <w:left w:val="nil"/>
              <w:bottom w:val="nil"/>
              <w:right w:val="nil"/>
            </w:tcBorders>
            <w:shd w:val="clear" w:color="auto" w:fill="auto"/>
            <w:noWrap/>
            <w:vAlign w:val="bottom"/>
            <w:hideMark/>
          </w:tcPr>
          <w:p w14:paraId="1A01DDC1" w14:textId="77777777" w:rsidR="00BD7167" w:rsidRPr="008C3D75"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8C3D75">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4A4E8D0" w14:textId="77777777" w:rsidR="00BD7167" w:rsidRPr="008C3D75" w:rsidRDefault="00BD7167" w:rsidP="00BD7167">
            <w:pPr>
              <w:overflowPunct/>
              <w:autoSpaceDE/>
              <w:autoSpaceDN/>
              <w:adjustRightInd/>
              <w:spacing w:line="240" w:lineRule="auto"/>
              <w:jc w:val="right"/>
              <w:textAlignment w:val="auto"/>
              <w:rPr>
                <w:rFonts w:ascii="Calibri" w:hAnsi="Calibri" w:cs="Calibri"/>
                <w:b/>
                <w:bCs/>
                <w:color w:val="000000"/>
                <w:sz w:val="22"/>
                <w:szCs w:val="22"/>
              </w:rPr>
            </w:pPr>
            <w:r w:rsidRPr="008C3D75">
              <w:rPr>
                <w:rFonts w:ascii="Calibri" w:hAnsi="Calibri" w:cs="Calibri"/>
                <w:b/>
                <w:bCs/>
                <w:color w:val="000000"/>
                <w:sz w:val="22"/>
                <w:szCs w:val="22"/>
              </w:rPr>
              <w:t> </w:t>
            </w:r>
          </w:p>
        </w:tc>
        <w:tc>
          <w:tcPr>
            <w:tcW w:w="456" w:type="dxa"/>
            <w:tcBorders>
              <w:top w:val="single" w:sz="4" w:space="0" w:color="auto"/>
              <w:left w:val="nil"/>
              <w:bottom w:val="nil"/>
              <w:right w:val="nil"/>
            </w:tcBorders>
            <w:shd w:val="clear" w:color="auto" w:fill="auto"/>
            <w:noWrap/>
            <w:vAlign w:val="bottom"/>
            <w:hideMark/>
          </w:tcPr>
          <w:p w14:paraId="55845A23" w14:textId="77777777" w:rsidR="00BD7167" w:rsidRPr="008C3D75" w:rsidRDefault="00BD7167" w:rsidP="00BD7167">
            <w:pPr>
              <w:overflowPunct/>
              <w:autoSpaceDE/>
              <w:autoSpaceDN/>
              <w:adjustRightInd/>
              <w:spacing w:line="240" w:lineRule="auto"/>
              <w:jc w:val="center"/>
              <w:textAlignment w:val="auto"/>
              <w:rPr>
                <w:rFonts w:ascii="Calibri" w:hAnsi="Calibri" w:cs="Calibri"/>
                <w:b/>
                <w:bCs/>
                <w:color w:val="000000"/>
                <w:sz w:val="22"/>
                <w:szCs w:val="22"/>
              </w:rPr>
            </w:pPr>
            <w:r w:rsidRPr="008C3D75">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182E41B" w14:textId="77777777" w:rsidR="00BD7167" w:rsidRPr="008C3D75"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8C3D75">
              <w:rPr>
                <w:rFonts w:ascii="Calibri" w:hAnsi="Calibri" w:cs="Calibri"/>
                <w:b/>
                <w:bCs/>
                <w:color w:val="000000"/>
                <w:sz w:val="22"/>
                <w:szCs w:val="22"/>
              </w:rPr>
              <w:t> </w:t>
            </w:r>
          </w:p>
        </w:tc>
      </w:tr>
      <w:tr w:rsidR="00BD7167" w:rsidRPr="008C3D75" w14:paraId="6DA0550F"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2ECD7915" w14:textId="77777777" w:rsidR="00BD7167" w:rsidRPr="008C3D75"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1776" w:type="dxa"/>
            <w:tcBorders>
              <w:top w:val="single" w:sz="4" w:space="0" w:color="auto"/>
              <w:left w:val="nil"/>
              <w:bottom w:val="single" w:sz="8" w:space="0" w:color="auto"/>
              <w:right w:val="nil"/>
            </w:tcBorders>
            <w:shd w:val="clear" w:color="auto" w:fill="auto"/>
            <w:noWrap/>
            <w:vAlign w:val="bottom"/>
            <w:hideMark/>
          </w:tcPr>
          <w:p w14:paraId="1BAAF585" w14:textId="77777777" w:rsidR="00BD7167" w:rsidRPr="008C3D75" w:rsidRDefault="00BD7167" w:rsidP="00BD7167">
            <w:pPr>
              <w:overflowPunct/>
              <w:autoSpaceDE/>
              <w:autoSpaceDN/>
              <w:adjustRightInd/>
              <w:spacing w:line="240" w:lineRule="auto"/>
              <w:jc w:val="left"/>
              <w:textAlignment w:val="auto"/>
              <w:rPr>
                <w:rFonts w:ascii="Arial" w:hAnsi="Arial" w:cs="Arial"/>
                <w:sz w:val="22"/>
                <w:szCs w:val="22"/>
              </w:rPr>
            </w:pPr>
            <w:r w:rsidRPr="008C3D75">
              <w:rPr>
                <w:rFonts w:ascii="Arial" w:hAnsi="Arial" w:cs="Arial"/>
                <w:sz w:val="22"/>
                <w:szCs w:val="22"/>
              </w:rPr>
              <w:t>kanál/pohlavie</w:t>
            </w:r>
          </w:p>
        </w:tc>
        <w:tc>
          <w:tcPr>
            <w:tcW w:w="776" w:type="dxa"/>
            <w:tcBorders>
              <w:top w:val="single" w:sz="4" w:space="0" w:color="auto"/>
              <w:left w:val="nil"/>
              <w:bottom w:val="single" w:sz="8" w:space="0" w:color="auto"/>
              <w:right w:val="nil"/>
            </w:tcBorders>
            <w:shd w:val="clear" w:color="auto" w:fill="auto"/>
            <w:noWrap/>
            <w:vAlign w:val="bottom"/>
            <w:hideMark/>
          </w:tcPr>
          <w:p w14:paraId="0899AF75"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8C3D75">
              <w:rPr>
                <w:rFonts w:ascii="Calibri" w:hAnsi="Calibri" w:cs="Calibri"/>
                <w:color w:val="000000"/>
                <w:sz w:val="22"/>
                <w:szCs w:val="22"/>
              </w:rPr>
              <w:t>mean</w:t>
            </w:r>
          </w:p>
        </w:tc>
        <w:tc>
          <w:tcPr>
            <w:tcW w:w="436" w:type="dxa"/>
            <w:tcBorders>
              <w:top w:val="single" w:sz="4" w:space="0" w:color="auto"/>
              <w:left w:val="nil"/>
              <w:bottom w:val="single" w:sz="8" w:space="0" w:color="auto"/>
              <w:right w:val="nil"/>
            </w:tcBorders>
            <w:shd w:val="clear" w:color="auto" w:fill="auto"/>
            <w:noWrap/>
            <w:vAlign w:val="bottom"/>
            <w:hideMark/>
          </w:tcPr>
          <w:p w14:paraId="0AECE191"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8C3D75">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3C9624C8" w14:textId="77777777" w:rsidR="00BD7167" w:rsidRPr="008C3D75"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8C3D75">
              <w:rPr>
                <w:rFonts w:ascii="Calibri" w:hAnsi="Calibri" w:cs="Calibri"/>
                <w:color w:val="000000"/>
                <w:sz w:val="22"/>
                <w:szCs w:val="22"/>
              </w:rPr>
              <w:t>std</w:t>
            </w:r>
          </w:p>
        </w:tc>
        <w:tc>
          <w:tcPr>
            <w:tcW w:w="476" w:type="dxa"/>
            <w:tcBorders>
              <w:top w:val="nil"/>
              <w:left w:val="nil"/>
              <w:bottom w:val="single" w:sz="8" w:space="0" w:color="auto"/>
              <w:right w:val="nil"/>
            </w:tcBorders>
            <w:shd w:val="clear" w:color="auto" w:fill="auto"/>
            <w:noWrap/>
            <w:vAlign w:val="bottom"/>
            <w:hideMark/>
          </w:tcPr>
          <w:p w14:paraId="670DF3D5" w14:textId="77777777" w:rsidR="00BD7167" w:rsidRPr="008C3D75"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976" w:type="dxa"/>
            <w:tcBorders>
              <w:top w:val="single" w:sz="4" w:space="0" w:color="auto"/>
              <w:left w:val="nil"/>
              <w:bottom w:val="single" w:sz="8" w:space="0" w:color="auto"/>
              <w:right w:val="nil"/>
            </w:tcBorders>
            <w:shd w:val="clear" w:color="auto" w:fill="auto"/>
            <w:noWrap/>
            <w:vAlign w:val="bottom"/>
            <w:hideMark/>
          </w:tcPr>
          <w:p w14:paraId="1D5010CA"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8C3D75">
              <w:rPr>
                <w:rFonts w:ascii="Calibri" w:hAnsi="Calibri" w:cs="Calibri"/>
                <w:color w:val="000000"/>
                <w:sz w:val="22"/>
                <w:szCs w:val="22"/>
              </w:rPr>
              <w:t>mean</w:t>
            </w:r>
          </w:p>
        </w:tc>
        <w:tc>
          <w:tcPr>
            <w:tcW w:w="456" w:type="dxa"/>
            <w:tcBorders>
              <w:top w:val="single" w:sz="4" w:space="0" w:color="auto"/>
              <w:left w:val="nil"/>
              <w:bottom w:val="single" w:sz="8" w:space="0" w:color="auto"/>
              <w:right w:val="nil"/>
            </w:tcBorders>
            <w:shd w:val="clear" w:color="auto" w:fill="auto"/>
            <w:noWrap/>
            <w:vAlign w:val="bottom"/>
            <w:hideMark/>
          </w:tcPr>
          <w:p w14:paraId="23A0EA21"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8C3D75">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6F42B82C" w14:textId="77777777" w:rsidR="00BD7167" w:rsidRPr="008C3D75"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8C3D75">
              <w:rPr>
                <w:rFonts w:ascii="Calibri" w:hAnsi="Calibri" w:cs="Calibri"/>
                <w:color w:val="000000"/>
                <w:sz w:val="22"/>
                <w:szCs w:val="22"/>
              </w:rPr>
              <w:t>std</w:t>
            </w:r>
          </w:p>
        </w:tc>
      </w:tr>
      <w:tr w:rsidR="00BD7167" w:rsidRPr="008C3D75" w14:paraId="580BB493" w14:textId="77777777" w:rsidTr="00BD7167">
        <w:trPr>
          <w:trHeight w:val="300"/>
        </w:trPr>
        <w:tc>
          <w:tcPr>
            <w:tcW w:w="1256" w:type="dxa"/>
            <w:tcBorders>
              <w:top w:val="nil"/>
              <w:left w:val="nil"/>
              <w:bottom w:val="nil"/>
              <w:right w:val="nil"/>
            </w:tcBorders>
            <w:shd w:val="clear" w:color="auto" w:fill="auto"/>
            <w:noWrap/>
            <w:vAlign w:val="bottom"/>
            <w:hideMark/>
          </w:tcPr>
          <w:p w14:paraId="3AEC2200" w14:textId="77777777" w:rsidR="00BD7167" w:rsidRPr="008C3D75" w:rsidRDefault="00BD7167" w:rsidP="00BD7167">
            <w:pPr>
              <w:overflowPunct/>
              <w:autoSpaceDE/>
              <w:autoSpaceDN/>
              <w:adjustRightInd/>
              <w:spacing w:line="240" w:lineRule="auto"/>
              <w:jc w:val="left"/>
              <w:textAlignment w:val="auto"/>
              <w:rPr>
                <w:rFonts w:ascii="Arial" w:hAnsi="Arial" w:cs="Arial"/>
                <w:b/>
                <w:bCs/>
                <w:sz w:val="22"/>
                <w:szCs w:val="22"/>
              </w:rPr>
            </w:pPr>
            <w:r w:rsidRPr="008C3D75">
              <w:rPr>
                <w:rFonts w:ascii="Arial" w:hAnsi="Arial" w:cs="Arial"/>
                <w:b/>
                <w:bCs/>
                <w:sz w:val="22"/>
                <w:szCs w:val="22"/>
              </w:rPr>
              <w:t>Bernstain</w:t>
            </w:r>
          </w:p>
        </w:tc>
        <w:tc>
          <w:tcPr>
            <w:tcW w:w="1776" w:type="dxa"/>
            <w:tcBorders>
              <w:top w:val="nil"/>
              <w:left w:val="nil"/>
              <w:bottom w:val="single" w:sz="4" w:space="0" w:color="auto"/>
              <w:right w:val="nil"/>
            </w:tcBorders>
            <w:shd w:val="clear" w:color="auto" w:fill="auto"/>
            <w:noWrap/>
            <w:vAlign w:val="bottom"/>
            <w:hideMark/>
          </w:tcPr>
          <w:p w14:paraId="0FE13617" w14:textId="77777777" w:rsidR="00BD7167" w:rsidRPr="008C3D75" w:rsidRDefault="00BD7167" w:rsidP="00BD7167">
            <w:pPr>
              <w:overflowPunct/>
              <w:autoSpaceDE/>
              <w:autoSpaceDN/>
              <w:adjustRightInd/>
              <w:spacing w:line="240" w:lineRule="auto"/>
              <w:jc w:val="left"/>
              <w:textAlignment w:val="auto"/>
              <w:rPr>
                <w:rFonts w:ascii="Arial" w:hAnsi="Arial" w:cs="Arial"/>
                <w:sz w:val="22"/>
                <w:szCs w:val="22"/>
              </w:rPr>
            </w:pPr>
            <w:r w:rsidRPr="008C3D75">
              <w:rPr>
                <w:rFonts w:ascii="Arial" w:hAnsi="Arial" w:cs="Arial"/>
                <w:sz w:val="22"/>
                <w:szCs w:val="22"/>
              </w:rPr>
              <w:t> </w:t>
            </w:r>
          </w:p>
        </w:tc>
        <w:tc>
          <w:tcPr>
            <w:tcW w:w="776" w:type="dxa"/>
            <w:tcBorders>
              <w:top w:val="nil"/>
              <w:left w:val="nil"/>
              <w:bottom w:val="single" w:sz="4" w:space="0" w:color="auto"/>
              <w:right w:val="nil"/>
            </w:tcBorders>
            <w:shd w:val="clear" w:color="auto" w:fill="auto"/>
            <w:noWrap/>
            <w:vAlign w:val="bottom"/>
            <w:hideMark/>
          </w:tcPr>
          <w:p w14:paraId="4DE4CCE6"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436" w:type="dxa"/>
            <w:tcBorders>
              <w:top w:val="nil"/>
              <w:left w:val="nil"/>
              <w:bottom w:val="single" w:sz="4" w:space="0" w:color="auto"/>
              <w:right w:val="nil"/>
            </w:tcBorders>
            <w:shd w:val="clear" w:color="auto" w:fill="auto"/>
            <w:noWrap/>
            <w:vAlign w:val="bottom"/>
            <w:hideMark/>
          </w:tcPr>
          <w:p w14:paraId="5D956467"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47399CE2" w14:textId="77777777" w:rsidR="00BD7167" w:rsidRPr="008C3D75"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476" w:type="dxa"/>
            <w:tcBorders>
              <w:top w:val="nil"/>
              <w:left w:val="nil"/>
              <w:bottom w:val="nil"/>
              <w:right w:val="nil"/>
            </w:tcBorders>
            <w:shd w:val="clear" w:color="auto" w:fill="auto"/>
            <w:noWrap/>
            <w:vAlign w:val="bottom"/>
            <w:hideMark/>
          </w:tcPr>
          <w:p w14:paraId="08445F4C" w14:textId="77777777" w:rsidR="00BD7167" w:rsidRPr="008C3D75"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single" w:sz="4" w:space="0" w:color="auto"/>
              <w:right w:val="nil"/>
            </w:tcBorders>
            <w:shd w:val="clear" w:color="auto" w:fill="auto"/>
            <w:noWrap/>
            <w:vAlign w:val="bottom"/>
            <w:hideMark/>
          </w:tcPr>
          <w:p w14:paraId="4208AE3E"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456" w:type="dxa"/>
            <w:tcBorders>
              <w:top w:val="nil"/>
              <w:left w:val="nil"/>
              <w:bottom w:val="single" w:sz="4" w:space="0" w:color="auto"/>
              <w:right w:val="nil"/>
            </w:tcBorders>
            <w:shd w:val="clear" w:color="auto" w:fill="auto"/>
            <w:noWrap/>
            <w:vAlign w:val="bottom"/>
            <w:hideMark/>
          </w:tcPr>
          <w:p w14:paraId="62114CE0"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4CBF0ABC" w14:textId="77777777" w:rsidR="00BD7167" w:rsidRPr="008C3D75"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8C3D75">
              <w:rPr>
                <w:rFonts w:ascii="Calibri" w:hAnsi="Calibri" w:cs="Calibri"/>
                <w:color w:val="000000"/>
                <w:sz w:val="22"/>
                <w:szCs w:val="22"/>
              </w:rPr>
              <w:t> </w:t>
            </w:r>
          </w:p>
        </w:tc>
      </w:tr>
      <w:tr w:rsidR="00BD7167" w:rsidRPr="008C3D75" w14:paraId="4F183136" w14:textId="77777777" w:rsidTr="00BD7167">
        <w:trPr>
          <w:trHeight w:val="300"/>
        </w:trPr>
        <w:tc>
          <w:tcPr>
            <w:tcW w:w="1256" w:type="dxa"/>
            <w:tcBorders>
              <w:top w:val="nil"/>
              <w:left w:val="nil"/>
              <w:bottom w:val="nil"/>
              <w:right w:val="nil"/>
            </w:tcBorders>
            <w:shd w:val="clear" w:color="auto" w:fill="auto"/>
            <w:noWrap/>
            <w:vAlign w:val="bottom"/>
            <w:hideMark/>
          </w:tcPr>
          <w:p w14:paraId="541B42EB" w14:textId="77777777" w:rsidR="00BD7167" w:rsidRPr="008C3D75"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1776" w:type="dxa"/>
            <w:tcBorders>
              <w:top w:val="nil"/>
              <w:left w:val="nil"/>
              <w:bottom w:val="nil"/>
              <w:right w:val="nil"/>
            </w:tcBorders>
            <w:shd w:val="clear" w:color="auto" w:fill="auto"/>
            <w:noWrap/>
            <w:vAlign w:val="bottom"/>
            <w:hideMark/>
          </w:tcPr>
          <w:p w14:paraId="34E31135" w14:textId="77777777" w:rsidR="00BD7167" w:rsidRPr="008C3D75" w:rsidRDefault="00BD7167" w:rsidP="00BD7167">
            <w:pPr>
              <w:overflowPunct/>
              <w:autoSpaceDE/>
              <w:autoSpaceDN/>
              <w:adjustRightInd/>
              <w:spacing w:line="240" w:lineRule="auto"/>
              <w:jc w:val="left"/>
              <w:textAlignment w:val="auto"/>
              <w:rPr>
                <w:rFonts w:ascii="Arial" w:hAnsi="Arial" w:cs="Arial"/>
                <w:sz w:val="22"/>
                <w:szCs w:val="22"/>
              </w:rPr>
            </w:pPr>
            <w:r w:rsidRPr="008C3D75">
              <w:rPr>
                <w:rFonts w:ascii="Arial" w:hAnsi="Arial" w:cs="Arial"/>
                <w:sz w:val="22"/>
                <w:szCs w:val="22"/>
              </w:rPr>
              <w:t>15 muži</w:t>
            </w:r>
          </w:p>
        </w:tc>
        <w:tc>
          <w:tcPr>
            <w:tcW w:w="776" w:type="dxa"/>
            <w:tcBorders>
              <w:top w:val="nil"/>
              <w:left w:val="nil"/>
              <w:bottom w:val="nil"/>
              <w:right w:val="nil"/>
            </w:tcBorders>
            <w:shd w:val="clear" w:color="auto" w:fill="auto"/>
            <w:noWrap/>
            <w:vAlign w:val="bottom"/>
            <w:hideMark/>
          </w:tcPr>
          <w:p w14:paraId="0617DDF2"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8C3D75">
              <w:rPr>
                <w:rFonts w:ascii="Calibri" w:hAnsi="Calibri" w:cs="Calibri"/>
                <w:color w:val="000000"/>
                <w:sz w:val="22"/>
                <w:szCs w:val="22"/>
              </w:rPr>
              <w:t>74</w:t>
            </w:r>
          </w:p>
        </w:tc>
        <w:tc>
          <w:tcPr>
            <w:tcW w:w="436" w:type="dxa"/>
            <w:tcBorders>
              <w:top w:val="nil"/>
              <w:left w:val="nil"/>
              <w:bottom w:val="nil"/>
              <w:right w:val="nil"/>
            </w:tcBorders>
            <w:shd w:val="clear" w:color="auto" w:fill="auto"/>
            <w:noWrap/>
            <w:vAlign w:val="bottom"/>
            <w:hideMark/>
          </w:tcPr>
          <w:p w14:paraId="5CAA4F86"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8C3D75">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0CB9B3E1" w14:textId="77777777" w:rsidR="00BD7167" w:rsidRPr="008C3D75"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8C3D75">
              <w:rPr>
                <w:rFonts w:ascii="Calibri" w:hAnsi="Calibri" w:cs="Calibri"/>
                <w:color w:val="000000"/>
                <w:sz w:val="22"/>
                <w:szCs w:val="22"/>
              </w:rPr>
              <w:t>11</w:t>
            </w:r>
          </w:p>
        </w:tc>
        <w:tc>
          <w:tcPr>
            <w:tcW w:w="476" w:type="dxa"/>
            <w:tcBorders>
              <w:top w:val="nil"/>
              <w:left w:val="nil"/>
              <w:bottom w:val="nil"/>
              <w:right w:val="nil"/>
            </w:tcBorders>
            <w:shd w:val="clear" w:color="auto" w:fill="auto"/>
            <w:noWrap/>
            <w:vAlign w:val="bottom"/>
            <w:hideMark/>
          </w:tcPr>
          <w:p w14:paraId="4B367D4E" w14:textId="77777777" w:rsidR="00BD7167" w:rsidRPr="008C3D75"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14:paraId="0471E684"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8C3D75">
              <w:rPr>
                <w:rFonts w:ascii="Calibri" w:hAnsi="Calibri" w:cs="Calibri"/>
                <w:color w:val="000000"/>
                <w:sz w:val="22"/>
                <w:szCs w:val="22"/>
              </w:rPr>
              <w:t>9.70E-01</w:t>
            </w:r>
          </w:p>
        </w:tc>
        <w:tc>
          <w:tcPr>
            <w:tcW w:w="456" w:type="dxa"/>
            <w:tcBorders>
              <w:top w:val="nil"/>
              <w:left w:val="nil"/>
              <w:bottom w:val="nil"/>
              <w:right w:val="nil"/>
            </w:tcBorders>
            <w:shd w:val="clear" w:color="auto" w:fill="auto"/>
            <w:noWrap/>
            <w:vAlign w:val="bottom"/>
            <w:hideMark/>
          </w:tcPr>
          <w:p w14:paraId="20A50CE1"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8C3D75">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76EBCCAE" w14:textId="77777777" w:rsidR="00BD7167" w:rsidRPr="008C3D75"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8C3D75">
              <w:rPr>
                <w:rFonts w:ascii="Calibri" w:hAnsi="Calibri" w:cs="Calibri"/>
                <w:color w:val="000000"/>
                <w:sz w:val="22"/>
                <w:szCs w:val="22"/>
              </w:rPr>
              <w:t>3.90E-01</w:t>
            </w:r>
          </w:p>
        </w:tc>
      </w:tr>
      <w:tr w:rsidR="00BD7167" w:rsidRPr="008C3D75" w14:paraId="049243AD"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6E24C426" w14:textId="77777777" w:rsidR="00BD7167" w:rsidRPr="008C3D75"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8C3D75">
              <w:rPr>
                <w:rFonts w:ascii="Calibri" w:hAnsi="Calibri" w:cs="Calibri"/>
                <w:b/>
                <w:bCs/>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1385D65A" w14:textId="77777777" w:rsidR="00BD7167" w:rsidRPr="008C3D75" w:rsidRDefault="00BD7167" w:rsidP="00BD7167">
            <w:pPr>
              <w:overflowPunct/>
              <w:autoSpaceDE/>
              <w:autoSpaceDN/>
              <w:adjustRightInd/>
              <w:spacing w:line="240" w:lineRule="auto"/>
              <w:jc w:val="left"/>
              <w:textAlignment w:val="auto"/>
              <w:rPr>
                <w:rFonts w:ascii="Arial" w:hAnsi="Arial" w:cs="Arial"/>
                <w:sz w:val="22"/>
                <w:szCs w:val="22"/>
              </w:rPr>
            </w:pPr>
            <w:r w:rsidRPr="008C3D75">
              <w:rPr>
                <w:rFonts w:ascii="Arial" w:hAnsi="Arial" w:cs="Arial"/>
                <w:sz w:val="22"/>
                <w:szCs w:val="22"/>
              </w:rPr>
              <w:t>15 ženy</w:t>
            </w:r>
          </w:p>
        </w:tc>
        <w:tc>
          <w:tcPr>
            <w:tcW w:w="776" w:type="dxa"/>
            <w:tcBorders>
              <w:top w:val="nil"/>
              <w:left w:val="nil"/>
              <w:bottom w:val="single" w:sz="8" w:space="0" w:color="auto"/>
              <w:right w:val="nil"/>
            </w:tcBorders>
            <w:shd w:val="clear" w:color="auto" w:fill="auto"/>
            <w:noWrap/>
            <w:vAlign w:val="bottom"/>
            <w:hideMark/>
          </w:tcPr>
          <w:p w14:paraId="107CE795"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8C3D75">
              <w:rPr>
                <w:rFonts w:ascii="Calibri" w:hAnsi="Calibri" w:cs="Calibri"/>
                <w:color w:val="000000"/>
                <w:sz w:val="22"/>
                <w:szCs w:val="22"/>
              </w:rPr>
              <w:t>87</w:t>
            </w:r>
          </w:p>
        </w:tc>
        <w:tc>
          <w:tcPr>
            <w:tcW w:w="436" w:type="dxa"/>
            <w:tcBorders>
              <w:top w:val="nil"/>
              <w:left w:val="nil"/>
              <w:bottom w:val="single" w:sz="8" w:space="0" w:color="auto"/>
              <w:right w:val="nil"/>
            </w:tcBorders>
            <w:shd w:val="clear" w:color="auto" w:fill="auto"/>
            <w:noWrap/>
            <w:vAlign w:val="bottom"/>
            <w:hideMark/>
          </w:tcPr>
          <w:p w14:paraId="22CCEB0A"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8C3D75">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2A61A30B" w14:textId="77777777" w:rsidR="00BD7167" w:rsidRPr="008C3D75"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8C3D75">
              <w:rPr>
                <w:rFonts w:ascii="Calibri" w:hAnsi="Calibri" w:cs="Calibri"/>
                <w:color w:val="000000"/>
                <w:sz w:val="22"/>
                <w:szCs w:val="22"/>
              </w:rPr>
              <w:t>15</w:t>
            </w:r>
          </w:p>
        </w:tc>
        <w:tc>
          <w:tcPr>
            <w:tcW w:w="476" w:type="dxa"/>
            <w:tcBorders>
              <w:top w:val="nil"/>
              <w:left w:val="nil"/>
              <w:bottom w:val="single" w:sz="8" w:space="0" w:color="auto"/>
              <w:right w:val="nil"/>
            </w:tcBorders>
            <w:shd w:val="clear" w:color="auto" w:fill="auto"/>
            <w:noWrap/>
            <w:vAlign w:val="bottom"/>
            <w:hideMark/>
          </w:tcPr>
          <w:p w14:paraId="7EB8B09D" w14:textId="77777777" w:rsidR="00BD7167" w:rsidRPr="008C3D75"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0E5C6C27"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8C3D75">
              <w:rPr>
                <w:rFonts w:ascii="Calibri" w:hAnsi="Calibri" w:cs="Calibri"/>
                <w:color w:val="000000"/>
                <w:sz w:val="22"/>
                <w:szCs w:val="22"/>
              </w:rPr>
              <w:t>1.60E+00</w:t>
            </w:r>
          </w:p>
        </w:tc>
        <w:tc>
          <w:tcPr>
            <w:tcW w:w="456" w:type="dxa"/>
            <w:tcBorders>
              <w:top w:val="nil"/>
              <w:left w:val="nil"/>
              <w:bottom w:val="single" w:sz="8" w:space="0" w:color="auto"/>
              <w:right w:val="nil"/>
            </w:tcBorders>
            <w:shd w:val="clear" w:color="auto" w:fill="auto"/>
            <w:noWrap/>
            <w:vAlign w:val="bottom"/>
            <w:hideMark/>
          </w:tcPr>
          <w:p w14:paraId="0AADC40D"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8C3D75">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4746DCD2" w14:textId="77777777" w:rsidR="00BD7167" w:rsidRPr="008C3D75"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8C3D75">
              <w:rPr>
                <w:rFonts w:ascii="Calibri" w:hAnsi="Calibri" w:cs="Calibri"/>
                <w:color w:val="000000"/>
                <w:sz w:val="22"/>
                <w:szCs w:val="22"/>
              </w:rPr>
              <w:t>4.10E-01</w:t>
            </w:r>
          </w:p>
        </w:tc>
      </w:tr>
      <w:tr w:rsidR="00BD7167" w:rsidRPr="008C3D75" w14:paraId="34331E46" w14:textId="77777777" w:rsidTr="00BD7167">
        <w:trPr>
          <w:trHeight w:val="300"/>
        </w:trPr>
        <w:tc>
          <w:tcPr>
            <w:tcW w:w="3032" w:type="dxa"/>
            <w:gridSpan w:val="2"/>
            <w:tcBorders>
              <w:top w:val="nil"/>
              <w:left w:val="nil"/>
              <w:bottom w:val="nil"/>
              <w:right w:val="nil"/>
            </w:tcBorders>
            <w:shd w:val="clear" w:color="auto" w:fill="auto"/>
            <w:noWrap/>
            <w:vAlign w:val="bottom"/>
            <w:hideMark/>
          </w:tcPr>
          <w:p w14:paraId="7A3B0016" w14:textId="77777777" w:rsidR="00BD7167" w:rsidRPr="008C3D75" w:rsidRDefault="00BD7167" w:rsidP="00BD7167">
            <w:pPr>
              <w:overflowPunct/>
              <w:autoSpaceDE/>
              <w:autoSpaceDN/>
              <w:adjustRightInd/>
              <w:spacing w:line="240" w:lineRule="auto"/>
              <w:jc w:val="left"/>
              <w:textAlignment w:val="auto"/>
              <w:rPr>
                <w:rFonts w:ascii="Arial" w:hAnsi="Arial" w:cs="Arial"/>
                <w:b/>
                <w:bCs/>
                <w:sz w:val="22"/>
                <w:szCs w:val="22"/>
              </w:rPr>
            </w:pPr>
            <w:r w:rsidRPr="008C3D75">
              <w:rPr>
                <w:rFonts w:ascii="Arial" w:hAnsi="Arial" w:cs="Arial"/>
                <w:b/>
                <w:bCs/>
                <w:sz w:val="22"/>
                <w:szCs w:val="22"/>
              </w:rPr>
              <w:t>Táto práca</w:t>
            </w:r>
          </w:p>
        </w:tc>
        <w:tc>
          <w:tcPr>
            <w:tcW w:w="776" w:type="dxa"/>
            <w:tcBorders>
              <w:top w:val="nil"/>
              <w:left w:val="nil"/>
              <w:bottom w:val="nil"/>
              <w:right w:val="nil"/>
            </w:tcBorders>
            <w:shd w:val="clear" w:color="auto" w:fill="auto"/>
            <w:noWrap/>
            <w:vAlign w:val="bottom"/>
            <w:hideMark/>
          </w:tcPr>
          <w:p w14:paraId="447F4DB1" w14:textId="77777777" w:rsidR="00BD7167" w:rsidRPr="008C3D75" w:rsidRDefault="00BD7167" w:rsidP="00BD7167">
            <w:pPr>
              <w:overflowPunct/>
              <w:autoSpaceDE/>
              <w:autoSpaceDN/>
              <w:adjustRightInd/>
              <w:spacing w:line="240" w:lineRule="auto"/>
              <w:jc w:val="left"/>
              <w:textAlignment w:val="auto"/>
              <w:rPr>
                <w:rFonts w:ascii="Arial" w:hAnsi="Arial" w:cs="Arial"/>
                <w:b/>
                <w:bCs/>
                <w:sz w:val="22"/>
                <w:szCs w:val="22"/>
              </w:rPr>
            </w:pPr>
          </w:p>
        </w:tc>
        <w:tc>
          <w:tcPr>
            <w:tcW w:w="436" w:type="dxa"/>
            <w:tcBorders>
              <w:top w:val="nil"/>
              <w:left w:val="nil"/>
              <w:bottom w:val="nil"/>
              <w:right w:val="nil"/>
            </w:tcBorders>
            <w:shd w:val="clear" w:color="auto" w:fill="auto"/>
            <w:noWrap/>
            <w:vAlign w:val="bottom"/>
            <w:hideMark/>
          </w:tcPr>
          <w:p w14:paraId="62D46953" w14:textId="77777777" w:rsidR="00BD7167" w:rsidRPr="008C3D75" w:rsidRDefault="00BD7167" w:rsidP="00BD7167">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09D96FD2" w14:textId="77777777" w:rsidR="00BD7167" w:rsidRPr="008C3D75" w:rsidRDefault="00BD7167" w:rsidP="00BD7167">
            <w:pPr>
              <w:overflowPunct/>
              <w:autoSpaceDE/>
              <w:autoSpaceDN/>
              <w:adjustRightInd/>
              <w:spacing w:line="240" w:lineRule="auto"/>
              <w:jc w:val="center"/>
              <w:textAlignment w:val="auto"/>
              <w:rPr>
                <w:rFonts w:ascii="Times New Roman" w:hAnsi="Times New Roman"/>
                <w:sz w:val="20"/>
              </w:rPr>
            </w:pPr>
          </w:p>
        </w:tc>
        <w:tc>
          <w:tcPr>
            <w:tcW w:w="476" w:type="dxa"/>
            <w:tcBorders>
              <w:top w:val="nil"/>
              <w:left w:val="nil"/>
              <w:bottom w:val="nil"/>
              <w:right w:val="nil"/>
            </w:tcBorders>
            <w:shd w:val="clear" w:color="auto" w:fill="auto"/>
            <w:noWrap/>
            <w:vAlign w:val="bottom"/>
            <w:hideMark/>
          </w:tcPr>
          <w:p w14:paraId="75A37685" w14:textId="77777777" w:rsidR="00BD7167" w:rsidRPr="008C3D75" w:rsidRDefault="00BD7167" w:rsidP="00BD7167">
            <w:pPr>
              <w:overflowPunct/>
              <w:autoSpaceDE/>
              <w:autoSpaceDN/>
              <w:adjustRightInd/>
              <w:spacing w:line="240" w:lineRule="auto"/>
              <w:jc w:val="lef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1B06C51A" w14:textId="77777777" w:rsidR="00BD7167" w:rsidRPr="008C3D75" w:rsidRDefault="00BD7167" w:rsidP="00BD7167">
            <w:pPr>
              <w:overflowPunct/>
              <w:autoSpaceDE/>
              <w:autoSpaceDN/>
              <w:adjustRightInd/>
              <w:spacing w:line="240" w:lineRule="auto"/>
              <w:jc w:val="left"/>
              <w:textAlignment w:val="auto"/>
              <w:rPr>
                <w:rFonts w:ascii="Times New Roman" w:hAnsi="Times New Roman"/>
                <w:sz w:val="20"/>
              </w:rPr>
            </w:pPr>
          </w:p>
        </w:tc>
        <w:tc>
          <w:tcPr>
            <w:tcW w:w="456" w:type="dxa"/>
            <w:tcBorders>
              <w:top w:val="nil"/>
              <w:left w:val="nil"/>
              <w:bottom w:val="nil"/>
              <w:right w:val="nil"/>
            </w:tcBorders>
            <w:shd w:val="clear" w:color="auto" w:fill="auto"/>
            <w:noWrap/>
            <w:vAlign w:val="bottom"/>
            <w:hideMark/>
          </w:tcPr>
          <w:p w14:paraId="6DC448CA" w14:textId="77777777" w:rsidR="00BD7167" w:rsidRPr="008C3D75" w:rsidRDefault="00BD7167" w:rsidP="00BD7167">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1E295F20" w14:textId="77777777" w:rsidR="00BD7167" w:rsidRPr="008C3D75" w:rsidRDefault="00BD7167" w:rsidP="00BD7167">
            <w:pPr>
              <w:overflowPunct/>
              <w:autoSpaceDE/>
              <w:autoSpaceDN/>
              <w:adjustRightInd/>
              <w:spacing w:line="240" w:lineRule="auto"/>
              <w:jc w:val="center"/>
              <w:textAlignment w:val="auto"/>
              <w:rPr>
                <w:rFonts w:ascii="Times New Roman" w:hAnsi="Times New Roman"/>
                <w:sz w:val="20"/>
              </w:rPr>
            </w:pPr>
          </w:p>
        </w:tc>
      </w:tr>
      <w:tr w:rsidR="00BD7167" w:rsidRPr="008C3D75" w14:paraId="120A16A9"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281D407E" w14:textId="77777777" w:rsidR="00BD7167" w:rsidRPr="008C3D75"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053FEC2E" w14:textId="77777777" w:rsidR="00BD7167" w:rsidRPr="008C3D75" w:rsidRDefault="00BD7167" w:rsidP="00BD7167">
            <w:pPr>
              <w:overflowPunct/>
              <w:autoSpaceDE/>
              <w:autoSpaceDN/>
              <w:adjustRightInd/>
              <w:spacing w:line="240" w:lineRule="auto"/>
              <w:jc w:val="left"/>
              <w:textAlignment w:val="auto"/>
              <w:rPr>
                <w:rFonts w:ascii="Arial" w:hAnsi="Arial" w:cs="Arial"/>
                <w:sz w:val="22"/>
                <w:szCs w:val="22"/>
              </w:rPr>
            </w:pPr>
            <w:r w:rsidRPr="008C3D75">
              <w:rPr>
                <w:rFonts w:ascii="Arial" w:hAnsi="Arial" w:cs="Arial"/>
                <w:sz w:val="22"/>
                <w:szCs w:val="22"/>
              </w:rPr>
              <w:t>15 ženy+muži</w:t>
            </w:r>
          </w:p>
        </w:tc>
        <w:tc>
          <w:tcPr>
            <w:tcW w:w="776" w:type="dxa"/>
            <w:tcBorders>
              <w:top w:val="nil"/>
              <w:left w:val="nil"/>
              <w:bottom w:val="single" w:sz="8" w:space="0" w:color="auto"/>
              <w:right w:val="nil"/>
            </w:tcBorders>
            <w:shd w:val="clear" w:color="auto" w:fill="auto"/>
            <w:noWrap/>
            <w:vAlign w:val="bottom"/>
            <w:hideMark/>
          </w:tcPr>
          <w:p w14:paraId="0054625A"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8C3D75">
              <w:rPr>
                <w:rFonts w:ascii="Calibri" w:hAnsi="Calibri" w:cs="Calibri"/>
                <w:color w:val="000000"/>
                <w:sz w:val="22"/>
                <w:szCs w:val="22"/>
              </w:rPr>
              <w:t>122</w:t>
            </w:r>
          </w:p>
        </w:tc>
        <w:tc>
          <w:tcPr>
            <w:tcW w:w="436" w:type="dxa"/>
            <w:tcBorders>
              <w:top w:val="nil"/>
              <w:left w:val="nil"/>
              <w:bottom w:val="single" w:sz="8" w:space="0" w:color="auto"/>
              <w:right w:val="nil"/>
            </w:tcBorders>
            <w:shd w:val="clear" w:color="auto" w:fill="auto"/>
            <w:noWrap/>
            <w:vAlign w:val="bottom"/>
            <w:hideMark/>
          </w:tcPr>
          <w:p w14:paraId="404DCEAB"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8C3D75">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03FE43E7" w14:textId="77777777" w:rsidR="00BD7167" w:rsidRPr="008C3D75"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8C3D75">
              <w:rPr>
                <w:rFonts w:ascii="Calibri" w:hAnsi="Calibri" w:cs="Calibri"/>
                <w:color w:val="000000"/>
                <w:sz w:val="22"/>
                <w:szCs w:val="22"/>
              </w:rPr>
              <w:t>26</w:t>
            </w:r>
          </w:p>
        </w:tc>
        <w:tc>
          <w:tcPr>
            <w:tcW w:w="476" w:type="dxa"/>
            <w:tcBorders>
              <w:top w:val="nil"/>
              <w:left w:val="nil"/>
              <w:bottom w:val="single" w:sz="8" w:space="0" w:color="auto"/>
              <w:right w:val="nil"/>
            </w:tcBorders>
            <w:shd w:val="clear" w:color="auto" w:fill="auto"/>
            <w:noWrap/>
            <w:vAlign w:val="bottom"/>
            <w:hideMark/>
          </w:tcPr>
          <w:p w14:paraId="4C7FA53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57F341CB"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8C3D75">
              <w:rPr>
                <w:rFonts w:ascii="Calibri" w:hAnsi="Calibri" w:cs="Calibri"/>
                <w:color w:val="000000"/>
                <w:sz w:val="22"/>
                <w:szCs w:val="22"/>
              </w:rPr>
              <w:t>1.92E+00</w:t>
            </w:r>
          </w:p>
        </w:tc>
        <w:tc>
          <w:tcPr>
            <w:tcW w:w="456" w:type="dxa"/>
            <w:tcBorders>
              <w:top w:val="nil"/>
              <w:left w:val="nil"/>
              <w:bottom w:val="single" w:sz="8" w:space="0" w:color="auto"/>
              <w:right w:val="nil"/>
            </w:tcBorders>
            <w:shd w:val="clear" w:color="auto" w:fill="auto"/>
            <w:noWrap/>
            <w:vAlign w:val="bottom"/>
            <w:hideMark/>
          </w:tcPr>
          <w:p w14:paraId="2A2FF5C5"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8C3D75">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0CF4450F"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8C3D75">
              <w:rPr>
                <w:rFonts w:ascii="Calibri" w:hAnsi="Calibri" w:cs="Calibri"/>
                <w:color w:val="000000"/>
                <w:sz w:val="22"/>
                <w:szCs w:val="22"/>
              </w:rPr>
              <w:t>6.80E-01</w:t>
            </w:r>
          </w:p>
        </w:tc>
      </w:tr>
    </w:tbl>
    <w:p w14:paraId="28140C71" w14:textId="70BED921" w:rsidR="00BD7167" w:rsidRPr="008C3D75" w:rsidRDefault="00BD7167" w:rsidP="00BD7167">
      <w:pPr>
        <w:pStyle w:val="Caption"/>
        <w:rPr>
          <w:vanish/>
          <w:lang w:val="sk-SK"/>
          <w:specVanish/>
        </w:rPr>
      </w:pPr>
      <w:bookmarkStart w:id="2128" w:name="_Ref513901643"/>
      <w:bookmarkStart w:id="2129" w:name="_Toc516835709"/>
      <w:r w:rsidRPr="008C3D75">
        <w:rPr>
          <w:lang w:val="sk-SK"/>
        </w:rPr>
        <w:t xml:space="preserve">Tabuľka </w:t>
      </w:r>
      <w:r w:rsidRPr="005C2483">
        <w:rPr>
          <w:lang w:val="sk-SK"/>
        </w:rPr>
        <w:fldChar w:fldCharType="begin"/>
      </w:r>
      <w:r w:rsidRPr="008C3D75">
        <w:rPr>
          <w:lang w:val="sk-SK"/>
        </w:rPr>
        <w:instrText xml:space="preserve"> SEQ Tabuľka \* ARABIC </w:instrText>
      </w:r>
      <w:r w:rsidRPr="008C3D75">
        <w:rPr>
          <w:lang w:val="sk-SK"/>
          <w:rPrChange w:id="2130" w:author="admin" w:date="2018-06-18T11:14:00Z">
            <w:rPr>
              <w:lang w:val="sk-SK"/>
            </w:rPr>
          </w:rPrChange>
        </w:rPr>
        <w:fldChar w:fldCharType="separate"/>
      </w:r>
      <w:r w:rsidR="00A37FEB" w:rsidRPr="008C3D75">
        <w:rPr>
          <w:noProof/>
          <w:lang w:val="sk-SK"/>
        </w:rPr>
        <w:t>12</w:t>
      </w:r>
      <w:r w:rsidRPr="008C3D75">
        <w:rPr>
          <w:lang w:val="sk-SK"/>
          <w:rPrChange w:id="2131" w:author="admin" w:date="2018-06-18T11:14:00Z">
            <w:rPr>
              <w:lang w:val="sk-SK"/>
            </w:rPr>
          </w:rPrChange>
        </w:rPr>
        <w:fldChar w:fldCharType="end"/>
      </w:r>
      <w:bookmarkEnd w:id="2128"/>
      <w:r w:rsidRPr="008C3D75">
        <w:rPr>
          <w:lang w:val="sk-SK"/>
        </w:rPr>
        <w:t xml:space="preserve">: Porovnanie hodnota bioimpedančných </w:t>
      </w:r>
      <w:del w:id="2132" w:author="admin" w:date="2018-06-18T11:27:00Z">
        <w:r w:rsidRPr="008C3D75" w:rsidDel="008C3D75">
          <w:rPr>
            <w:lang w:val="sk-SK"/>
          </w:rPr>
          <w:delText>parametov</w:delText>
        </w:r>
      </w:del>
      <w:ins w:id="2133" w:author="admin" w:date="2018-06-18T11:27:00Z">
        <w:r w:rsidR="008C3D75" w:rsidRPr="008C3D75">
          <w:rPr>
            <w:lang w:val="sk-SK"/>
          </w:rPr>
          <w:t>parametrov</w:t>
        </w:r>
      </w:ins>
      <w:r w:rsidRPr="008C3D75">
        <w:rPr>
          <w:lang w:val="sk-SK"/>
        </w:rPr>
        <w:t xml:space="preserve"> z literatúry a tejto práce.</w:t>
      </w:r>
      <w:bookmarkEnd w:id="2129"/>
    </w:p>
    <w:p w14:paraId="242E03A0" w14:textId="6283020A" w:rsidR="00BD7167" w:rsidRPr="008C3D75" w:rsidRDefault="00BD7167" w:rsidP="00BD7167">
      <w:pPr>
        <w:pStyle w:val="Caption"/>
        <w:rPr>
          <w:lang w:val="sk-SK"/>
        </w:rPr>
      </w:pPr>
      <w:r w:rsidRPr="005C2483">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sidRPr="008C3D75">
        <w:rPr>
          <w:lang w:val="sk-SK"/>
        </w:rPr>
        <w:instrText xml:space="preserve"> ADDIN EN.CITE </w:instrText>
      </w:r>
      <w:r w:rsidR="00284C6A" w:rsidRPr="008C3D75">
        <w:rPr>
          <w:lang w:val="sk-SK"/>
          <w:rPrChange w:id="2134" w:author="admin" w:date="2018-06-18T11:14:00Z">
            <w:rPr>
              <w:lang w:val="sk-SK"/>
            </w:rPr>
          </w:rPrChange>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sidRPr="008C3D75">
        <w:rPr>
          <w:lang w:val="sk-SK"/>
        </w:rPr>
        <w:instrText xml:space="preserve"> ADDIN EN.CITE.DATA </w:instrText>
      </w:r>
      <w:r w:rsidR="00284C6A" w:rsidRPr="008C3D75">
        <w:rPr>
          <w:lang w:val="sk-SK"/>
          <w:rPrChange w:id="2135" w:author="admin" w:date="2018-06-18T11:14:00Z">
            <w:rPr>
              <w:lang w:val="sk-SK"/>
            </w:rPr>
          </w:rPrChange>
        </w:rPr>
      </w:r>
      <w:r w:rsidR="00284C6A" w:rsidRPr="008C3D75">
        <w:rPr>
          <w:lang w:val="sk-SK"/>
          <w:rPrChange w:id="2136" w:author="admin" w:date="2018-06-18T11:14:00Z">
            <w:rPr>
              <w:lang w:val="sk-SK"/>
            </w:rPr>
          </w:rPrChange>
        </w:rPr>
        <w:fldChar w:fldCharType="end"/>
      </w:r>
      <w:r w:rsidRPr="008C3D75">
        <w:rPr>
          <w:lang w:val="sk-SK"/>
          <w:rPrChange w:id="2137" w:author="admin" w:date="2018-06-18T11:14:00Z">
            <w:rPr>
              <w:lang w:val="sk-SK"/>
            </w:rPr>
          </w:rPrChange>
        </w:rPr>
      </w:r>
      <w:r w:rsidRPr="008C3D75">
        <w:rPr>
          <w:lang w:val="sk-SK"/>
          <w:rPrChange w:id="2138" w:author="admin" w:date="2018-06-18T11:14:00Z">
            <w:rPr>
              <w:lang w:val="sk-SK"/>
            </w:rPr>
          </w:rPrChange>
        </w:rPr>
        <w:fldChar w:fldCharType="separate"/>
      </w:r>
      <w:r w:rsidRPr="008C3D75">
        <w:rPr>
          <w:noProof/>
          <w:lang w:val="sk-SK"/>
        </w:rPr>
        <w:t>[48]</w:t>
      </w:r>
      <w:r w:rsidRPr="008C3D75">
        <w:rPr>
          <w:lang w:val="sk-SK"/>
          <w:rPrChange w:id="2139" w:author="admin" w:date="2018-06-18T11:14:00Z">
            <w:rPr>
              <w:lang w:val="sk-SK"/>
            </w:rPr>
          </w:rPrChange>
        </w:rPr>
        <w:fldChar w:fldCharType="end"/>
      </w:r>
      <w:r w:rsidRPr="008C3D75">
        <w:rPr>
          <w:lang w:val="sk-SK"/>
        </w:rPr>
        <w:t xml:space="preserve"> </w:t>
      </w:r>
      <w:r w:rsidR="002C512A" w:rsidRPr="008C3D75">
        <w:rPr>
          <w:lang w:val="sk-SK"/>
        </w:rPr>
        <w:t xml:space="preserve">Porovnanie je pre impedanciu ruky, čo v tento práci predstavuje kanal15. </w:t>
      </w:r>
    </w:p>
    <w:p w14:paraId="144DC9EC" w14:textId="77777777" w:rsidR="00BD7167" w:rsidRPr="008C3D75" w:rsidRDefault="00BD7167" w:rsidP="00BD7167"/>
    <w:p w14:paraId="07483070" w14:textId="51966E9F" w:rsidR="00BD7167" w:rsidRPr="008C3D75" w:rsidRDefault="00BD7167" w:rsidP="00BD7167">
      <w:r w:rsidRPr="008C3D75">
        <w:rPr>
          <w:lang w:eastAsia="en-US" w:bidi="en-US"/>
        </w:rPr>
        <w:t xml:space="preserve">Priemerná hodnota parametra </w:t>
      </w:r>
      <w:r w:rsidRPr="008C3D75">
        <w:rPr>
          <w:rFonts w:ascii="Cambria Math" w:hAnsi="Cambria Math"/>
          <w:i/>
        </w:rPr>
        <w:t>Z</w:t>
      </w:r>
      <w:r w:rsidRPr="008C3D75">
        <w:rPr>
          <w:rFonts w:ascii="Cambria Math" w:hAnsi="Cambria Math"/>
          <w:i/>
          <w:vertAlign w:val="subscript"/>
        </w:rPr>
        <w:t>0</w:t>
      </w:r>
      <w:r w:rsidRPr="008C3D75">
        <w:t xml:space="preserve"> a aj parametra </w:t>
      </w:r>
      <m:oMath>
        <m:r>
          <w:rPr>
            <w:rFonts w:ascii="Cambria Math" w:hAnsi="Cambria Math"/>
          </w:rPr>
          <m:t>-</m:t>
        </m:r>
        <m:r>
          <w:rPr>
            <w:rFonts w:ascii="Cambria Math" w:hAnsi="Cambria Math"/>
            <w:rPrChange w:id="2140" w:author="admin" w:date="2018-06-18T11:14:00Z">
              <w:rPr>
                <w:rFonts w:ascii="Cambria Math" w:hAnsi="Cambria Math"/>
              </w:rPr>
            </w:rPrChange>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je v Bernstainovej práci až o 60 % nižšia. Tým, že sa tieto parametre ale v rovnici pre výpočet SV (</w:t>
      </w:r>
      <w:r w:rsidRPr="008C3D75">
        <w:fldChar w:fldCharType="begin"/>
      </w:r>
      <w:r w:rsidRPr="008C3D75">
        <w:instrText xml:space="preserve"> REF Berstain_model_3 \h </w:instrText>
      </w:r>
      <w:r w:rsidRPr="008C3D75">
        <w:rPr>
          <w:rPrChange w:id="2141" w:author="admin" w:date="2018-06-18T11:14:00Z">
            <w:rPr/>
          </w:rPrChange>
        </w:rPr>
        <w:fldChar w:fldCharType="separate"/>
      </w:r>
      <w:r w:rsidR="00A37FEB" w:rsidRPr="008C3D75">
        <w:rPr>
          <w:noProof/>
          <w:color w:val="000000"/>
        </w:rPr>
        <w:t>37</w:t>
      </w:r>
      <w:r w:rsidRPr="008C3D75">
        <w:fldChar w:fldCharType="end"/>
      </w:r>
      <w:r w:rsidRPr="008C3D75">
        <w:t xml:space="preserve">) navzájom delia, hodnota vypočítaného SV bude podobná ako pri nami detekovaných parametroch. Rozdielne hodnoty parametrov </w:t>
      </w:r>
      <w:r w:rsidRPr="008C3D75">
        <w:rPr>
          <w:rFonts w:ascii="Cambria Math" w:hAnsi="Cambria Math"/>
          <w:i/>
        </w:rPr>
        <w:t>Z</w:t>
      </w:r>
      <w:r w:rsidRPr="008C3D75">
        <w:rPr>
          <w:rFonts w:ascii="Cambria Math" w:hAnsi="Cambria Math"/>
          <w:i/>
          <w:vertAlign w:val="subscript"/>
        </w:rPr>
        <w:t>0</w:t>
      </w:r>
      <w:r w:rsidRPr="008C3D75">
        <w:t xml:space="preserve"> a </w:t>
      </w:r>
      <m:oMath>
        <m:r>
          <w:rPr>
            <w:rFonts w:ascii="Cambria Math" w:hAnsi="Cambria Math"/>
          </w:rPr>
          <m:t>-dZ</m:t>
        </m:r>
        <m:r>
          <w:rPr>
            <w:rFonts w:ascii="Cambria Math" w:hAnsi="Cambria Math"/>
          </w:rPr>
          <m:t>/</m:t>
        </m:r>
        <m:r>
          <w:rPr>
            <w:rFonts w:ascii="Cambria Math" w:hAnsi="Cambria Math"/>
            <w:rPrChange w:id="2142" w:author="admin" w:date="2018-06-18T11:14:00Z">
              <w:rPr>
                <w:rFonts w:ascii="Cambria Math" w:hAnsi="Cambria Math"/>
              </w:rPr>
            </w:rPrChange>
          </w:rPr>
          <m:t>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mohli byť detekované pre rôznu frekvenciou zdroja prúdu použitom v impedančných monitoroch, rôznou hodnotou RMS ale takisto rôznou vzdialenosťou nalepených elektród. V našej práci sme použili viackanálový bioimpedančný monitor so zdrojom prúdu s frekvenciou 50kHz a RMS=1mA </w:t>
      </w:r>
      <w:r w:rsidRPr="008C3D75">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rsidRPr="008C3D75">
        <w:instrText xml:space="preserve"> ADDIN EN.CITE </w:instrText>
      </w:r>
      <w:r w:rsidR="00284C6A" w:rsidRPr="008C3D75">
        <w:rPr>
          <w:rPrChange w:id="2143" w:author="admin" w:date="2018-06-18T11:14:00Z">
            <w:rPr/>
          </w:rPrChange>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rsidRPr="008C3D75">
        <w:instrText xml:space="preserve"> ADDIN EN.CITE.DATA </w:instrText>
      </w:r>
      <w:r w:rsidR="00284C6A" w:rsidRPr="008C3D75">
        <w:rPr>
          <w:rPrChange w:id="2144" w:author="admin" w:date="2018-06-18T11:14:00Z">
            <w:rPr/>
          </w:rPrChange>
        </w:rPr>
      </w:r>
      <w:r w:rsidR="00284C6A" w:rsidRPr="008C3D75">
        <w:rPr>
          <w:rPrChange w:id="2145" w:author="admin" w:date="2018-06-18T11:14:00Z">
            <w:rPr/>
          </w:rPrChange>
        </w:rPr>
        <w:fldChar w:fldCharType="end"/>
      </w:r>
      <w:r w:rsidRPr="008C3D75">
        <w:rPr>
          <w:rPrChange w:id="2146" w:author="admin" w:date="2018-06-18T11:14:00Z">
            <w:rPr/>
          </w:rPrChange>
        </w:rPr>
      </w:r>
      <w:r w:rsidRPr="008C3D75">
        <w:rPr>
          <w:rPrChange w:id="2147" w:author="admin" w:date="2018-06-18T11:14:00Z">
            <w:rPr/>
          </w:rPrChange>
        </w:rPr>
        <w:fldChar w:fldCharType="separate"/>
      </w:r>
      <w:r w:rsidRPr="008C3D75">
        <w:rPr>
          <w:noProof/>
        </w:rPr>
        <w:t>[7]</w:t>
      </w:r>
      <w:r w:rsidRPr="008C3D75">
        <w:fldChar w:fldCharType="end"/>
      </w:r>
      <w:r w:rsidRPr="008C3D75">
        <w:t xml:space="preserve">. Bernstain v svojej práci používa prístroj s frekvenciou zdroju prúdu 70kHz a RMS=4mA </w:t>
      </w:r>
      <w:r w:rsidRPr="008C3D75">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sidRPr="008C3D75">
        <w:instrText xml:space="preserve"> ADDIN EN.CITE </w:instrText>
      </w:r>
      <w:r w:rsidR="00284C6A" w:rsidRPr="008C3D75">
        <w:rPr>
          <w:rPrChange w:id="2148" w:author="admin" w:date="2018-06-18T11:14:00Z">
            <w:rPr/>
          </w:rPrChange>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sidRPr="008C3D75">
        <w:instrText xml:space="preserve"> ADDIN EN.CITE.DATA </w:instrText>
      </w:r>
      <w:r w:rsidR="00284C6A" w:rsidRPr="008C3D75">
        <w:rPr>
          <w:rPrChange w:id="2149" w:author="admin" w:date="2018-06-18T11:14:00Z">
            <w:rPr/>
          </w:rPrChange>
        </w:rPr>
      </w:r>
      <w:r w:rsidR="00284C6A" w:rsidRPr="008C3D75">
        <w:rPr>
          <w:rPrChange w:id="2150" w:author="admin" w:date="2018-06-18T11:14:00Z">
            <w:rPr/>
          </w:rPrChange>
        </w:rPr>
        <w:fldChar w:fldCharType="end"/>
      </w:r>
      <w:r w:rsidRPr="008C3D75">
        <w:rPr>
          <w:rPrChange w:id="2151" w:author="admin" w:date="2018-06-18T11:14:00Z">
            <w:rPr/>
          </w:rPrChange>
        </w:rPr>
      </w:r>
      <w:r w:rsidRPr="008C3D75">
        <w:rPr>
          <w:rPrChange w:id="2152" w:author="admin" w:date="2018-06-18T11:14:00Z">
            <w:rPr/>
          </w:rPrChange>
        </w:rPr>
        <w:fldChar w:fldCharType="separate"/>
      </w:r>
      <w:r w:rsidRPr="008C3D75">
        <w:rPr>
          <w:noProof/>
        </w:rPr>
        <w:t>[48]</w:t>
      </w:r>
      <w:r w:rsidRPr="008C3D75">
        <w:fldChar w:fldCharType="end"/>
      </w:r>
      <w:r w:rsidRPr="008C3D75">
        <w:t xml:space="preserve">. </w:t>
      </w:r>
    </w:p>
    <w:p w14:paraId="7776FA06" w14:textId="77777777" w:rsidR="00BD7167" w:rsidRPr="008C3D75" w:rsidRDefault="00BD7167" w:rsidP="00BD7167"/>
    <w:p w14:paraId="2A62A102" w14:textId="77777777" w:rsidR="00BD7167" w:rsidRPr="008C3D75" w:rsidRDefault="00BD7167" w:rsidP="00BD7167">
      <w:pPr>
        <w:pStyle w:val="Heading3"/>
      </w:pPr>
      <w:bookmarkStart w:id="2153" w:name="_Toc516835642"/>
      <w:r w:rsidRPr="008C3D75">
        <w:t>Reakcia hemodynamických parametrov na dýchanie</w:t>
      </w:r>
      <w:bookmarkEnd w:id="2153"/>
    </w:p>
    <w:p w14:paraId="24C781B3" w14:textId="77777777" w:rsidR="00BD7167" w:rsidRPr="008C3D75" w:rsidRDefault="00BD7167" w:rsidP="00BD7167"/>
    <w:p w14:paraId="14C77DCE" w14:textId="29D3687F" w:rsidR="00BD7167" w:rsidRPr="008C3D75" w:rsidRDefault="00BD7167" w:rsidP="00BD7167">
      <w:pPr>
        <w:rPr>
          <w:b/>
        </w:rPr>
      </w:pPr>
      <w:r w:rsidRPr="008C3D75">
        <w:t xml:space="preserve">Tlakové zmeny v hrudníku vyvolané dýchaním ovplyvňujú hemodynamiku. Nasledujúca štúdia považuje dýchanie za riadiaci signál a pomocou neho vyšetruje vplyv dýchania na ostatné hemodynamické parametre. Hodnotených bolo opäť 30 zdravých dobrovoľníkov. Pre každého </w:t>
      </w:r>
      <w:del w:id="2154" w:author="admin" w:date="2018-06-18T11:28:00Z">
        <w:r w:rsidRPr="008C3D75" w:rsidDel="008C3D75">
          <w:delText>dobrovoľnika</w:delText>
        </w:r>
      </w:del>
      <w:ins w:id="2155" w:author="admin" w:date="2018-06-18T11:28:00Z">
        <w:r w:rsidR="008C3D75" w:rsidRPr="008C3D75">
          <w:t>dobrovoľníka</w:t>
        </w:r>
      </w:ins>
      <w:r w:rsidRPr="008C3D75">
        <w:t xml:space="preserve"> bola spočítaná pole hodnôt pre každý parameter o dĺžke počtu </w:t>
      </w:r>
      <w:r w:rsidR="009076DD" w:rsidRPr="008C3D75">
        <w:t>srdcov</w:t>
      </w:r>
      <w:r w:rsidRPr="008C3D75">
        <w:t xml:space="preserve">ých cyklov. Pre každý parameter bola detekovaná jedna hodnota pre jeden </w:t>
      </w:r>
      <w:r w:rsidR="009076DD" w:rsidRPr="008C3D75">
        <w:t>srdcov</w:t>
      </w:r>
      <w:r w:rsidRPr="008C3D75">
        <w:t xml:space="preserve">ý cyklus. Označme počet </w:t>
      </w:r>
      <w:r w:rsidR="009076DD" w:rsidRPr="008C3D75">
        <w:t>srdcov</w:t>
      </w:r>
      <w:r w:rsidRPr="008C3D75">
        <w:t xml:space="preserve">ých cyklov počas merania ako N. Pre každý parameter potom dostaneme pole hodnôt dĺžky N. Pole pre každý signál bolo lineárne interpolované použitím predchádzajúcej R-vlny. Nazvime </w:t>
      </w:r>
      <w:r w:rsidRPr="008C3D75">
        <w:lastRenderedPageBreak/>
        <w:t xml:space="preserve">takúto interpolovanú krivku LI krivka. LI krivku pre </w:t>
      </w:r>
      <m:oMath>
        <m:r>
          <m:rPr>
            <m:sty m:val="bi"/>
          </m:rPr>
          <w:rPr>
            <w:rFonts w:ascii="Cambria Math" w:hAnsi="Cambria Math"/>
          </w:rPr>
          <m:t>-</m:t>
        </m:r>
        <m:r>
          <m:rPr>
            <m:sty m:val="bi"/>
          </m:rPr>
          <w:rPr>
            <w:rFonts w:ascii="Cambria Math" w:hAnsi="Cambria Math"/>
            <w:rPrChange w:id="2156" w:author="admin" w:date="2018-06-18T11:14:00Z">
              <w:rPr>
                <w:rFonts w:ascii="Cambria Math" w:hAnsi="Cambria Math"/>
              </w:rPr>
            </w:rPrChange>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4</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8C3D75">
        <w:rPr>
          <w:b/>
        </w:rPr>
        <w:t xml:space="preserve"> </w:t>
      </w:r>
      <w:r w:rsidRPr="008C3D75">
        <w:t xml:space="preserve">parameter zachytáva </w:t>
      </w:r>
      <w:r w:rsidRPr="008C3D75">
        <w:fldChar w:fldCharType="begin"/>
      </w:r>
      <w:r w:rsidRPr="008C3D75">
        <w:instrText xml:space="preserve"> REF _Ref513919076 \h </w:instrText>
      </w:r>
      <w:r w:rsidRPr="008C3D75">
        <w:rPr>
          <w:rPrChange w:id="2157" w:author="admin" w:date="2018-06-18T11:14:00Z">
            <w:rPr/>
          </w:rPrChange>
        </w:rPr>
        <w:fldChar w:fldCharType="separate"/>
      </w:r>
      <w:r w:rsidR="00A37FEB" w:rsidRPr="008C3D75">
        <w:t xml:space="preserve">Obrázok </w:t>
      </w:r>
      <w:r w:rsidR="00A37FEB" w:rsidRPr="008C3D75">
        <w:rPr>
          <w:noProof/>
        </w:rPr>
        <w:t>3</w:t>
      </w:r>
      <w:r w:rsidR="00A37FEB" w:rsidRPr="008C3D75">
        <w:t>.</w:t>
      </w:r>
      <w:r w:rsidR="00A37FEB" w:rsidRPr="008C3D75">
        <w:rPr>
          <w:noProof/>
        </w:rPr>
        <w:t>15</w:t>
      </w:r>
      <w:r w:rsidRPr="008C3D75">
        <w:fldChar w:fldCharType="end"/>
      </w:r>
      <w:r w:rsidRPr="008C3D75">
        <w:t xml:space="preserve"> ako prvú krivku červenej farby. LI krivka bola ďalej lineárne filtrovaná antialiasingovým filtrom a decimovaná s </w:t>
      </w:r>
      <w:del w:id="2158" w:author="admin" w:date="2018-06-18T11:28:00Z">
        <w:r w:rsidRPr="008C3D75" w:rsidDel="008C3D75">
          <w:delText>periodou</w:delText>
        </w:r>
      </w:del>
      <w:ins w:id="2159" w:author="admin" w:date="2018-06-18T11:28:00Z">
        <w:r w:rsidR="008C3D75" w:rsidRPr="008C3D75">
          <w:t>periódou</w:t>
        </w:r>
      </w:ins>
      <w:r w:rsidRPr="008C3D75">
        <w:t xml:space="preserve"> 100ms, čím vzniká LI postupnosť. LI postupnosť pre parameter </w:t>
      </w:r>
      <m:oMath>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1</m:t>
            </m:r>
          </m:sub>
        </m:sSub>
      </m:oMath>
      <w:r w:rsidRPr="008C3D75">
        <w:rPr>
          <w:b/>
        </w:rPr>
        <w:t xml:space="preserve"> </w:t>
      </w:r>
      <w:r w:rsidRPr="008C3D75">
        <w:t xml:space="preserve">a Respiračnú krivku ukazuje ako druhú a tretiu krivku žltej farby </w:t>
      </w:r>
      <w:r w:rsidRPr="008C3D75">
        <w:fldChar w:fldCharType="begin"/>
      </w:r>
      <w:r w:rsidRPr="008C3D75">
        <w:instrText xml:space="preserve"> REF _Ref513919076 \h </w:instrText>
      </w:r>
      <w:r w:rsidRPr="008C3D75">
        <w:rPr>
          <w:rPrChange w:id="2160" w:author="admin" w:date="2018-06-18T11:14:00Z">
            <w:rPr/>
          </w:rPrChange>
        </w:rPr>
        <w:fldChar w:fldCharType="separate"/>
      </w:r>
      <w:r w:rsidR="00A37FEB" w:rsidRPr="008C3D75">
        <w:t xml:space="preserve">Obrázok </w:t>
      </w:r>
      <w:r w:rsidR="00A37FEB" w:rsidRPr="008C3D75">
        <w:rPr>
          <w:noProof/>
        </w:rPr>
        <w:t>3</w:t>
      </w:r>
      <w:r w:rsidR="00A37FEB" w:rsidRPr="008C3D75">
        <w:t>.</w:t>
      </w:r>
      <w:r w:rsidR="00A37FEB" w:rsidRPr="008C3D75">
        <w:rPr>
          <w:noProof/>
        </w:rPr>
        <w:t>15</w:t>
      </w:r>
      <w:r w:rsidRPr="008C3D75">
        <w:fldChar w:fldCharType="end"/>
      </w:r>
      <w:r w:rsidRPr="008C3D75">
        <w:rPr>
          <w:b/>
        </w:rPr>
        <w:t xml:space="preserve"> </w:t>
      </w:r>
    </w:p>
    <w:p w14:paraId="44321024" w14:textId="77777777" w:rsidR="00BD7167" w:rsidRPr="008C3D75" w:rsidRDefault="00BD7167" w:rsidP="00BD7167">
      <w:pPr>
        <w:jc w:val="center"/>
      </w:pPr>
      <w:r w:rsidRPr="008C3D75">
        <w:rPr>
          <w:noProof/>
          <w:lang w:val="en-US" w:eastAsia="en-US"/>
        </w:rPr>
        <w:drawing>
          <wp:inline distT="0" distB="0" distL="0" distR="0" wp14:anchorId="5D65B1B3" wp14:editId="215F04CF">
            <wp:extent cx="3190240" cy="6877685"/>
            <wp:effectExtent l="0" t="0" r="0" b="0"/>
            <wp:docPr id="23" name="Obrázok 23" descr="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90240" cy="6877685"/>
                    </a:xfrm>
                    <a:prstGeom prst="rect">
                      <a:avLst/>
                    </a:prstGeom>
                    <a:noFill/>
                    <a:ln>
                      <a:noFill/>
                    </a:ln>
                  </pic:spPr>
                </pic:pic>
              </a:graphicData>
            </a:graphic>
          </wp:inline>
        </w:drawing>
      </w:r>
    </w:p>
    <w:p w14:paraId="4FA219C8" w14:textId="77777777" w:rsidR="00BD7167" w:rsidRPr="008C3D75" w:rsidRDefault="00BD7167" w:rsidP="002C512A">
      <w:pPr>
        <w:pStyle w:val="Caption"/>
        <w:rPr>
          <w:vanish/>
          <w:lang w:val="sk-SK"/>
          <w:specVanish/>
          <w:rPrChange w:id="2161" w:author="admin" w:date="2018-06-18T11:14:00Z">
            <w:rPr>
              <w:vanish/>
              <w:specVanish/>
            </w:rPr>
          </w:rPrChange>
        </w:rPr>
      </w:pPr>
      <w:bookmarkStart w:id="2162" w:name="_Ref513919076"/>
      <w:bookmarkStart w:id="2163" w:name="_Toc516835689"/>
      <w:r w:rsidRPr="008C3D75">
        <w:rPr>
          <w:lang w:val="sk-SK"/>
          <w:rPrChange w:id="2164" w:author="admin" w:date="2018-06-18T11:14:00Z">
            <w:rPr/>
          </w:rPrChange>
        </w:rPr>
        <w:lastRenderedPageBreak/>
        <w:t xml:space="preserve">Obrázok </w:t>
      </w:r>
      <w:r w:rsidRPr="008C3D75">
        <w:rPr>
          <w:lang w:val="sk-SK"/>
          <w:rPrChange w:id="2165" w:author="admin" w:date="2018-06-18T11:14:00Z">
            <w:rPr/>
          </w:rPrChange>
        </w:rPr>
        <w:fldChar w:fldCharType="begin"/>
      </w:r>
      <w:r w:rsidRPr="008C3D75">
        <w:rPr>
          <w:lang w:val="sk-SK"/>
          <w:rPrChange w:id="2166" w:author="admin" w:date="2018-06-18T11:14:00Z">
            <w:rPr/>
          </w:rPrChange>
        </w:rPr>
        <w:instrText xml:space="preserve"> STYLEREF 1 \s </w:instrText>
      </w:r>
      <w:r w:rsidRPr="008C3D75">
        <w:rPr>
          <w:lang w:val="sk-SK"/>
          <w:rPrChange w:id="2167" w:author="admin" w:date="2018-06-18T11:14:00Z">
            <w:rPr/>
          </w:rPrChange>
        </w:rPr>
        <w:fldChar w:fldCharType="separate"/>
      </w:r>
      <w:r w:rsidR="00A37FEB" w:rsidRPr="008C3D75">
        <w:rPr>
          <w:noProof/>
          <w:lang w:val="sk-SK"/>
          <w:rPrChange w:id="2168" w:author="admin" w:date="2018-06-18T11:14:00Z">
            <w:rPr>
              <w:noProof/>
            </w:rPr>
          </w:rPrChange>
        </w:rPr>
        <w:t>3</w:t>
      </w:r>
      <w:r w:rsidRPr="008C3D75">
        <w:rPr>
          <w:lang w:val="sk-SK"/>
          <w:rPrChange w:id="2169" w:author="admin" w:date="2018-06-18T11:14:00Z">
            <w:rPr/>
          </w:rPrChange>
        </w:rPr>
        <w:fldChar w:fldCharType="end"/>
      </w:r>
      <w:r w:rsidRPr="008C3D75">
        <w:rPr>
          <w:lang w:val="sk-SK"/>
          <w:rPrChange w:id="2170" w:author="admin" w:date="2018-06-18T11:14:00Z">
            <w:rPr/>
          </w:rPrChange>
        </w:rPr>
        <w:t>.</w:t>
      </w:r>
      <w:r w:rsidRPr="008C3D75">
        <w:rPr>
          <w:lang w:val="sk-SK"/>
          <w:rPrChange w:id="2171" w:author="admin" w:date="2018-06-18T11:14:00Z">
            <w:rPr/>
          </w:rPrChange>
        </w:rPr>
        <w:fldChar w:fldCharType="begin"/>
      </w:r>
      <w:r w:rsidRPr="008C3D75">
        <w:rPr>
          <w:lang w:val="sk-SK"/>
          <w:rPrChange w:id="2172" w:author="admin" w:date="2018-06-18T11:14:00Z">
            <w:rPr/>
          </w:rPrChange>
        </w:rPr>
        <w:instrText xml:space="preserve"> SEQ Obrázok \* ARABIC \s 1 </w:instrText>
      </w:r>
      <w:r w:rsidRPr="008C3D75">
        <w:rPr>
          <w:lang w:val="sk-SK"/>
          <w:rPrChange w:id="2173" w:author="admin" w:date="2018-06-18T11:14:00Z">
            <w:rPr/>
          </w:rPrChange>
        </w:rPr>
        <w:fldChar w:fldCharType="separate"/>
      </w:r>
      <w:r w:rsidR="00A37FEB" w:rsidRPr="008C3D75">
        <w:rPr>
          <w:noProof/>
          <w:lang w:val="sk-SK"/>
          <w:rPrChange w:id="2174" w:author="admin" w:date="2018-06-18T11:14:00Z">
            <w:rPr>
              <w:noProof/>
            </w:rPr>
          </w:rPrChange>
        </w:rPr>
        <w:t>15</w:t>
      </w:r>
      <w:r w:rsidRPr="008C3D75">
        <w:rPr>
          <w:lang w:val="sk-SK"/>
          <w:rPrChange w:id="2175" w:author="admin" w:date="2018-06-18T11:14:00Z">
            <w:rPr/>
          </w:rPrChange>
        </w:rPr>
        <w:fldChar w:fldCharType="end"/>
      </w:r>
      <w:bookmarkEnd w:id="2162"/>
      <w:r w:rsidRPr="008C3D75">
        <w:rPr>
          <w:lang w:val="sk-SK"/>
          <w:rPrChange w:id="2176" w:author="admin" w:date="2018-06-18T11:14:00Z">
            <w:rPr/>
          </w:rPrChange>
        </w:rPr>
        <w:t>: Vytvorenie lineárne interpolovanej krivky parametra - LI postupnosť (</w:t>
      </w:r>
      <w:r w:rsidRPr="008C3D75">
        <w:rPr>
          <w:i/>
          <w:lang w:val="sk-SK"/>
          <w:rPrChange w:id="2177" w:author="admin" w:date="2018-06-18T11:14:00Z">
            <w:rPr>
              <w:i/>
            </w:rPr>
          </w:rPrChange>
        </w:rPr>
        <w:t>LI sequence</w:t>
      </w:r>
      <w:r w:rsidRPr="008C3D75">
        <w:rPr>
          <w:lang w:val="sk-SK"/>
          <w:rPrChange w:id="2178" w:author="admin" w:date="2018-06-18T11:14:00Z">
            <w:rPr/>
          </w:rPrChange>
        </w:rPr>
        <w:t>).</w:t>
      </w:r>
      <w:bookmarkEnd w:id="2163"/>
    </w:p>
    <w:p w14:paraId="18C3EC4B" w14:textId="5105BC83" w:rsidR="00BD7167" w:rsidRPr="008C3D75" w:rsidRDefault="00BD7167" w:rsidP="00BD7167">
      <w:pPr>
        <w:pStyle w:val="Caption"/>
        <w:rPr>
          <w:lang w:val="sk-SK"/>
        </w:rPr>
      </w:pPr>
      <w:r w:rsidRPr="008C3D75">
        <w:rPr>
          <w:lang w:val="sk-SK"/>
        </w:rPr>
        <w:t xml:space="preserve"> Zhora detekcia parametre </w:t>
      </w:r>
      <m:oMath>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p"/>
          </m:rPr>
          <w:rPr>
            <w:rFonts w:ascii="Cambria Math" w:hAnsi="Cambria Math"/>
            <w:lang w:val="sk-SK"/>
          </w:rPr>
          <m:t>(</m:t>
        </m:r>
        <m:r>
          <m:rPr>
            <m:sty m:val="bi"/>
          </m:rPr>
          <w:rPr>
            <w:rFonts w:ascii="Cambria Math" w:hAnsi="Cambria Math"/>
            <w:lang w:val="sk-SK"/>
            <w:rPrChange w:id="2179" w:author="admin" w:date="2018-06-18T11:14:00Z">
              <w:rPr>
                <w:rFonts w:ascii="Cambria Math" w:hAnsi="Cambria Math"/>
                <w:lang w:val="sk-SK"/>
              </w:rPr>
            </w:rPrChange>
          </w:rPr>
          <m:t>t</m:t>
        </m:r>
        <m:r>
          <m:rPr>
            <m:sty m:val="p"/>
          </m:rPr>
          <w:rPr>
            <w:rFonts w:ascii="Cambria Math" w:hAnsi="Cambria Math"/>
            <w:lang w:val="sk-SK"/>
            <w:rPrChange w:id="2180" w:author="admin" w:date="2018-06-18T11:14:00Z">
              <w:rPr>
                <w:rFonts w:ascii="Cambria Math" w:hAnsi="Cambria Math"/>
                <w:lang w:val="sk-SK"/>
              </w:rPr>
            </w:rPrChange>
          </w:rPr>
          <m:t>)/</m:t>
        </m:r>
        <m:r>
          <m:rPr>
            <m:sty m:val="bi"/>
          </m:rPr>
          <w:rPr>
            <w:rFonts w:ascii="Cambria Math" w:hAnsi="Cambria Math"/>
            <w:lang w:val="sk-SK"/>
            <w:rPrChange w:id="2181" w:author="admin" w:date="2018-06-18T11:14:00Z">
              <w:rPr>
                <w:rFonts w:ascii="Cambria Math" w:hAnsi="Cambria Math"/>
                <w:lang w:val="sk-SK"/>
              </w:rPr>
            </w:rPrChange>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8C3D75">
        <w:rPr>
          <w:lang w:val="sk-SK"/>
        </w:rPr>
        <w:t xml:space="preserve">, Lineárna interpolácia množiny parametrov </w:t>
      </w:r>
      <m:oMath>
        <m:r>
          <m:rPr>
            <m:sty m:val="p"/>
          </m:rPr>
          <w:rPr>
            <w:rFonts w:ascii="Cambria Math" w:hAnsi="Cambria Math"/>
            <w:lang w:val="sk-SK"/>
          </w:rPr>
          <m:t>-</m:t>
        </m:r>
        <m:r>
          <m:rPr>
            <m:sty m:val="bi"/>
          </m:rPr>
          <w:rPr>
            <w:rFonts w:ascii="Cambria Math" w:hAnsi="Cambria Math"/>
            <w:lang w:val="sk-SK"/>
            <w:rPrChange w:id="2182" w:author="admin" w:date="2018-06-18T11:14:00Z">
              <w:rPr>
                <w:rFonts w:ascii="Cambria Math" w:hAnsi="Cambria Math"/>
                <w:lang w:val="sk-SK"/>
              </w:rPr>
            </w:rPrChange>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p"/>
          </m:rPr>
          <w:rPr>
            <w:rFonts w:ascii="Cambria Math" w:hAnsi="Cambria Math"/>
            <w:lang w:val="sk-SK"/>
          </w:rPr>
          <m:t>(</m:t>
        </m:r>
        <m:r>
          <m:rPr>
            <m:sty m:val="bi"/>
          </m:rPr>
          <w:rPr>
            <w:rFonts w:ascii="Cambria Math" w:hAnsi="Cambria Math"/>
            <w:lang w:val="sk-SK"/>
            <w:rPrChange w:id="2183" w:author="admin" w:date="2018-06-18T11:14:00Z">
              <w:rPr>
                <w:rFonts w:ascii="Cambria Math" w:hAnsi="Cambria Math"/>
                <w:lang w:val="sk-SK"/>
              </w:rPr>
            </w:rPrChange>
          </w:rPr>
          <m:t>t</m:t>
        </m:r>
        <m:r>
          <m:rPr>
            <m:sty m:val="p"/>
          </m:rPr>
          <w:rPr>
            <w:rFonts w:ascii="Cambria Math" w:hAnsi="Cambria Math"/>
            <w:lang w:val="sk-SK"/>
            <w:rPrChange w:id="2184" w:author="admin" w:date="2018-06-18T11:14:00Z">
              <w:rPr>
                <w:rFonts w:ascii="Cambria Math" w:hAnsi="Cambria Math"/>
                <w:lang w:val="sk-SK"/>
              </w:rPr>
            </w:rPrChange>
          </w:rPr>
          <m:t>)/</m:t>
        </m:r>
        <m:r>
          <m:rPr>
            <m:sty m:val="bi"/>
          </m:rPr>
          <w:rPr>
            <w:rFonts w:ascii="Cambria Math" w:hAnsi="Cambria Math"/>
            <w:lang w:val="sk-SK"/>
            <w:rPrChange w:id="2185" w:author="admin" w:date="2018-06-18T11:14:00Z">
              <w:rPr>
                <w:rFonts w:ascii="Cambria Math" w:hAnsi="Cambria Math"/>
                <w:lang w:val="sk-SK"/>
              </w:rPr>
            </w:rPrChange>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r>
          <w:rPr>
            <w:rFonts w:ascii="Cambria Math" w:hAnsi="Cambria Math"/>
            <w:lang w:val="sk-SK"/>
          </w:rPr>
          <m:t xml:space="preserve"> </m:t>
        </m:r>
      </m:oMath>
      <w:r w:rsidRPr="008C3D75">
        <w:rPr>
          <w:lang w:val="sk-SK"/>
        </w:rPr>
        <w:t xml:space="preserve">na základe predchádzajúcej R vlny – prvá krivka zhora (červená – </w:t>
      </w:r>
      <w:r w:rsidRPr="008C3D75">
        <w:rPr>
          <w:i/>
          <w:lang w:val="sk-SK"/>
        </w:rPr>
        <w:t>LI curve</w:t>
      </w:r>
      <w:r w:rsidRPr="008C3D75">
        <w:rPr>
          <w:lang w:val="sk-SK"/>
        </w:rPr>
        <w:t>). Prvá krivka zhora (</w:t>
      </w:r>
      <w:r w:rsidRPr="008C3D75">
        <w:rPr>
          <w:i/>
          <w:lang w:val="sk-SK"/>
        </w:rPr>
        <w:t>LI curve</w:t>
      </w:r>
      <w:r w:rsidRPr="008C3D75">
        <w:rPr>
          <w:lang w:val="sk-SK"/>
        </w:rPr>
        <w:t xml:space="preserve">) bola filtrovaná antialiasingovým filtrom a decimovaná s krokom 100ms, výsledkom je LI postupnosť (žltá - </w:t>
      </w:r>
      <w:r w:rsidRPr="008C3D75">
        <w:rPr>
          <w:i/>
          <w:lang w:val="sk-SK"/>
        </w:rPr>
        <w:t>LI sequence</w:t>
      </w:r>
      <w:r w:rsidRPr="008C3D75">
        <w:rPr>
          <w:lang w:val="sk-SK"/>
        </w:rPr>
        <w:t xml:space="preserve">). Pôvodná a decimovaná krivka je znázornená v strednej časti obrázku. V spodnej časti obrázku je ukážka dvoch LI </w:t>
      </w:r>
      <w:del w:id="2186" w:author="admin" w:date="2018-06-18T11:28:00Z">
        <w:r w:rsidRPr="008C3D75" w:rsidDel="008C3D75">
          <w:rPr>
            <w:lang w:val="sk-SK"/>
          </w:rPr>
          <w:delText>postupnost</w:delText>
        </w:r>
      </w:del>
      <w:ins w:id="2187" w:author="admin" w:date="2018-06-18T11:28:00Z">
        <w:r w:rsidR="008C3D75" w:rsidRPr="008C3D75">
          <w:rPr>
            <w:lang w:val="sk-SK"/>
          </w:rPr>
          <w:t>postupnosť</w:t>
        </w:r>
      </w:ins>
      <w:r w:rsidRPr="008C3D75">
        <w:rPr>
          <w:lang w:val="sk-SK"/>
        </w:rPr>
        <w:t xml:space="preserve"> respirácie a ľavej karotídy. Vyznačený je aj ich </w:t>
      </w:r>
      <w:del w:id="2188" w:author="admin" w:date="2018-06-18T11:28:00Z">
        <w:r w:rsidRPr="008C3D75" w:rsidDel="008C3D75">
          <w:rPr>
            <w:lang w:val="sk-SK"/>
          </w:rPr>
          <w:delText>vzájomý</w:delText>
        </w:r>
      </w:del>
      <w:ins w:id="2189" w:author="admin" w:date="2018-06-18T11:28:00Z">
        <w:r w:rsidR="008C3D75" w:rsidRPr="008C3D75">
          <w:rPr>
            <w:lang w:val="sk-SK"/>
          </w:rPr>
          <w:t>vzájomný</w:t>
        </w:r>
      </w:ins>
      <w:r w:rsidRPr="008C3D75">
        <w:rPr>
          <w:lang w:val="sk-SK"/>
        </w:rPr>
        <w:t xml:space="preserve"> posun o 5 sekúnd.</w:t>
      </w:r>
    </w:p>
    <w:p w14:paraId="2F4CBC88" w14:textId="64A10255" w:rsidR="00BD7167" w:rsidRPr="008C3D75" w:rsidRDefault="00BD7167" w:rsidP="00BD7167">
      <w:r w:rsidRPr="008C3D75">
        <w:t xml:space="preserve">V tejto práci boli vyhodnocované impedančné parametre z 12-tich častí tela. Preto bolo celkovo pre každé meranie získaných 12 LI postupností pre každý bioimpedančný parameter. LI postupnosti pre jedného dobrovoľníka zachytáva </w:t>
      </w:r>
      <w:r w:rsidRPr="008C3D75">
        <w:fldChar w:fldCharType="begin"/>
      </w:r>
      <w:r w:rsidRPr="008C3D75">
        <w:instrText xml:space="preserve"> REF _Ref513918832 \h </w:instrText>
      </w:r>
      <w:r w:rsidRPr="008C3D75">
        <w:rPr>
          <w:rPrChange w:id="2190" w:author="admin" w:date="2018-06-18T11:14:00Z">
            <w:rPr/>
          </w:rPrChange>
        </w:rPr>
        <w:fldChar w:fldCharType="separate"/>
      </w:r>
      <w:r w:rsidR="00A37FEB" w:rsidRPr="008C3D75">
        <w:t xml:space="preserve"> Obrázok </w:t>
      </w:r>
      <w:r w:rsidR="00A37FEB" w:rsidRPr="008C3D75">
        <w:rPr>
          <w:noProof/>
        </w:rPr>
        <w:t>3</w:t>
      </w:r>
      <w:r w:rsidR="00A37FEB" w:rsidRPr="008C3D75">
        <w:t>.</w:t>
      </w:r>
      <w:r w:rsidR="00A37FEB" w:rsidRPr="008C3D75">
        <w:rPr>
          <w:noProof/>
        </w:rPr>
        <w:t>16</w:t>
      </w:r>
      <w:r w:rsidRPr="008C3D75">
        <w:fldChar w:fldCharType="end"/>
      </w:r>
      <w:r w:rsidRPr="008C3D75">
        <w:t xml:space="preserve">. Z Impedancie </w:t>
      </w:r>
      <w:del w:id="2191" w:author="admin" w:date="2018-06-18T11:28:00Z">
        <w:r w:rsidRPr="008C3D75" w:rsidDel="008C3D75">
          <w:delText>noh</w:delText>
        </w:r>
      </w:del>
      <w:ins w:id="2192" w:author="admin" w:date="2018-06-18T11:28:00Z">
        <w:r w:rsidR="008C3D75" w:rsidRPr="008C3D75">
          <w:t>nôh</w:t>
        </w:r>
      </w:ins>
      <w:r w:rsidRPr="008C3D75">
        <w:t xml:space="preserve"> a rúk sú tu znázornené iba kanály 7, 8 a 15, 16 pre ušetrenie miesta. Pre ukážku sú zobrazené aj kanály ramien: 11, 12. </w:t>
      </w:r>
    </w:p>
    <w:p w14:paraId="2DE98B98" w14:textId="77777777" w:rsidR="00BD7167" w:rsidRPr="008C3D75" w:rsidRDefault="00BD7167" w:rsidP="00BD7167">
      <w:pPr>
        <w:pStyle w:val="Caption"/>
        <w:rPr>
          <w:vanish/>
          <w:lang w:val="sk-SK"/>
          <w:specVanish/>
        </w:rPr>
      </w:pPr>
      <w:bookmarkStart w:id="2193" w:name="_Toc516835690"/>
      <m:oMath>
        <m:r>
          <m:rPr>
            <m:sty m:val="p"/>
          </m:rPr>
          <w:rPr>
            <w:rFonts w:ascii="Cambria Math" w:hAnsi="Cambria Math"/>
            <w:noProof/>
            <w:lang w:bidi="ar-SA"/>
          </w:rPr>
          <w:lastRenderedPageBreak/>
          <w:drawing>
            <wp:inline distT="0" distB="0" distL="0" distR="0" wp14:anchorId="55483870" wp14:editId="4EAA0637">
              <wp:extent cx="5400040" cy="5693410"/>
              <wp:effectExtent l="0" t="0" r="0" b="2540"/>
              <wp:docPr id="202" name="Obrázok 202" descr="LIkrivky_pa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LIkrivky_pana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5693410"/>
                      </a:xfrm>
                      <a:prstGeom prst="rect">
                        <a:avLst/>
                      </a:prstGeom>
                      <a:noFill/>
                      <a:ln>
                        <a:noFill/>
                      </a:ln>
                    </pic:spPr>
                  </pic:pic>
                </a:graphicData>
              </a:graphic>
            </wp:inline>
          </w:drawing>
        </m:r>
      </m:oMath>
      <w:bookmarkStart w:id="2194" w:name="_Ref513918832"/>
      <w:r w:rsidRPr="008C3D75">
        <w:rPr>
          <w:lang w:val="sk-SK"/>
        </w:rPr>
        <w:t xml:space="preserve"> Obrázok </w:t>
      </w:r>
      <w:r w:rsidRPr="005C2483">
        <w:rPr>
          <w:lang w:val="sk-SK"/>
        </w:rPr>
        <w:fldChar w:fldCharType="begin"/>
      </w:r>
      <w:r w:rsidRPr="008C3D75">
        <w:rPr>
          <w:lang w:val="sk-SK"/>
        </w:rPr>
        <w:instrText xml:space="preserve"> STYLEREF 1 \s </w:instrText>
      </w:r>
      <w:r w:rsidRPr="008C3D75">
        <w:rPr>
          <w:lang w:val="sk-SK"/>
          <w:rPrChange w:id="2195" w:author="admin" w:date="2018-06-18T11:14:00Z">
            <w:rPr>
              <w:lang w:val="sk-SK"/>
            </w:rPr>
          </w:rPrChange>
        </w:rPr>
        <w:fldChar w:fldCharType="separate"/>
      </w:r>
      <w:r w:rsidR="00A37FEB" w:rsidRPr="008C3D75">
        <w:rPr>
          <w:noProof/>
          <w:lang w:val="sk-SK"/>
        </w:rPr>
        <w:t>3</w:t>
      </w:r>
      <w:r w:rsidRPr="008C3D75">
        <w:rPr>
          <w:lang w:val="sk-SK"/>
          <w:rPrChange w:id="2196" w:author="admin" w:date="2018-06-18T11:14:00Z">
            <w:rPr>
              <w:lang w:val="sk-SK"/>
            </w:rPr>
          </w:rPrChange>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2197" w:author="admin" w:date="2018-06-18T11:14:00Z">
            <w:rPr>
              <w:lang w:val="sk-SK"/>
            </w:rPr>
          </w:rPrChange>
        </w:rPr>
        <w:fldChar w:fldCharType="separate"/>
      </w:r>
      <w:r w:rsidR="00A37FEB" w:rsidRPr="008C3D75">
        <w:rPr>
          <w:noProof/>
          <w:lang w:val="sk-SK"/>
        </w:rPr>
        <w:t>16</w:t>
      </w:r>
      <w:r w:rsidRPr="008C3D75">
        <w:rPr>
          <w:lang w:val="sk-SK"/>
          <w:rPrChange w:id="2198" w:author="admin" w:date="2018-06-18T11:14:00Z">
            <w:rPr>
              <w:lang w:val="sk-SK"/>
            </w:rPr>
          </w:rPrChange>
        </w:rPr>
        <w:fldChar w:fldCharType="end"/>
      </w:r>
      <w:bookmarkEnd w:id="2194"/>
      <w:r w:rsidRPr="008C3D75">
        <w:rPr>
          <w:lang w:val="sk-SK"/>
        </w:rPr>
        <w:t>: LI postupnosti hemodynamických parametrov.</w:t>
      </w:r>
      <w:bookmarkEnd w:id="2193"/>
      <w:r w:rsidRPr="008C3D75">
        <w:rPr>
          <w:lang w:val="sk-SK"/>
        </w:rPr>
        <w:t xml:space="preserve"> </w:t>
      </w:r>
    </w:p>
    <w:p w14:paraId="739D060E" w14:textId="3030C3DC" w:rsidR="00BD7167" w:rsidRPr="008C3D75" w:rsidRDefault="00BD7167" w:rsidP="00BD7167">
      <w:pPr>
        <w:pStyle w:val="Caption"/>
        <w:rPr>
          <w:lang w:val="sk-SK"/>
        </w:rPr>
      </w:pPr>
      <w:r w:rsidRPr="008C3D75">
        <w:rPr>
          <w:lang w:val="sk-SK"/>
        </w:rPr>
        <w:t xml:space="preserve"> Ukážka časového priebehu hemodynamických parametrov </w:t>
      </w:r>
      <w:del w:id="2199" w:author="admin" w:date="2018-06-18T11:28:00Z">
        <w:r w:rsidRPr="008C3D75" w:rsidDel="008C3D75">
          <w:rPr>
            <w:lang w:val="sk-SK"/>
          </w:rPr>
          <w:delText>jedneho</w:delText>
        </w:r>
      </w:del>
      <w:ins w:id="2200" w:author="admin" w:date="2018-06-18T11:28:00Z">
        <w:r w:rsidR="008C3D75" w:rsidRPr="008C3D75">
          <w:rPr>
            <w:lang w:val="sk-SK"/>
          </w:rPr>
          <w:t>jedného</w:t>
        </w:r>
      </w:ins>
      <w:r w:rsidRPr="008C3D75">
        <w:rPr>
          <w:lang w:val="sk-SK"/>
        </w:rPr>
        <w:t xml:space="preserve"> dobrovoľníka počas hlbokého dýchania. Kanály impedancie sú usporiadané na základe ich vzdialeností od hrudníka. Z Impedancie </w:t>
      </w:r>
      <w:del w:id="2201" w:author="admin" w:date="2018-06-18T11:28:00Z">
        <w:r w:rsidRPr="008C3D75" w:rsidDel="008C3D75">
          <w:rPr>
            <w:lang w:val="sk-SK"/>
          </w:rPr>
          <w:delText>noh</w:delText>
        </w:r>
      </w:del>
      <w:ins w:id="2202" w:author="admin" w:date="2018-06-18T11:28:00Z">
        <w:r w:rsidR="008C3D75" w:rsidRPr="008C3D75">
          <w:rPr>
            <w:lang w:val="sk-SK"/>
          </w:rPr>
          <w:t>nôh</w:t>
        </w:r>
      </w:ins>
      <w:r w:rsidRPr="008C3D75">
        <w:rPr>
          <w:lang w:val="sk-SK"/>
        </w:rPr>
        <w:t xml:space="preserve"> a rúk sú tu znázornené iba kanály 7,8 a 15,16 pre ušetrenie miesta. Pre ukážku sú zobrazené aj kanály ramien: 11,12.</w:t>
      </w:r>
    </w:p>
    <w:p w14:paraId="69FE3DFF" w14:textId="77777777" w:rsidR="00BD7167" w:rsidRPr="008C3D75" w:rsidRDefault="00BD7167" w:rsidP="00BD7167"/>
    <w:p w14:paraId="599D43AA" w14:textId="77777777" w:rsidR="00BD7167" w:rsidRPr="008C3D75" w:rsidRDefault="00BD7167" w:rsidP="00BD7167">
      <w:r w:rsidRPr="008C3D75">
        <w:t>Predpokladáme, že zmeny tlaku v hrudníku vyvolané dýchaním ovplyvnia obehový systém a to hlavne tep, arteriálny krvný tlak, tok krvi a rozloženie objemu krvi v celom tele. Aby sme zistili aký vplyv má dýchania na hemodynamické parametre, spočítali sme Pearsonov</w:t>
      </w:r>
      <w:bookmarkStart w:id="2203" w:name="_Ref509140471"/>
      <w:r w:rsidRPr="008C3D75">
        <w:t xml:space="preserve"> </w:t>
      </w:r>
      <w:bookmarkEnd w:id="2203"/>
      <w:r w:rsidRPr="008C3D75">
        <w:t xml:space="preserve">korelačný koeficient medzi LI postupnosťou hemodynamických parametrov a LI postupnosťou respiračnej krivky pri vzájomnom posuve s krokom 100 ms v rozmedzí </w:t>
      </w:r>
      <w:r w:rsidRPr="008C3D75">
        <w:lastRenderedPageBreak/>
        <w:t xml:space="preserve">0-5 sekúnd. Týmto sme dostali vektor 50-tich korelačných koeficientov. Vzorec pre výpočet Pearsonovho korelačného koeficientu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8C3D75">
        <w:t>:</w:t>
      </w:r>
    </w:p>
    <w:p w14:paraId="0139BD68" w14:textId="77777777" w:rsidR="00BD7167" w:rsidRPr="008C3D75"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8C3D75" w14:paraId="4D188A69" w14:textId="77777777" w:rsidTr="00BD7167">
        <w:tc>
          <w:tcPr>
            <w:tcW w:w="704" w:type="dxa"/>
          </w:tcPr>
          <w:p w14:paraId="1F2400CC" w14:textId="77777777" w:rsidR="00BD7167" w:rsidRPr="008C3D75" w:rsidRDefault="00BD7167" w:rsidP="00BD7167">
            <w:pPr>
              <w:jc w:val="center"/>
              <w:rPr>
                <w:color w:val="000000"/>
              </w:rPr>
            </w:pPr>
          </w:p>
        </w:tc>
        <w:tc>
          <w:tcPr>
            <w:tcW w:w="7088" w:type="dxa"/>
            <w:vAlign w:val="center"/>
          </w:tcPr>
          <w:p w14:paraId="433F468F" w14:textId="77777777" w:rsidR="00BD7167" w:rsidRPr="008C3D75" w:rsidRDefault="00292E5D" w:rsidP="00BD7167">
            <w:pP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xml:space="preserve"> [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 ] </m:t>
                </m:r>
                <m:r>
                  <w:rPr>
                    <w:rFonts w:ascii="Cambria Math" w:eastAsiaTheme="minorEastAsia" w:hAnsi="Cambria Math"/>
                    <w:sz w:val="20"/>
                  </w:rPr>
                  <m:t xml:space="preserve"> </m:t>
                </m:r>
              </m:oMath>
            </m:oMathPara>
          </w:p>
        </w:tc>
        <w:tc>
          <w:tcPr>
            <w:tcW w:w="702" w:type="dxa"/>
            <w:vAlign w:val="center"/>
          </w:tcPr>
          <w:p w14:paraId="6D82C6FB" w14:textId="77777777" w:rsidR="00BD7167" w:rsidRPr="008C3D75" w:rsidRDefault="00BD7167" w:rsidP="00BD7167">
            <w:pPr>
              <w:jc w:val="center"/>
              <w:rPr>
                <w:color w:val="000000"/>
              </w:rPr>
            </w:pPr>
            <w:r w:rsidRPr="008C3D75">
              <w:rPr>
                <w:color w:val="000000"/>
              </w:rPr>
              <w:t>(</w:t>
            </w:r>
            <w:bookmarkStart w:id="2204" w:name="pearson"/>
            <w:r w:rsidRPr="008C3D75">
              <w:rPr>
                <w:color w:val="000000"/>
              </w:rPr>
              <w:fldChar w:fldCharType="begin"/>
            </w:r>
            <w:r w:rsidRPr="008C3D75">
              <w:rPr>
                <w:color w:val="000000"/>
              </w:rPr>
              <w:instrText xml:space="preserve"> SEQ eq \* MERGEFORMAT </w:instrText>
            </w:r>
            <w:r w:rsidRPr="008C3D75">
              <w:rPr>
                <w:color w:val="000000"/>
                <w:rPrChange w:id="2205" w:author="admin" w:date="2018-06-18T11:14:00Z">
                  <w:rPr>
                    <w:color w:val="000000"/>
                  </w:rPr>
                </w:rPrChange>
              </w:rPr>
              <w:fldChar w:fldCharType="separate"/>
            </w:r>
            <w:r w:rsidR="00A37FEB" w:rsidRPr="008C3D75">
              <w:rPr>
                <w:noProof/>
                <w:color w:val="000000"/>
              </w:rPr>
              <w:t>44</w:t>
            </w:r>
            <w:r w:rsidRPr="008C3D75">
              <w:rPr>
                <w:color w:val="000000"/>
              </w:rPr>
              <w:fldChar w:fldCharType="end"/>
            </w:r>
            <w:bookmarkEnd w:id="2204"/>
            <w:r w:rsidRPr="008C3D75">
              <w:rPr>
                <w:color w:val="000000"/>
              </w:rPr>
              <w:t>)</w:t>
            </w:r>
          </w:p>
        </w:tc>
      </w:tr>
    </w:tbl>
    <w:p w14:paraId="4182C878" w14:textId="77777777" w:rsidR="00BD7167" w:rsidRPr="008C3D75" w:rsidRDefault="00BD7167" w:rsidP="00BD7167"/>
    <w:p w14:paraId="515173C4" w14:textId="77777777" w:rsidR="00BD7167" w:rsidRPr="008C3D75" w:rsidRDefault="00BD7167" w:rsidP="00BD7167">
      <w:pPr>
        <w:rPr>
          <w:rFonts w:cstheme="minorHAnsi"/>
          <w:sz w:val="20"/>
        </w:rPr>
      </w:pPr>
      <w:r w:rsidRPr="008C3D75">
        <w:t xml:space="preserve">kde </w:t>
      </w:r>
      <m:oMath>
        <m:sSub>
          <m:sSubPr>
            <m:ctrlPr>
              <w:rPr>
                <w:rFonts w:ascii="Cambria Math" w:hAnsi="Cambria Math"/>
                <w:i/>
              </w:rPr>
            </m:ctrlPr>
          </m:sSubPr>
          <m:e>
            <m:r>
              <w:rPr>
                <w:rFonts w:ascii="Cambria Math" w:hAnsi="Cambria Math" w:cs="Cambria Math"/>
              </w:rPr>
              <m:t>δ</m:t>
            </m:r>
          </m:e>
          <m:sub>
            <m:r>
              <w:rPr>
                <w:rFonts w:ascii="Cambria Math" w:hAnsi="Cambria Math"/>
              </w:rPr>
              <m:t>X</m:t>
            </m:r>
          </m:sub>
        </m:sSub>
      </m:oMath>
      <w:r w:rsidRPr="008C3D75">
        <w:t xml:space="preserve"> je smerodatná odchylka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8C3D75">
        <w:t xml:space="preserve">, </w:t>
      </w:r>
      <m:oMath>
        <m:sSub>
          <m:sSubPr>
            <m:ctrlPr>
              <w:rPr>
                <w:rFonts w:ascii="Cambria Math" w:hAnsi="Cambria Math"/>
                <w:i/>
              </w:rPr>
            </m:ctrlPr>
          </m:sSubPr>
          <m:e>
            <m:r>
              <w:rPr>
                <w:rFonts w:ascii="Cambria Math" w:hAnsi="Cambria Math" w:cs="Cambria Math"/>
              </w:rPr>
              <m:t>δ</m:t>
            </m:r>
          </m:e>
          <m:sub>
            <m:r>
              <w:rPr>
                <w:rFonts w:ascii="Cambria Math" w:hAnsi="Cambria Math"/>
              </w:rPr>
              <m:t>Y</m:t>
            </m:r>
          </m:sub>
        </m:sSub>
      </m:oMath>
      <w:r w:rsidRPr="008C3D75">
        <w:t xml:space="preserve"> je smerodatná odchylka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8C3D75">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X</m:t>
            </m:r>
          </m:sub>
        </m:sSub>
      </m:oMath>
      <w:r w:rsidRPr="008C3D75">
        <w:t xml:space="preserve"> je priemerná hodnota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8C3D75">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Y</m:t>
            </m:r>
          </m:sub>
        </m:sSub>
      </m:oMath>
      <w:r w:rsidRPr="008C3D75">
        <w:t xml:space="preserve"> je priemerná hodnota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8C3D75">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oMath>
      <w:r w:rsidRPr="008C3D75">
        <w:t xml:space="preserve"> je očakávaná hodnota normalizovanej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8C3D75">
        <w:t xml:space="preserve"> 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8C3D75">
        <w:t xml:space="preserve">. Postupnosť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8C3D75">
        <w:t xml:space="preserve"> reprezentuje respiráciu,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8C3D75">
        <w:t xml:space="preserve"> hemodynamický parameter. Vzťah pre výpočet vektoru 50-tich korelačných koeficientov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8C3D75">
        <w:rPr>
          <w:sz w:val="20"/>
        </w:rPr>
        <w:t xml:space="preserve"> </w:t>
      </w:r>
      <w:r w:rsidRPr="008C3D75">
        <w:t>uvádza rovnica (</w:t>
      </w:r>
      <w:r w:rsidRPr="008C3D75">
        <w:fldChar w:fldCharType="begin"/>
      </w:r>
      <w:r w:rsidRPr="008C3D75">
        <w:instrText xml:space="preserve"> REF korelacnychKoef50 \h </w:instrText>
      </w:r>
      <w:r w:rsidRPr="008C3D75">
        <w:rPr>
          <w:rPrChange w:id="2206" w:author="admin" w:date="2018-06-18T11:14:00Z">
            <w:rPr/>
          </w:rPrChange>
        </w:rPr>
        <w:fldChar w:fldCharType="separate"/>
      </w:r>
      <w:r w:rsidR="00A37FEB" w:rsidRPr="008C3D75">
        <w:rPr>
          <w:noProof/>
          <w:color w:val="000000"/>
        </w:rPr>
        <w:t>45</w:t>
      </w:r>
      <w:r w:rsidRPr="008C3D75">
        <w:fldChar w:fldCharType="end"/>
      </w:r>
      <w:r w:rsidRPr="008C3D75">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8C3D75">
        <w:rPr>
          <w:sz w:val="20"/>
        </w:rPr>
        <w:t xml:space="preserve"> </w:t>
      </w:r>
      <w:r w:rsidRPr="008C3D75">
        <w:t xml:space="preserve">je normalizovaná vzájomná korelačná funkcia medzi parametrom a respiráciou. Funkčné hodnoty funkcie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8C3D75">
        <w:t xml:space="preserve"> sú Pearsonové vzájomné korelačné koeficienty. </w:t>
      </w:r>
      <m:oMath>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oMath>
      <w:r w:rsidRPr="008C3D75">
        <w:t xml:space="preserve">je n-tá oneskorená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8C3D75">
        <w:rPr>
          <w:rFonts w:cstheme="minorHAnsi"/>
          <w:i/>
          <w:sz w:val="20"/>
        </w:rPr>
        <w:t>.</w:t>
      </w:r>
      <w:r w:rsidRPr="008C3D75">
        <w:rPr>
          <w:rFonts w:eastAsiaTheme="minorEastAsia" w:cstheme="minorHAnsi"/>
          <w:sz w:val="20"/>
        </w:rPr>
        <w:t xml:space="preserve"> </w:t>
      </w:r>
      <w:r w:rsidRPr="008C3D75">
        <w:t>Oneskorenie o jeden prvok je oneskorením o 100 ms</w:t>
      </w:r>
      <w:r w:rsidRPr="008C3D75">
        <w:rPr>
          <w:rFonts w:cstheme="minorHAnsi"/>
          <w:sz w:val="20"/>
        </w:rPr>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8C3D75">
        <w:rPr>
          <w:rFonts w:ascii="Cambria Math" w:hAnsi="Cambria Math"/>
          <w:i/>
        </w:rPr>
        <w:t xml:space="preserve"> </w:t>
      </w:r>
      <w:r w:rsidRPr="008C3D75">
        <w:t xml:space="preserve">je Pearsonov korelačný koeficient medzi postupnosťami </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 xml:space="preserve"> </m:t>
        </m:r>
      </m:oMath>
      <w:r w:rsidRPr="008C3D75">
        <w:rPr>
          <w:rFonts w:cstheme="minorHAnsi"/>
          <w:sz w:val="20"/>
        </w:rPr>
        <w:t xml:space="preserve"> a</w:t>
      </w:r>
      <w:r w:rsidRPr="008C3D75">
        <w:rPr>
          <w:rFonts w:ascii="Cambria Math" w:hAnsi="Cambria Math"/>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8C3D75">
        <w:rPr>
          <w:rFonts w:ascii="Cambria Math" w:hAnsi="Cambria Math"/>
          <w:i/>
        </w:rPr>
        <w:t>.</w:t>
      </w:r>
    </w:p>
    <w:tbl>
      <w:tblPr>
        <w:tblW w:w="0" w:type="auto"/>
        <w:tblLook w:val="04A0" w:firstRow="1" w:lastRow="0" w:firstColumn="1" w:lastColumn="0" w:noHBand="0" w:noVBand="1"/>
      </w:tblPr>
      <w:tblGrid>
        <w:gridCol w:w="284"/>
        <w:gridCol w:w="7508"/>
        <w:gridCol w:w="702"/>
      </w:tblGrid>
      <w:tr w:rsidR="00BD7167" w:rsidRPr="008C3D75" w14:paraId="43A6D8B8" w14:textId="77777777" w:rsidTr="00BD7167">
        <w:tc>
          <w:tcPr>
            <w:tcW w:w="284" w:type="dxa"/>
          </w:tcPr>
          <w:p w14:paraId="3CD30DAE" w14:textId="77777777" w:rsidR="00BD7167" w:rsidRPr="008C3D75" w:rsidRDefault="00BD7167" w:rsidP="00BD7167">
            <w:pPr>
              <w:jc w:val="center"/>
              <w:rPr>
                <w:color w:val="000000"/>
              </w:rPr>
            </w:pPr>
          </w:p>
        </w:tc>
        <w:tc>
          <w:tcPr>
            <w:tcW w:w="7508" w:type="dxa"/>
            <w:vAlign w:val="center"/>
          </w:tcPr>
          <w:p w14:paraId="07C0A022" w14:textId="77777777" w:rsidR="00BD7167" w:rsidRPr="008C3D75" w:rsidRDefault="00292E5D" w:rsidP="00BD7167">
            <w:pPr>
              <w:rPr>
                <w:color w:val="000000"/>
              </w:rPr>
            </w:pPr>
            <m:oMathPara>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Change w:id="2207" w:author="admin" w:date="2018-06-18T11:14:00Z">
                              <w:rPr>
                                <w:rFonts w:ascii="Cambria Math" w:hAnsi="Cambria Math"/>
                              </w:rPr>
                            </w:rPrChange>
                          </w:rPr>
                          <m:t>+n</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|n∈&lt;0;N-</m:t>
                </m:r>
                <m:r>
                  <w:rPr>
                    <w:rFonts w:ascii="Cambria Math" w:hAnsi="Cambria Math"/>
                  </w:rPr>
                  <m:t xml:space="preserve">1&gt;, </m:t>
                </m:r>
                <m:r>
                  <w:rPr>
                    <w:rFonts w:ascii="Cambria Math" w:hAnsi="Cambria Math"/>
                    <w:rPrChange w:id="2208" w:author="admin" w:date="2018-06-18T11:14:00Z">
                      <w:rPr>
                        <w:rFonts w:ascii="Cambria Math" w:hAnsi="Cambria Math"/>
                      </w:rPr>
                    </w:rPrChange>
                  </w:rPr>
                  <m:t xml:space="preserve">N=50]   </m:t>
                </m:r>
              </m:oMath>
            </m:oMathPara>
          </w:p>
        </w:tc>
        <w:tc>
          <w:tcPr>
            <w:tcW w:w="702" w:type="dxa"/>
            <w:vAlign w:val="center"/>
          </w:tcPr>
          <w:p w14:paraId="03CBFC9E" w14:textId="77777777" w:rsidR="00BD7167" w:rsidRPr="008C3D75" w:rsidRDefault="00BD7167" w:rsidP="00BD7167">
            <w:pPr>
              <w:jc w:val="center"/>
              <w:rPr>
                <w:color w:val="000000"/>
              </w:rPr>
            </w:pPr>
            <w:r w:rsidRPr="008C3D75">
              <w:rPr>
                <w:color w:val="000000"/>
              </w:rPr>
              <w:t>(</w:t>
            </w:r>
            <w:bookmarkStart w:id="2209" w:name="korelacnychKoef50"/>
            <w:r w:rsidRPr="008C3D75">
              <w:rPr>
                <w:color w:val="000000"/>
              </w:rPr>
              <w:fldChar w:fldCharType="begin"/>
            </w:r>
            <w:r w:rsidRPr="008C3D75">
              <w:rPr>
                <w:color w:val="000000"/>
              </w:rPr>
              <w:instrText xml:space="preserve"> SEQ eq \* MERGEFORMAT </w:instrText>
            </w:r>
            <w:r w:rsidRPr="008C3D75">
              <w:rPr>
                <w:color w:val="000000"/>
                <w:rPrChange w:id="2210" w:author="admin" w:date="2018-06-18T11:14:00Z">
                  <w:rPr>
                    <w:color w:val="000000"/>
                  </w:rPr>
                </w:rPrChange>
              </w:rPr>
              <w:fldChar w:fldCharType="separate"/>
            </w:r>
            <w:r w:rsidR="00A37FEB" w:rsidRPr="008C3D75">
              <w:rPr>
                <w:noProof/>
                <w:color w:val="000000"/>
              </w:rPr>
              <w:t>45</w:t>
            </w:r>
            <w:r w:rsidRPr="008C3D75">
              <w:rPr>
                <w:color w:val="000000"/>
              </w:rPr>
              <w:fldChar w:fldCharType="end"/>
            </w:r>
            <w:bookmarkEnd w:id="2209"/>
            <w:r w:rsidRPr="008C3D75">
              <w:rPr>
                <w:color w:val="000000"/>
              </w:rPr>
              <w:t>)</w:t>
            </w:r>
          </w:p>
        </w:tc>
      </w:tr>
    </w:tbl>
    <w:p w14:paraId="72D4E1D5" w14:textId="77777777" w:rsidR="00BD7167" w:rsidRPr="008C3D75" w:rsidRDefault="00BD7167" w:rsidP="00BD7167"/>
    <w:p w14:paraId="6BE8A428" w14:textId="77777777" w:rsidR="00BD7167" w:rsidRPr="008C3D75" w:rsidRDefault="00BD7167" w:rsidP="00BD7167">
      <w:r w:rsidRPr="008C3D75">
        <w:t xml:space="preserve">Dva parameter boli spočítané pre vektor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8C3D75">
        <w:t>:</w:t>
      </w:r>
    </w:p>
    <w:p w14:paraId="56EE956E" w14:textId="77777777" w:rsidR="00BD7167" w:rsidRPr="008C3D75" w:rsidRDefault="00BD7167" w:rsidP="00BD7167"/>
    <w:p w14:paraId="19E78364" w14:textId="77777777" w:rsidR="00BD7167" w:rsidRPr="008C3D75" w:rsidRDefault="00BD7167" w:rsidP="00BD7167">
      <w:pPr>
        <w:pStyle w:val="ListParagraph"/>
        <w:numPr>
          <w:ilvl w:val="0"/>
          <w:numId w:val="23"/>
        </w:numPr>
      </w:pPr>
      <w:r w:rsidRPr="008C3D75">
        <w:rPr>
          <w:b/>
        </w:rPr>
        <w:t>C(PAR-RESP)</w:t>
      </w:r>
      <w:r w:rsidRPr="008C3D75">
        <w:t xml:space="preserve">: prvok vektoru </w:t>
      </w:r>
      <m:oMath>
        <m:sSub>
          <m:sSubPr>
            <m:ctrlPr>
              <w:rPr>
                <w:rFonts w:ascii="Cambria Math" w:hAnsi="Cambria Math"/>
              </w:rPr>
            </m:ctrlPr>
          </m:sSubPr>
          <m:e>
            <m:r>
              <w:rPr>
                <w:rFonts w:ascii="Cambria Math" w:hAnsi="Cambria Math"/>
              </w:rPr>
              <m:t>Cor</m:t>
            </m:r>
          </m:e>
          <m:sub>
            <m:r>
              <w:rPr>
                <w:rFonts w:ascii="Cambria Math" w:hAnsi="Cambria Math"/>
              </w:rPr>
              <m:t>X</m:t>
            </m:r>
            <m:r>
              <m:rPr>
                <m:sty m:val="p"/>
              </m:rPr>
              <w:rPr>
                <w:rFonts w:ascii="Cambria Math" w:hAnsi="Cambria Math"/>
                <w:rPrChange w:id="2211" w:author="admin" w:date="2018-06-18T11:14:00Z">
                  <w:rPr>
                    <w:rFonts w:ascii="Cambria Math" w:hAnsi="Cambria Math"/>
                  </w:rPr>
                </w:rPrChange>
              </w:rPr>
              <m:t>,</m:t>
            </m:r>
            <m:r>
              <w:rPr>
                <w:rFonts w:ascii="Cambria Math" w:hAnsi="Cambria Math"/>
                <w:rPrChange w:id="2212" w:author="admin" w:date="2018-06-18T11:14:00Z">
                  <w:rPr>
                    <w:rFonts w:ascii="Cambria Math" w:hAnsi="Cambria Math"/>
                  </w:rPr>
                </w:rPrChange>
              </w:rPr>
              <m:t>Y</m:t>
            </m:r>
          </m:sub>
        </m:sSub>
        <m:d>
          <m:dPr>
            <m:ctrlPr>
              <w:rPr>
                <w:rFonts w:ascii="Cambria Math" w:hAnsi="Cambria Math"/>
                <w:i/>
              </w:rPr>
            </m:ctrlPr>
          </m:dPr>
          <m:e>
            <m:r>
              <w:rPr>
                <w:rFonts w:ascii="Cambria Math" w:hAnsi="Cambria Math"/>
              </w:rPr>
              <m:t>n</m:t>
            </m:r>
          </m:e>
        </m:d>
      </m:oMath>
      <w:r w:rsidRPr="008C3D75">
        <w:t xml:space="preserve"> s najvyššou absolútnou hodnotu korelácie, vyjadruje silu väzby medzi parametrom a respiráciou pri najvhodnejšom posune</w:t>
      </w:r>
    </w:p>
    <w:p w14:paraId="61A8526B" w14:textId="77777777" w:rsidR="00BD7167" w:rsidRPr="008C3D75" w:rsidRDefault="00BD7167" w:rsidP="00BD7167">
      <w:pPr>
        <w:pStyle w:val="ListParagraph"/>
        <w:numPr>
          <w:ilvl w:val="0"/>
          <w:numId w:val="23"/>
        </w:numPr>
      </w:pPr>
      <w:r w:rsidRPr="008C3D75">
        <w:rPr>
          <w:b/>
        </w:rPr>
        <w:t>PS(PAR-RESP)</w:t>
      </w:r>
      <w:r w:rsidRPr="008C3D75">
        <w:t xml:space="preserve">: fázový posun parametra </w:t>
      </w:r>
      <w:r w:rsidRPr="008C3D75">
        <w:rPr>
          <w:b/>
        </w:rPr>
        <w:t xml:space="preserve">C(PAR-RESP) </w:t>
      </w:r>
      <w:r w:rsidRPr="008C3D75">
        <w:t>vynásobený 100ms. Fázový posun vyjadruje oneskorenie krivky parametra pri ktorom dosiahla s respiráciou najvyššou absolútnou hodnotu korelačného koeficientu.</w:t>
      </w:r>
    </w:p>
    <w:p w14:paraId="116EAA77" w14:textId="77777777" w:rsidR="00BD7167" w:rsidRPr="008C3D75" w:rsidRDefault="00BD7167" w:rsidP="00BD7167"/>
    <w:p w14:paraId="44EAF031" w14:textId="2014B399" w:rsidR="00067698" w:rsidRPr="008C3D75" w:rsidRDefault="00BD7167" w:rsidP="00067698">
      <w:r w:rsidRPr="008C3D75">
        <w:t xml:space="preserve">Čím vyššia absolútna hodnota korelačného koeficientu </w:t>
      </w:r>
      <w:r w:rsidRPr="008C3D75">
        <w:rPr>
          <w:b/>
        </w:rPr>
        <w:t>C(PAR-RESP)</w:t>
      </w:r>
      <w:r w:rsidRPr="008C3D75">
        <w:t xml:space="preserve">, tým silnejšia väzba parametra na respiráciu. Záporné znamienko pri hodnote korelačného koeficientu znamená obrátenú reakciu parametra na respiráciu – fázový posun 5 sekúnd. Parameter </w:t>
      </w:r>
      <w:r w:rsidRPr="008C3D75">
        <w:lastRenderedPageBreak/>
        <w:t xml:space="preserve">s hodnota </w:t>
      </w:r>
      <w:r w:rsidRPr="008C3D75">
        <w:rPr>
          <w:b/>
        </w:rPr>
        <w:t>C(PAR-RESP)</w:t>
      </w:r>
      <w:r w:rsidRPr="008C3D75">
        <w:t xml:space="preserve"> vyššou ako 0,5 je považovaná za lineárne závislý s respiráciou. Výsledné hodnoty pre všetky parametre pre hlboké aj spontánne dýchanie uvádza </w:t>
      </w:r>
      <w:r w:rsidRPr="008C3D75">
        <w:fldChar w:fldCharType="begin"/>
      </w:r>
      <w:r w:rsidRPr="008C3D75">
        <w:instrText xml:space="preserve"> REF _Ref513920337 \h </w:instrText>
      </w:r>
      <w:r w:rsidRPr="008C3D75">
        <w:rPr>
          <w:rPrChange w:id="2213" w:author="admin" w:date="2018-06-18T11:14:00Z">
            <w:rPr/>
          </w:rPrChange>
        </w:rPr>
        <w:fldChar w:fldCharType="separate"/>
      </w:r>
      <w:r w:rsidR="00A37FEB" w:rsidRPr="008C3D75">
        <w:t xml:space="preserve">Tabuľka </w:t>
      </w:r>
      <w:r w:rsidR="00A37FEB" w:rsidRPr="008C3D75">
        <w:rPr>
          <w:noProof/>
        </w:rPr>
        <w:t>13</w:t>
      </w:r>
      <w:r w:rsidRPr="008C3D75">
        <w:fldChar w:fldCharType="end"/>
      </w:r>
      <w:r w:rsidRPr="008C3D75">
        <w:t>. Bola spočítaná popisná štatistika: medián (0.25 % kvantil; 0.75 % kvantil) pre popis meraní súboru 30-tich dobrovoľníkov. Parametre impedancie sú v tabuľke usporiadané zostupne od kanálov umiestnených najbližšie srdcu (hruď, krk) po kanály najďalej od srdca (ruky, nohy). Zelenou farbou sú zvýraznené parametre, ktoré dosiahli hodnotu korelačného koeficientu vyššiu ako 0,5.</w:t>
      </w:r>
      <w:r w:rsidR="00067698" w:rsidRPr="008C3D75">
        <w:t xml:space="preserve"> Hodnoty korelačných koeficientov počas spontánneho dýchania nedosahujú hodnotu 0,5 pri žiadnom parametri. Parameter </w:t>
      </w:r>
      <m:oMath>
        <m:sSub>
          <m:sSubPr>
            <m:ctrlPr>
              <w:rPr>
                <w:rFonts w:ascii="Cambria Math" w:hAnsi="Cambria Math"/>
                <w:i/>
              </w:rPr>
            </m:ctrlPr>
          </m:sSubPr>
          <m:e>
            <m:r>
              <w:rPr>
                <w:rFonts w:ascii="Cambria Math" w:hAnsi="Cambria Math"/>
              </w:rPr>
              <m:t>Z0</m:t>
            </m:r>
          </m:e>
          <m:sub>
            <m:r>
              <w:rPr>
                <w:rFonts w:ascii="Cambria Math" w:hAnsi="Cambria Math"/>
              </w:rPr>
              <m:t>3</m:t>
            </m:r>
          </m:sub>
        </m:sSub>
      </m:oMath>
      <w:r w:rsidR="00067698" w:rsidRPr="008C3D75">
        <w:t xml:space="preserve"> a </w:t>
      </w:r>
      <m:oMath>
        <m:sSub>
          <m:sSubPr>
            <m:ctrlPr>
              <w:rPr>
                <w:rFonts w:ascii="Cambria Math" w:hAnsi="Cambria Math"/>
                <w:i/>
              </w:rPr>
            </m:ctrlPr>
          </m:sSubPr>
          <m:e>
            <m:r>
              <w:rPr>
                <w:rFonts w:ascii="Cambria Math" w:hAnsi="Cambria Math"/>
              </w:rPr>
              <m:t>Z0</m:t>
            </m:r>
          </m:e>
          <m:sub>
            <m:r>
              <w:rPr>
                <w:rFonts w:ascii="Cambria Math" w:hAnsi="Cambria Math"/>
              </w:rPr>
              <m:t>4</m:t>
            </m:r>
          </m:sub>
        </m:sSub>
      </m:oMath>
      <w:r w:rsidR="00067698" w:rsidRPr="008C3D75">
        <w:t xml:space="preserve"> majú hodnoty korelačných koeficientov blízke hodnote 1, pretože sa používajú na zachytenie respiračnej krivky. Prehľadnú interpretáciu hemodynamických parametrov počas hlbokého dýchania zobrazuje </w:t>
      </w:r>
      <w:r w:rsidR="00067698" w:rsidRPr="008C3D75">
        <w:fldChar w:fldCharType="begin"/>
      </w:r>
      <w:r w:rsidR="00067698" w:rsidRPr="008C3D75">
        <w:instrText xml:space="preserve"> REF _Ref509160908 \h </w:instrText>
      </w:r>
      <w:r w:rsidR="00067698" w:rsidRPr="008C3D75">
        <w:rPr>
          <w:rPrChange w:id="2214" w:author="admin" w:date="2018-06-18T11:14:00Z">
            <w:rPr/>
          </w:rPrChange>
        </w:rPr>
        <w:fldChar w:fldCharType="separate"/>
      </w:r>
      <w:r w:rsidR="00067698" w:rsidRPr="008C3D75">
        <w:t xml:space="preserve"> Obrázok </w:t>
      </w:r>
      <w:r w:rsidR="00067698" w:rsidRPr="008C3D75">
        <w:rPr>
          <w:noProof/>
        </w:rPr>
        <w:t>3</w:t>
      </w:r>
      <w:r w:rsidR="00067698" w:rsidRPr="008C3D75">
        <w:t>.</w:t>
      </w:r>
      <w:r w:rsidR="00067698" w:rsidRPr="008C3D75">
        <w:rPr>
          <w:noProof/>
        </w:rPr>
        <w:t>17</w:t>
      </w:r>
      <w:r w:rsidR="00067698" w:rsidRPr="008C3D75">
        <w:fldChar w:fldCharType="end"/>
      </w:r>
      <w:r w:rsidR="00067698" w:rsidRPr="008C3D75">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 zvýraznené parametre s korelačným koeficientom vyšším ako 0.5, čo považujeme za hranicu pre určenie lineárnej väzby parametra na dýchanie.</w:t>
      </w:r>
    </w:p>
    <w:p w14:paraId="70FC4EDC" w14:textId="77777777" w:rsidR="00067698" w:rsidRPr="008C3D75" w:rsidRDefault="00067698" w:rsidP="00067698"/>
    <w:p w14:paraId="1A6A3028" w14:textId="77777777" w:rsidR="00067698" w:rsidRPr="008C3D75" w:rsidRDefault="00067698" w:rsidP="00067698"/>
    <w:p w14:paraId="76C62719" w14:textId="77777777" w:rsidR="00067698" w:rsidRPr="008C3D75" w:rsidRDefault="00067698" w:rsidP="00067698"/>
    <w:p w14:paraId="728E832A" w14:textId="77777777" w:rsidR="00067698" w:rsidRPr="008C3D75" w:rsidRDefault="00067698" w:rsidP="00067698"/>
    <w:p w14:paraId="553AC14F" w14:textId="77777777" w:rsidR="00067698" w:rsidRPr="008C3D75" w:rsidRDefault="00067698" w:rsidP="00067698"/>
    <w:p w14:paraId="604AE934" w14:textId="77777777" w:rsidR="00067698" w:rsidRPr="008C3D75" w:rsidRDefault="00067698" w:rsidP="00067698"/>
    <w:p w14:paraId="34E14EFA" w14:textId="77777777" w:rsidR="00067698" w:rsidRPr="008C3D75" w:rsidRDefault="00067698" w:rsidP="00067698"/>
    <w:p w14:paraId="429F938E" w14:textId="77777777" w:rsidR="00067698" w:rsidRPr="008C3D75" w:rsidRDefault="00067698" w:rsidP="00067698"/>
    <w:p w14:paraId="7EEC740A" w14:textId="77777777" w:rsidR="00067698" w:rsidRPr="008C3D75" w:rsidRDefault="00067698" w:rsidP="00067698"/>
    <w:p w14:paraId="502CB272" w14:textId="77777777" w:rsidR="00067698" w:rsidRPr="008C3D75" w:rsidRDefault="00067698" w:rsidP="00067698"/>
    <w:p w14:paraId="5D8E57AB" w14:textId="77777777" w:rsidR="00BD7167" w:rsidRPr="008C3D75" w:rsidRDefault="00BD7167" w:rsidP="00BD7167"/>
    <w:tbl>
      <w:tblPr>
        <w:tblW w:w="7000" w:type="dxa"/>
        <w:jc w:val="center"/>
        <w:tblCellMar>
          <w:left w:w="70" w:type="dxa"/>
          <w:right w:w="70" w:type="dxa"/>
        </w:tblCellMar>
        <w:tblLook w:val="04A0" w:firstRow="1" w:lastRow="0" w:firstColumn="1" w:lastColumn="0" w:noHBand="0" w:noVBand="1"/>
      </w:tblPr>
      <w:tblGrid>
        <w:gridCol w:w="1400"/>
        <w:gridCol w:w="1400"/>
        <w:gridCol w:w="1400"/>
        <w:gridCol w:w="1400"/>
        <w:gridCol w:w="1400"/>
      </w:tblGrid>
      <w:tr w:rsidR="00BD7167" w:rsidRPr="008C3D75" w14:paraId="655FAA4D" w14:textId="77777777" w:rsidTr="00BD7167">
        <w:trPr>
          <w:trHeight w:val="300"/>
          <w:jc w:val="center"/>
        </w:trPr>
        <w:tc>
          <w:tcPr>
            <w:tcW w:w="1400" w:type="dxa"/>
            <w:vMerge w:val="restart"/>
            <w:tcBorders>
              <w:top w:val="nil"/>
              <w:left w:val="nil"/>
              <w:bottom w:val="nil"/>
              <w:right w:val="nil"/>
            </w:tcBorders>
            <w:shd w:val="clear" w:color="auto" w:fill="auto"/>
            <w:vAlign w:val="center"/>
            <w:hideMark/>
          </w:tcPr>
          <w:p w14:paraId="38C61D0E" w14:textId="77777777" w:rsidR="00BD7167" w:rsidRPr="008C3D75" w:rsidRDefault="00BD7167" w:rsidP="00BD7167">
            <w:pPr>
              <w:overflowPunct/>
              <w:autoSpaceDE/>
              <w:autoSpaceDN/>
              <w:adjustRightInd/>
              <w:spacing w:line="240" w:lineRule="auto"/>
              <w:textAlignment w:val="auto"/>
              <w:rPr>
                <w:sz w:val="20"/>
                <w:szCs w:val="24"/>
              </w:rPr>
            </w:pPr>
          </w:p>
        </w:tc>
        <w:tc>
          <w:tcPr>
            <w:tcW w:w="2800" w:type="dxa"/>
            <w:gridSpan w:val="2"/>
            <w:tcBorders>
              <w:top w:val="nil"/>
              <w:left w:val="nil"/>
              <w:bottom w:val="nil"/>
              <w:right w:val="nil"/>
            </w:tcBorders>
            <w:shd w:val="clear" w:color="auto" w:fill="auto"/>
            <w:vAlign w:val="center"/>
            <w:hideMark/>
          </w:tcPr>
          <w:p w14:paraId="23556513" w14:textId="77777777" w:rsidR="00BD7167" w:rsidRPr="008C3D75" w:rsidRDefault="00BD7167" w:rsidP="00BD7167">
            <w:pPr>
              <w:overflowPunct/>
              <w:autoSpaceDE/>
              <w:autoSpaceDN/>
              <w:adjustRightInd/>
              <w:spacing w:line="240" w:lineRule="auto"/>
              <w:textAlignment w:val="auto"/>
              <w:rPr>
                <w:rFonts w:ascii="Arial" w:hAnsi="Arial" w:cs="Arial"/>
                <w:b/>
                <w:bCs/>
                <w:color w:val="000000"/>
                <w:sz w:val="20"/>
              </w:rPr>
            </w:pPr>
            <w:r w:rsidRPr="008C3D75">
              <w:rPr>
                <w:rFonts w:ascii="Arial" w:hAnsi="Arial" w:cs="Arial"/>
                <w:b/>
                <w:bCs/>
                <w:color w:val="000000"/>
                <w:sz w:val="20"/>
              </w:rPr>
              <w:t>Hlboké dýchanie</w:t>
            </w:r>
          </w:p>
        </w:tc>
        <w:tc>
          <w:tcPr>
            <w:tcW w:w="2800" w:type="dxa"/>
            <w:gridSpan w:val="2"/>
            <w:tcBorders>
              <w:top w:val="nil"/>
              <w:left w:val="nil"/>
              <w:bottom w:val="single" w:sz="4" w:space="0" w:color="auto"/>
              <w:right w:val="nil"/>
            </w:tcBorders>
            <w:shd w:val="clear" w:color="auto" w:fill="auto"/>
            <w:noWrap/>
            <w:vAlign w:val="center"/>
            <w:hideMark/>
          </w:tcPr>
          <w:p w14:paraId="1E134C37" w14:textId="77777777" w:rsidR="00BD7167" w:rsidRPr="008C3D75" w:rsidRDefault="00BD7167" w:rsidP="00BD7167">
            <w:pPr>
              <w:overflowPunct/>
              <w:autoSpaceDE/>
              <w:autoSpaceDN/>
              <w:adjustRightInd/>
              <w:spacing w:line="240" w:lineRule="auto"/>
              <w:textAlignment w:val="auto"/>
              <w:rPr>
                <w:rFonts w:ascii="Arial" w:hAnsi="Arial" w:cs="Arial"/>
                <w:b/>
                <w:bCs/>
                <w:color w:val="000000"/>
                <w:sz w:val="20"/>
              </w:rPr>
            </w:pPr>
            <w:r w:rsidRPr="008C3D75">
              <w:rPr>
                <w:rFonts w:ascii="Arial" w:hAnsi="Arial" w:cs="Arial"/>
                <w:b/>
                <w:bCs/>
                <w:color w:val="000000"/>
                <w:sz w:val="20"/>
              </w:rPr>
              <w:t>Spontánne dýchanie</w:t>
            </w:r>
          </w:p>
        </w:tc>
      </w:tr>
      <w:tr w:rsidR="00BD7167" w:rsidRPr="008C3D75" w14:paraId="0914EFA4" w14:textId="77777777" w:rsidTr="00BD7167">
        <w:trPr>
          <w:trHeight w:val="495"/>
          <w:jc w:val="center"/>
        </w:trPr>
        <w:tc>
          <w:tcPr>
            <w:tcW w:w="1400" w:type="dxa"/>
            <w:vMerge/>
            <w:tcBorders>
              <w:top w:val="nil"/>
              <w:left w:val="nil"/>
              <w:bottom w:val="nil"/>
              <w:right w:val="nil"/>
            </w:tcBorders>
            <w:vAlign w:val="center"/>
            <w:hideMark/>
          </w:tcPr>
          <w:p w14:paraId="22154163" w14:textId="77777777" w:rsidR="00BD7167" w:rsidRPr="008C3D75" w:rsidRDefault="00BD7167" w:rsidP="00BD7167">
            <w:pPr>
              <w:overflowPunct/>
              <w:autoSpaceDE/>
              <w:autoSpaceDN/>
              <w:adjustRightInd/>
              <w:spacing w:line="240" w:lineRule="auto"/>
              <w:textAlignment w:val="auto"/>
              <w:rPr>
                <w:sz w:val="20"/>
                <w:szCs w:val="24"/>
              </w:rPr>
            </w:pPr>
          </w:p>
        </w:tc>
        <w:tc>
          <w:tcPr>
            <w:tcW w:w="1400" w:type="dxa"/>
            <w:tcBorders>
              <w:top w:val="single" w:sz="4" w:space="0" w:color="auto"/>
              <w:left w:val="nil"/>
              <w:bottom w:val="nil"/>
              <w:right w:val="nil"/>
            </w:tcBorders>
            <w:shd w:val="clear" w:color="auto" w:fill="auto"/>
            <w:vAlign w:val="center"/>
            <w:hideMark/>
          </w:tcPr>
          <w:p w14:paraId="247A3EA5" w14:textId="77777777" w:rsidR="00BD7167" w:rsidRPr="008C3D75" w:rsidRDefault="00BD7167" w:rsidP="00BD7167">
            <w:pPr>
              <w:overflowPunct/>
              <w:autoSpaceDE/>
              <w:autoSpaceDN/>
              <w:adjustRightInd/>
              <w:spacing w:line="240" w:lineRule="auto"/>
              <w:textAlignment w:val="auto"/>
              <w:rPr>
                <w:rFonts w:ascii="Arial" w:hAnsi="Arial" w:cs="Arial"/>
                <w:b/>
                <w:bCs/>
                <w:color w:val="000000"/>
                <w:sz w:val="16"/>
                <w:szCs w:val="16"/>
              </w:rPr>
            </w:pPr>
            <w:r w:rsidRPr="008C3D75">
              <w:rPr>
                <w:rFonts w:ascii="Arial" w:hAnsi="Arial" w:cs="Arial"/>
                <w:b/>
                <w:bCs/>
                <w:color w:val="000000"/>
                <w:sz w:val="16"/>
                <w:szCs w:val="16"/>
              </w:rPr>
              <w:t>C (PAR-RESP)</w:t>
            </w:r>
          </w:p>
        </w:tc>
        <w:tc>
          <w:tcPr>
            <w:tcW w:w="1400" w:type="dxa"/>
            <w:tcBorders>
              <w:top w:val="single" w:sz="4" w:space="0" w:color="auto"/>
              <w:left w:val="nil"/>
              <w:bottom w:val="nil"/>
              <w:right w:val="nil"/>
            </w:tcBorders>
            <w:shd w:val="clear" w:color="auto" w:fill="auto"/>
            <w:vAlign w:val="center"/>
            <w:hideMark/>
          </w:tcPr>
          <w:p w14:paraId="00C204F4" w14:textId="77777777" w:rsidR="00BD7167" w:rsidRPr="008C3D75" w:rsidRDefault="00BD7167" w:rsidP="00BD7167">
            <w:pPr>
              <w:overflowPunct/>
              <w:autoSpaceDE/>
              <w:autoSpaceDN/>
              <w:adjustRightInd/>
              <w:spacing w:line="240" w:lineRule="auto"/>
              <w:textAlignment w:val="auto"/>
              <w:rPr>
                <w:rFonts w:ascii="Arial" w:hAnsi="Arial" w:cs="Arial"/>
                <w:b/>
                <w:bCs/>
                <w:color w:val="000000"/>
                <w:sz w:val="16"/>
                <w:szCs w:val="16"/>
              </w:rPr>
            </w:pPr>
            <w:r w:rsidRPr="008C3D75">
              <w:rPr>
                <w:rFonts w:ascii="Arial" w:hAnsi="Arial" w:cs="Arial"/>
                <w:b/>
                <w:bCs/>
                <w:color w:val="000000"/>
                <w:sz w:val="16"/>
                <w:szCs w:val="16"/>
              </w:rPr>
              <w:t>PS (PAR-RESP; s)</w:t>
            </w:r>
          </w:p>
        </w:tc>
        <w:tc>
          <w:tcPr>
            <w:tcW w:w="1400" w:type="dxa"/>
            <w:tcBorders>
              <w:top w:val="nil"/>
              <w:left w:val="nil"/>
              <w:bottom w:val="nil"/>
              <w:right w:val="nil"/>
            </w:tcBorders>
            <w:shd w:val="clear" w:color="auto" w:fill="auto"/>
            <w:vAlign w:val="center"/>
            <w:hideMark/>
          </w:tcPr>
          <w:p w14:paraId="2E44C348" w14:textId="77777777" w:rsidR="00BD7167" w:rsidRPr="008C3D75" w:rsidRDefault="00BD7167" w:rsidP="00BD7167">
            <w:pPr>
              <w:overflowPunct/>
              <w:autoSpaceDE/>
              <w:autoSpaceDN/>
              <w:adjustRightInd/>
              <w:spacing w:line="240" w:lineRule="auto"/>
              <w:textAlignment w:val="auto"/>
              <w:rPr>
                <w:rFonts w:ascii="Arial" w:hAnsi="Arial" w:cs="Arial"/>
                <w:b/>
                <w:bCs/>
                <w:color w:val="000000"/>
                <w:sz w:val="16"/>
                <w:szCs w:val="16"/>
              </w:rPr>
            </w:pPr>
            <w:r w:rsidRPr="008C3D75">
              <w:rPr>
                <w:rFonts w:ascii="Arial" w:hAnsi="Arial" w:cs="Arial"/>
                <w:b/>
                <w:bCs/>
                <w:color w:val="000000"/>
                <w:sz w:val="16"/>
                <w:szCs w:val="16"/>
              </w:rPr>
              <w:t>C (PAR-RESP)</w:t>
            </w:r>
          </w:p>
        </w:tc>
        <w:tc>
          <w:tcPr>
            <w:tcW w:w="1400" w:type="dxa"/>
            <w:tcBorders>
              <w:top w:val="nil"/>
              <w:left w:val="nil"/>
              <w:bottom w:val="nil"/>
              <w:right w:val="nil"/>
            </w:tcBorders>
            <w:shd w:val="clear" w:color="auto" w:fill="auto"/>
            <w:vAlign w:val="center"/>
            <w:hideMark/>
          </w:tcPr>
          <w:p w14:paraId="1F04754E" w14:textId="77777777" w:rsidR="00BD7167" w:rsidRPr="008C3D75" w:rsidRDefault="00BD7167" w:rsidP="00BD7167">
            <w:pPr>
              <w:overflowPunct/>
              <w:autoSpaceDE/>
              <w:autoSpaceDN/>
              <w:adjustRightInd/>
              <w:spacing w:line="240" w:lineRule="auto"/>
              <w:textAlignment w:val="auto"/>
              <w:rPr>
                <w:rFonts w:ascii="Arial" w:hAnsi="Arial" w:cs="Arial"/>
                <w:b/>
                <w:bCs/>
                <w:color w:val="000000"/>
                <w:sz w:val="16"/>
                <w:szCs w:val="16"/>
              </w:rPr>
            </w:pPr>
            <w:r w:rsidRPr="008C3D75">
              <w:rPr>
                <w:rFonts w:ascii="Arial" w:hAnsi="Arial" w:cs="Arial"/>
                <w:b/>
                <w:bCs/>
                <w:color w:val="000000"/>
                <w:sz w:val="16"/>
                <w:szCs w:val="16"/>
              </w:rPr>
              <w:t>PS (PAR-RESP; s)</w:t>
            </w:r>
          </w:p>
        </w:tc>
      </w:tr>
      <w:tr w:rsidR="00BD7167" w:rsidRPr="008C3D75" w14:paraId="295A9E5E" w14:textId="77777777" w:rsidTr="00BD7167">
        <w:trPr>
          <w:trHeight w:val="240"/>
          <w:jc w:val="center"/>
        </w:trPr>
        <w:tc>
          <w:tcPr>
            <w:tcW w:w="1400" w:type="dxa"/>
            <w:tcBorders>
              <w:top w:val="single" w:sz="4" w:space="0" w:color="auto"/>
              <w:left w:val="nil"/>
              <w:bottom w:val="nil"/>
              <w:right w:val="nil"/>
            </w:tcBorders>
            <w:shd w:val="clear" w:color="auto" w:fill="auto"/>
            <w:vAlign w:val="center"/>
            <w:hideMark/>
          </w:tcPr>
          <w:p w14:paraId="033A2E8D"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Mean Z0</w:t>
            </w:r>
            <w:r w:rsidRPr="008C3D75">
              <w:rPr>
                <w:rFonts w:ascii="Arial" w:hAnsi="Arial" w:cs="Arial"/>
                <w:color w:val="000000"/>
                <w:sz w:val="16"/>
                <w:szCs w:val="16"/>
                <w:vertAlign w:val="subscript"/>
              </w:rPr>
              <w:t xml:space="preserve">3 </w:t>
            </w:r>
            <w:r w:rsidRPr="008C3D75">
              <w:rPr>
                <w:rFonts w:ascii="Calibri" w:hAnsi="Calibri" w:cs="Calibri"/>
                <w:color w:val="000000"/>
                <w:sz w:val="16"/>
                <w:szCs w:val="16"/>
              </w:rPr>
              <w:t>(Ω)</w:t>
            </w:r>
          </w:p>
        </w:tc>
        <w:tc>
          <w:tcPr>
            <w:tcW w:w="1400" w:type="dxa"/>
            <w:tcBorders>
              <w:top w:val="single" w:sz="4" w:space="0" w:color="auto"/>
              <w:left w:val="nil"/>
              <w:bottom w:val="nil"/>
              <w:right w:val="nil"/>
            </w:tcBorders>
            <w:shd w:val="clear" w:color="000000" w:fill="92D050"/>
            <w:vAlign w:val="center"/>
            <w:hideMark/>
          </w:tcPr>
          <w:p w14:paraId="6A188963"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0.99 (0.98; 1.00)</w:t>
            </w:r>
          </w:p>
        </w:tc>
        <w:tc>
          <w:tcPr>
            <w:tcW w:w="1400" w:type="dxa"/>
            <w:tcBorders>
              <w:top w:val="single" w:sz="4" w:space="0" w:color="auto"/>
              <w:left w:val="nil"/>
              <w:bottom w:val="nil"/>
              <w:right w:val="nil"/>
            </w:tcBorders>
            <w:shd w:val="clear" w:color="000000" w:fill="92D050"/>
            <w:vAlign w:val="center"/>
            <w:hideMark/>
          </w:tcPr>
          <w:p w14:paraId="4A5B78F7"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0.10 (0.00; 0.10)</w:t>
            </w:r>
          </w:p>
        </w:tc>
        <w:tc>
          <w:tcPr>
            <w:tcW w:w="1400" w:type="dxa"/>
            <w:tcBorders>
              <w:top w:val="single" w:sz="4" w:space="0" w:color="auto"/>
              <w:left w:val="nil"/>
              <w:bottom w:val="nil"/>
              <w:right w:val="nil"/>
            </w:tcBorders>
            <w:shd w:val="clear" w:color="000000" w:fill="92D050"/>
            <w:vAlign w:val="center"/>
            <w:hideMark/>
          </w:tcPr>
          <w:p w14:paraId="323C744C"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0.94 (0.88; 0.97)</w:t>
            </w:r>
          </w:p>
        </w:tc>
        <w:tc>
          <w:tcPr>
            <w:tcW w:w="1400" w:type="dxa"/>
            <w:tcBorders>
              <w:top w:val="single" w:sz="4" w:space="0" w:color="auto"/>
              <w:left w:val="nil"/>
              <w:bottom w:val="nil"/>
              <w:right w:val="nil"/>
            </w:tcBorders>
            <w:shd w:val="clear" w:color="000000" w:fill="92D050"/>
            <w:vAlign w:val="center"/>
            <w:hideMark/>
          </w:tcPr>
          <w:p w14:paraId="544655E9"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0.00 (0.00; 0.00)</w:t>
            </w:r>
          </w:p>
        </w:tc>
      </w:tr>
      <w:tr w:rsidR="00BD7167" w:rsidRPr="008C3D75" w14:paraId="78DAA2C1" w14:textId="77777777" w:rsidTr="00BD7167">
        <w:trPr>
          <w:trHeight w:val="240"/>
          <w:jc w:val="center"/>
        </w:trPr>
        <w:tc>
          <w:tcPr>
            <w:tcW w:w="1400" w:type="dxa"/>
            <w:tcBorders>
              <w:top w:val="nil"/>
              <w:left w:val="nil"/>
              <w:bottom w:val="nil"/>
              <w:right w:val="nil"/>
            </w:tcBorders>
            <w:shd w:val="clear" w:color="auto" w:fill="auto"/>
            <w:vAlign w:val="center"/>
            <w:hideMark/>
          </w:tcPr>
          <w:p w14:paraId="147A4402"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Mean Z0</w:t>
            </w:r>
            <w:r w:rsidRPr="008C3D75">
              <w:rPr>
                <w:rFonts w:ascii="Arial" w:hAnsi="Arial" w:cs="Arial"/>
                <w:color w:val="000000"/>
                <w:sz w:val="16"/>
                <w:szCs w:val="16"/>
                <w:vertAlign w:val="subscript"/>
              </w:rPr>
              <w:t xml:space="preserve">4 </w:t>
            </w:r>
            <w:r w:rsidRPr="008C3D75">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318FBB9F"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0.99 (0.98; 1.00)</w:t>
            </w:r>
          </w:p>
        </w:tc>
        <w:tc>
          <w:tcPr>
            <w:tcW w:w="1400" w:type="dxa"/>
            <w:tcBorders>
              <w:top w:val="nil"/>
              <w:left w:val="nil"/>
              <w:bottom w:val="nil"/>
              <w:right w:val="nil"/>
            </w:tcBorders>
            <w:shd w:val="clear" w:color="000000" w:fill="92D050"/>
            <w:vAlign w:val="center"/>
            <w:hideMark/>
          </w:tcPr>
          <w:p w14:paraId="721D93C2"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0.00 (0.00; 0.10)</w:t>
            </w:r>
          </w:p>
        </w:tc>
        <w:tc>
          <w:tcPr>
            <w:tcW w:w="1400" w:type="dxa"/>
            <w:tcBorders>
              <w:top w:val="nil"/>
              <w:left w:val="nil"/>
              <w:bottom w:val="nil"/>
              <w:right w:val="nil"/>
            </w:tcBorders>
            <w:shd w:val="clear" w:color="000000" w:fill="92D050"/>
            <w:vAlign w:val="center"/>
            <w:hideMark/>
          </w:tcPr>
          <w:p w14:paraId="73BA60E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0.97 (0.93; 0.99)</w:t>
            </w:r>
          </w:p>
        </w:tc>
        <w:tc>
          <w:tcPr>
            <w:tcW w:w="1400" w:type="dxa"/>
            <w:tcBorders>
              <w:top w:val="nil"/>
              <w:left w:val="nil"/>
              <w:bottom w:val="nil"/>
              <w:right w:val="nil"/>
            </w:tcBorders>
            <w:shd w:val="clear" w:color="000000" w:fill="92D050"/>
            <w:vAlign w:val="center"/>
            <w:hideMark/>
          </w:tcPr>
          <w:p w14:paraId="502364B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0.00 (0.00; 0.00)</w:t>
            </w:r>
          </w:p>
        </w:tc>
      </w:tr>
      <w:tr w:rsidR="00BD7167" w:rsidRPr="008C3D75" w14:paraId="77FFBADD" w14:textId="77777777" w:rsidTr="00BD7167">
        <w:trPr>
          <w:trHeight w:val="240"/>
          <w:jc w:val="center"/>
        </w:trPr>
        <w:tc>
          <w:tcPr>
            <w:tcW w:w="1400" w:type="dxa"/>
            <w:tcBorders>
              <w:top w:val="nil"/>
              <w:left w:val="nil"/>
              <w:bottom w:val="nil"/>
              <w:right w:val="nil"/>
            </w:tcBorders>
            <w:shd w:val="clear" w:color="auto" w:fill="auto"/>
            <w:vAlign w:val="center"/>
            <w:hideMark/>
          </w:tcPr>
          <w:p w14:paraId="76A2B8C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lastRenderedPageBreak/>
              <w:t>Mean Z0</w:t>
            </w:r>
            <w:r w:rsidRPr="008C3D75">
              <w:rPr>
                <w:rFonts w:ascii="Arial" w:hAnsi="Arial" w:cs="Arial"/>
                <w:color w:val="000000"/>
                <w:sz w:val="16"/>
                <w:szCs w:val="16"/>
                <w:vertAlign w:val="subscript"/>
              </w:rPr>
              <w:t xml:space="preserve">1 </w:t>
            </w:r>
            <w:r w:rsidRPr="008C3D75">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5B969AA7"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-0.88 (0.80; 0.91)</w:t>
            </w:r>
          </w:p>
        </w:tc>
        <w:tc>
          <w:tcPr>
            <w:tcW w:w="1400" w:type="dxa"/>
            <w:tcBorders>
              <w:top w:val="nil"/>
              <w:left w:val="nil"/>
              <w:bottom w:val="nil"/>
              <w:right w:val="nil"/>
            </w:tcBorders>
            <w:shd w:val="clear" w:color="000000" w:fill="92D050"/>
            <w:vAlign w:val="center"/>
            <w:hideMark/>
          </w:tcPr>
          <w:p w14:paraId="3BB7F114"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5.10 (5.00; 5.30)</w:t>
            </w:r>
          </w:p>
        </w:tc>
        <w:tc>
          <w:tcPr>
            <w:tcW w:w="1400" w:type="dxa"/>
            <w:tcBorders>
              <w:top w:val="nil"/>
              <w:left w:val="nil"/>
              <w:bottom w:val="nil"/>
              <w:right w:val="nil"/>
            </w:tcBorders>
            <w:shd w:val="clear" w:color="auto" w:fill="auto"/>
            <w:vAlign w:val="center"/>
            <w:hideMark/>
          </w:tcPr>
          <w:p w14:paraId="1AA86223"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0.29 (0.06; 0.46)</w:t>
            </w:r>
          </w:p>
        </w:tc>
        <w:tc>
          <w:tcPr>
            <w:tcW w:w="1400" w:type="dxa"/>
            <w:tcBorders>
              <w:top w:val="nil"/>
              <w:left w:val="nil"/>
              <w:bottom w:val="nil"/>
              <w:right w:val="nil"/>
            </w:tcBorders>
            <w:shd w:val="clear" w:color="auto" w:fill="auto"/>
            <w:vAlign w:val="center"/>
            <w:hideMark/>
          </w:tcPr>
          <w:p w14:paraId="48C99256"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3.45 (2.60; 5.40)</w:t>
            </w:r>
          </w:p>
        </w:tc>
      </w:tr>
      <w:tr w:rsidR="00BD7167" w:rsidRPr="008C3D75" w14:paraId="07E4E75D" w14:textId="77777777" w:rsidTr="00BD7167">
        <w:trPr>
          <w:trHeight w:val="240"/>
          <w:jc w:val="center"/>
        </w:trPr>
        <w:tc>
          <w:tcPr>
            <w:tcW w:w="1400" w:type="dxa"/>
            <w:tcBorders>
              <w:top w:val="nil"/>
              <w:left w:val="nil"/>
              <w:bottom w:val="nil"/>
              <w:right w:val="nil"/>
            </w:tcBorders>
            <w:shd w:val="clear" w:color="auto" w:fill="auto"/>
            <w:vAlign w:val="center"/>
            <w:hideMark/>
          </w:tcPr>
          <w:p w14:paraId="28B0B762"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Mean Z0</w:t>
            </w:r>
            <w:r w:rsidRPr="008C3D75">
              <w:rPr>
                <w:rFonts w:ascii="Arial" w:hAnsi="Arial" w:cs="Arial"/>
                <w:color w:val="000000"/>
                <w:sz w:val="16"/>
                <w:szCs w:val="16"/>
                <w:vertAlign w:val="subscript"/>
              </w:rPr>
              <w:t xml:space="preserve">2 </w:t>
            </w:r>
            <w:r w:rsidRPr="008C3D75">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1E77F143"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-0.87 (0.81; 0.92)</w:t>
            </w:r>
          </w:p>
        </w:tc>
        <w:tc>
          <w:tcPr>
            <w:tcW w:w="1400" w:type="dxa"/>
            <w:tcBorders>
              <w:top w:val="nil"/>
              <w:left w:val="nil"/>
              <w:bottom w:val="nil"/>
              <w:right w:val="nil"/>
            </w:tcBorders>
            <w:shd w:val="clear" w:color="000000" w:fill="92D050"/>
            <w:vAlign w:val="center"/>
            <w:hideMark/>
          </w:tcPr>
          <w:p w14:paraId="7A6F55D4"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5.10 (5.00; 5.30)</w:t>
            </w:r>
          </w:p>
        </w:tc>
        <w:tc>
          <w:tcPr>
            <w:tcW w:w="1400" w:type="dxa"/>
            <w:tcBorders>
              <w:top w:val="nil"/>
              <w:left w:val="nil"/>
              <w:bottom w:val="nil"/>
              <w:right w:val="nil"/>
            </w:tcBorders>
            <w:shd w:val="clear" w:color="auto" w:fill="auto"/>
            <w:vAlign w:val="center"/>
            <w:hideMark/>
          </w:tcPr>
          <w:p w14:paraId="1C3C9297"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0.26 (0.15; 0.46)</w:t>
            </w:r>
          </w:p>
        </w:tc>
        <w:tc>
          <w:tcPr>
            <w:tcW w:w="1400" w:type="dxa"/>
            <w:tcBorders>
              <w:top w:val="nil"/>
              <w:left w:val="nil"/>
              <w:bottom w:val="nil"/>
              <w:right w:val="nil"/>
            </w:tcBorders>
            <w:shd w:val="clear" w:color="auto" w:fill="auto"/>
            <w:vAlign w:val="center"/>
            <w:hideMark/>
          </w:tcPr>
          <w:p w14:paraId="5AD065F9"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3.30 (2.60; 4.80)</w:t>
            </w:r>
          </w:p>
        </w:tc>
      </w:tr>
      <w:tr w:rsidR="00BD7167" w:rsidRPr="008C3D75" w14:paraId="3EC215D5" w14:textId="77777777" w:rsidTr="00BD7167">
        <w:trPr>
          <w:trHeight w:val="240"/>
          <w:jc w:val="center"/>
        </w:trPr>
        <w:tc>
          <w:tcPr>
            <w:tcW w:w="1400" w:type="dxa"/>
            <w:tcBorders>
              <w:top w:val="nil"/>
              <w:left w:val="nil"/>
              <w:bottom w:val="nil"/>
              <w:right w:val="nil"/>
            </w:tcBorders>
            <w:shd w:val="clear" w:color="auto" w:fill="auto"/>
            <w:vAlign w:val="center"/>
            <w:hideMark/>
          </w:tcPr>
          <w:p w14:paraId="738C8F7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Mean Z0</w:t>
            </w:r>
            <w:r w:rsidRPr="008C3D75">
              <w:rPr>
                <w:rFonts w:ascii="Arial" w:hAnsi="Arial" w:cs="Arial"/>
                <w:color w:val="000000"/>
                <w:sz w:val="16"/>
                <w:szCs w:val="16"/>
                <w:vertAlign w:val="subscript"/>
              </w:rPr>
              <w:t xml:space="preserve">13 </w:t>
            </w:r>
            <w:r w:rsidRPr="008C3D75">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72686FF1"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-0.76 (0.57; 0.81)</w:t>
            </w:r>
          </w:p>
        </w:tc>
        <w:tc>
          <w:tcPr>
            <w:tcW w:w="1400" w:type="dxa"/>
            <w:tcBorders>
              <w:top w:val="nil"/>
              <w:left w:val="nil"/>
              <w:bottom w:val="nil"/>
              <w:right w:val="nil"/>
            </w:tcBorders>
            <w:shd w:val="clear" w:color="000000" w:fill="92D050"/>
            <w:vAlign w:val="center"/>
            <w:hideMark/>
          </w:tcPr>
          <w:p w14:paraId="2B9B54E2"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4.75 (4.00; 5.00)</w:t>
            </w:r>
          </w:p>
        </w:tc>
        <w:tc>
          <w:tcPr>
            <w:tcW w:w="1400" w:type="dxa"/>
            <w:tcBorders>
              <w:top w:val="nil"/>
              <w:left w:val="nil"/>
              <w:bottom w:val="nil"/>
              <w:right w:val="nil"/>
            </w:tcBorders>
            <w:shd w:val="clear" w:color="auto" w:fill="auto"/>
            <w:vAlign w:val="center"/>
            <w:hideMark/>
          </w:tcPr>
          <w:p w14:paraId="01141DF9"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0.18 (0.04; 0.42)</w:t>
            </w:r>
          </w:p>
        </w:tc>
        <w:tc>
          <w:tcPr>
            <w:tcW w:w="1400" w:type="dxa"/>
            <w:tcBorders>
              <w:top w:val="nil"/>
              <w:left w:val="nil"/>
              <w:bottom w:val="nil"/>
              <w:right w:val="nil"/>
            </w:tcBorders>
            <w:shd w:val="clear" w:color="auto" w:fill="auto"/>
            <w:vAlign w:val="center"/>
            <w:hideMark/>
          </w:tcPr>
          <w:p w14:paraId="7BCE91F3"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3.10 (2.10; 3.90)</w:t>
            </w:r>
          </w:p>
        </w:tc>
      </w:tr>
      <w:tr w:rsidR="00BD7167" w:rsidRPr="008C3D75" w14:paraId="78E4425B" w14:textId="77777777" w:rsidTr="00BD7167">
        <w:trPr>
          <w:trHeight w:val="240"/>
          <w:jc w:val="center"/>
        </w:trPr>
        <w:tc>
          <w:tcPr>
            <w:tcW w:w="1400" w:type="dxa"/>
            <w:tcBorders>
              <w:top w:val="nil"/>
              <w:left w:val="nil"/>
              <w:bottom w:val="nil"/>
              <w:right w:val="nil"/>
            </w:tcBorders>
            <w:shd w:val="clear" w:color="auto" w:fill="auto"/>
            <w:vAlign w:val="center"/>
            <w:hideMark/>
          </w:tcPr>
          <w:p w14:paraId="36CC69D1"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Mean Z0</w:t>
            </w:r>
            <w:r w:rsidRPr="008C3D75">
              <w:rPr>
                <w:rFonts w:ascii="Arial" w:hAnsi="Arial" w:cs="Arial"/>
                <w:color w:val="000000"/>
                <w:sz w:val="16"/>
                <w:szCs w:val="16"/>
                <w:vertAlign w:val="subscript"/>
              </w:rPr>
              <w:t xml:space="preserve">14 </w:t>
            </w:r>
            <w:r w:rsidRPr="008C3D75">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5B043DCE"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-0.70 (0.58; 0.86)</w:t>
            </w:r>
          </w:p>
        </w:tc>
        <w:tc>
          <w:tcPr>
            <w:tcW w:w="1400" w:type="dxa"/>
            <w:tcBorders>
              <w:top w:val="nil"/>
              <w:left w:val="nil"/>
              <w:bottom w:val="nil"/>
              <w:right w:val="nil"/>
            </w:tcBorders>
            <w:shd w:val="clear" w:color="000000" w:fill="92D050"/>
            <w:vAlign w:val="center"/>
            <w:hideMark/>
          </w:tcPr>
          <w:p w14:paraId="4CC40198"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5.00 (4.60; 5.20)</w:t>
            </w:r>
          </w:p>
        </w:tc>
        <w:tc>
          <w:tcPr>
            <w:tcW w:w="1400" w:type="dxa"/>
            <w:tcBorders>
              <w:top w:val="nil"/>
              <w:left w:val="nil"/>
              <w:bottom w:val="nil"/>
              <w:right w:val="nil"/>
            </w:tcBorders>
            <w:shd w:val="clear" w:color="auto" w:fill="auto"/>
            <w:vAlign w:val="center"/>
            <w:hideMark/>
          </w:tcPr>
          <w:p w14:paraId="167E046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0.11 (-0.01; 0.32)</w:t>
            </w:r>
          </w:p>
        </w:tc>
        <w:tc>
          <w:tcPr>
            <w:tcW w:w="1400" w:type="dxa"/>
            <w:tcBorders>
              <w:top w:val="nil"/>
              <w:left w:val="nil"/>
              <w:bottom w:val="nil"/>
              <w:right w:val="nil"/>
            </w:tcBorders>
            <w:shd w:val="clear" w:color="auto" w:fill="auto"/>
            <w:vAlign w:val="center"/>
            <w:hideMark/>
          </w:tcPr>
          <w:p w14:paraId="7B7CAC2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3.30 (2.50; 4.70)</w:t>
            </w:r>
          </w:p>
        </w:tc>
      </w:tr>
      <w:tr w:rsidR="00BD7167" w:rsidRPr="008C3D75" w14:paraId="3420DDDC" w14:textId="77777777" w:rsidTr="00BD7167">
        <w:trPr>
          <w:trHeight w:val="240"/>
          <w:jc w:val="center"/>
        </w:trPr>
        <w:tc>
          <w:tcPr>
            <w:tcW w:w="1400" w:type="dxa"/>
            <w:tcBorders>
              <w:top w:val="nil"/>
              <w:left w:val="nil"/>
              <w:bottom w:val="nil"/>
              <w:right w:val="nil"/>
            </w:tcBorders>
            <w:shd w:val="clear" w:color="auto" w:fill="auto"/>
            <w:vAlign w:val="center"/>
            <w:hideMark/>
          </w:tcPr>
          <w:p w14:paraId="67D28B47"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Mean Z0</w:t>
            </w:r>
            <w:r w:rsidRPr="008C3D75">
              <w:rPr>
                <w:rFonts w:ascii="Arial" w:hAnsi="Arial" w:cs="Arial"/>
                <w:color w:val="000000"/>
                <w:sz w:val="16"/>
                <w:szCs w:val="16"/>
                <w:vertAlign w:val="subscript"/>
              </w:rPr>
              <w:t xml:space="preserve">15 </w:t>
            </w:r>
            <w:r w:rsidRPr="008C3D75">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13360421"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-0.59 (0.47; 0.78)</w:t>
            </w:r>
          </w:p>
        </w:tc>
        <w:tc>
          <w:tcPr>
            <w:tcW w:w="1400" w:type="dxa"/>
            <w:tcBorders>
              <w:top w:val="nil"/>
              <w:left w:val="nil"/>
              <w:bottom w:val="nil"/>
              <w:right w:val="nil"/>
            </w:tcBorders>
            <w:shd w:val="clear" w:color="000000" w:fill="92D050"/>
            <w:vAlign w:val="center"/>
            <w:hideMark/>
          </w:tcPr>
          <w:p w14:paraId="1A491798"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4.95 (4.50; 5.20)</w:t>
            </w:r>
          </w:p>
        </w:tc>
        <w:tc>
          <w:tcPr>
            <w:tcW w:w="1400" w:type="dxa"/>
            <w:tcBorders>
              <w:top w:val="nil"/>
              <w:left w:val="nil"/>
              <w:bottom w:val="nil"/>
              <w:right w:val="nil"/>
            </w:tcBorders>
            <w:shd w:val="clear" w:color="auto" w:fill="auto"/>
            <w:vAlign w:val="center"/>
            <w:hideMark/>
          </w:tcPr>
          <w:p w14:paraId="011ADF24"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0.23 (0.05; 0.33)</w:t>
            </w:r>
          </w:p>
        </w:tc>
        <w:tc>
          <w:tcPr>
            <w:tcW w:w="1400" w:type="dxa"/>
            <w:tcBorders>
              <w:top w:val="nil"/>
              <w:left w:val="nil"/>
              <w:bottom w:val="nil"/>
              <w:right w:val="nil"/>
            </w:tcBorders>
            <w:shd w:val="clear" w:color="auto" w:fill="auto"/>
            <w:vAlign w:val="center"/>
            <w:hideMark/>
          </w:tcPr>
          <w:p w14:paraId="7EEF0F0A"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3.55 (2.50; 5.90)</w:t>
            </w:r>
          </w:p>
        </w:tc>
      </w:tr>
      <w:tr w:rsidR="00BD7167" w:rsidRPr="008C3D75" w14:paraId="70C4B622" w14:textId="77777777" w:rsidTr="00BD7167">
        <w:trPr>
          <w:trHeight w:val="240"/>
          <w:jc w:val="center"/>
        </w:trPr>
        <w:tc>
          <w:tcPr>
            <w:tcW w:w="1400" w:type="dxa"/>
            <w:tcBorders>
              <w:top w:val="nil"/>
              <w:left w:val="nil"/>
              <w:bottom w:val="nil"/>
              <w:right w:val="nil"/>
            </w:tcBorders>
            <w:shd w:val="clear" w:color="auto" w:fill="auto"/>
            <w:vAlign w:val="center"/>
            <w:hideMark/>
          </w:tcPr>
          <w:p w14:paraId="6BEBFD3D"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Mean Z0</w:t>
            </w:r>
            <w:r w:rsidRPr="008C3D75">
              <w:rPr>
                <w:rFonts w:ascii="Arial" w:hAnsi="Arial" w:cs="Arial"/>
                <w:color w:val="000000"/>
                <w:sz w:val="16"/>
                <w:szCs w:val="16"/>
                <w:vertAlign w:val="subscript"/>
              </w:rPr>
              <w:t xml:space="preserve">16 </w:t>
            </w:r>
            <w:r w:rsidRPr="008C3D75">
              <w:rPr>
                <w:rFonts w:ascii="Calibri" w:hAnsi="Calibri" w:cs="Calibri"/>
                <w:color w:val="000000"/>
                <w:sz w:val="16"/>
                <w:szCs w:val="16"/>
              </w:rPr>
              <w:t>(Ω)</w:t>
            </w:r>
          </w:p>
        </w:tc>
        <w:tc>
          <w:tcPr>
            <w:tcW w:w="1400" w:type="dxa"/>
            <w:tcBorders>
              <w:top w:val="nil"/>
              <w:left w:val="nil"/>
              <w:bottom w:val="nil"/>
              <w:right w:val="nil"/>
            </w:tcBorders>
            <w:shd w:val="clear" w:color="auto" w:fill="auto"/>
            <w:vAlign w:val="center"/>
            <w:hideMark/>
          </w:tcPr>
          <w:p w14:paraId="575EEF77"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-0.45 (0.30; 0.64)</w:t>
            </w:r>
          </w:p>
        </w:tc>
        <w:tc>
          <w:tcPr>
            <w:tcW w:w="1400" w:type="dxa"/>
            <w:tcBorders>
              <w:top w:val="nil"/>
              <w:left w:val="nil"/>
              <w:bottom w:val="nil"/>
              <w:right w:val="nil"/>
            </w:tcBorders>
            <w:shd w:val="clear" w:color="auto" w:fill="auto"/>
            <w:vAlign w:val="center"/>
            <w:hideMark/>
          </w:tcPr>
          <w:p w14:paraId="70158E0E"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4.90 (4.10; 5.50)</w:t>
            </w:r>
          </w:p>
        </w:tc>
        <w:tc>
          <w:tcPr>
            <w:tcW w:w="1400" w:type="dxa"/>
            <w:tcBorders>
              <w:top w:val="nil"/>
              <w:left w:val="nil"/>
              <w:bottom w:val="nil"/>
              <w:right w:val="nil"/>
            </w:tcBorders>
            <w:shd w:val="clear" w:color="auto" w:fill="auto"/>
            <w:vAlign w:val="center"/>
            <w:hideMark/>
          </w:tcPr>
          <w:p w14:paraId="05F7A986"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0.18 (0.09; 0.35)</w:t>
            </w:r>
          </w:p>
        </w:tc>
        <w:tc>
          <w:tcPr>
            <w:tcW w:w="1400" w:type="dxa"/>
            <w:tcBorders>
              <w:top w:val="nil"/>
              <w:left w:val="nil"/>
              <w:bottom w:val="nil"/>
              <w:right w:val="nil"/>
            </w:tcBorders>
            <w:shd w:val="clear" w:color="auto" w:fill="auto"/>
            <w:vAlign w:val="center"/>
            <w:hideMark/>
          </w:tcPr>
          <w:p w14:paraId="092F25AB"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3.85 (1.10; 7.70)</w:t>
            </w:r>
          </w:p>
        </w:tc>
      </w:tr>
      <w:tr w:rsidR="00BD7167" w:rsidRPr="008C3D75" w14:paraId="5A42649E" w14:textId="77777777" w:rsidTr="00BD7167">
        <w:trPr>
          <w:trHeight w:val="240"/>
          <w:jc w:val="center"/>
        </w:trPr>
        <w:tc>
          <w:tcPr>
            <w:tcW w:w="1400" w:type="dxa"/>
            <w:tcBorders>
              <w:top w:val="nil"/>
              <w:left w:val="nil"/>
              <w:bottom w:val="nil"/>
              <w:right w:val="nil"/>
            </w:tcBorders>
            <w:shd w:val="clear" w:color="auto" w:fill="auto"/>
            <w:vAlign w:val="center"/>
            <w:hideMark/>
          </w:tcPr>
          <w:p w14:paraId="458C2C37"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Mean Z0</w:t>
            </w:r>
            <w:r w:rsidRPr="008C3D75">
              <w:rPr>
                <w:rFonts w:ascii="Arial" w:hAnsi="Arial" w:cs="Arial"/>
                <w:color w:val="000000"/>
                <w:sz w:val="16"/>
                <w:szCs w:val="16"/>
                <w:vertAlign w:val="subscript"/>
              </w:rPr>
              <w:t xml:space="preserve">5 </w:t>
            </w:r>
            <w:r w:rsidRPr="008C3D75">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2D89092E"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-0.86 (0.79; 0.92)</w:t>
            </w:r>
          </w:p>
        </w:tc>
        <w:tc>
          <w:tcPr>
            <w:tcW w:w="1400" w:type="dxa"/>
            <w:tcBorders>
              <w:top w:val="nil"/>
              <w:left w:val="nil"/>
              <w:bottom w:val="nil"/>
              <w:right w:val="nil"/>
            </w:tcBorders>
            <w:shd w:val="clear" w:color="000000" w:fill="92D050"/>
            <w:vAlign w:val="center"/>
            <w:hideMark/>
          </w:tcPr>
          <w:p w14:paraId="7D320352"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5.00 (4.70; 5.10)</w:t>
            </w:r>
          </w:p>
        </w:tc>
        <w:tc>
          <w:tcPr>
            <w:tcW w:w="1400" w:type="dxa"/>
            <w:tcBorders>
              <w:top w:val="nil"/>
              <w:left w:val="nil"/>
              <w:bottom w:val="nil"/>
              <w:right w:val="nil"/>
            </w:tcBorders>
            <w:shd w:val="clear" w:color="auto" w:fill="auto"/>
            <w:vAlign w:val="center"/>
            <w:hideMark/>
          </w:tcPr>
          <w:p w14:paraId="02B66A49"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0.26 (0.09; 0.42)</w:t>
            </w:r>
          </w:p>
        </w:tc>
        <w:tc>
          <w:tcPr>
            <w:tcW w:w="1400" w:type="dxa"/>
            <w:tcBorders>
              <w:top w:val="nil"/>
              <w:left w:val="nil"/>
              <w:bottom w:val="nil"/>
              <w:right w:val="nil"/>
            </w:tcBorders>
            <w:shd w:val="clear" w:color="auto" w:fill="auto"/>
            <w:vAlign w:val="center"/>
            <w:hideMark/>
          </w:tcPr>
          <w:p w14:paraId="2B1831FC"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2.80 (2.40; 4.80)</w:t>
            </w:r>
          </w:p>
        </w:tc>
      </w:tr>
      <w:tr w:rsidR="00BD7167" w:rsidRPr="008C3D75" w14:paraId="69934C4C" w14:textId="77777777" w:rsidTr="00BD7167">
        <w:trPr>
          <w:trHeight w:val="240"/>
          <w:jc w:val="center"/>
        </w:trPr>
        <w:tc>
          <w:tcPr>
            <w:tcW w:w="1400" w:type="dxa"/>
            <w:tcBorders>
              <w:top w:val="nil"/>
              <w:left w:val="nil"/>
              <w:bottom w:val="nil"/>
              <w:right w:val="nil"/>
            </w:tcBorders>
            <w:shd w:val="clear" w:color="auto" w:fill="auto"/>
            <w:vAlign w:val="center"/>
            <w:hideMark/>
          </w:tcPr>
          <w:p w14:paraId="401AEA99"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Mean Z0</w:t>
            </w:r>
            <w:r w:rsidRPr="008C3D75">
              <w:rPr>
                <w:rFonts w:ascii="Arial" w:hAnsi="Arial" w:cs="Arial"/>
                <w:color w:val="000000"/>
                <w:sz w:val="16"/>
                <w:szCs w:val="16"/>
                <w:vertAlign w:val="subscript"/>
              </w:rPr>
              <w:t xml:space="preserve">6 </w:t>
            </w:r>
            <w:r w:rsidRPr="008C3D75">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63A6CA51"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-0.85 (0.79; 0.93)</w:t>
            </w:r>
          </w:p>
        </w:tc>
        <w:tc>
          <w:tcPr>
            <w:tcW w:w="1400" w:type="dxa"/>
            <w:tcBorders>
              <w:top w:val="nil"/>
              <w:left w:val="nil"/>
              <w:bottom w:val="nil"/>
              <w:right w:val="nil"/>
            </w:tcBorders>
            <w:shd w:val="clear" w:color="000000" w:fill="92D050"/>
            <w:vAlign w:val="center"/>
            <w:hideMark/>
          </w:tcPr>
          <w:p w14:paraId="10AC845C"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4.90 (4.80; 5.00)</w:t>
            </w:r>
          </w:p>
        </w:tc>
        <w:tc>
          <w:tcPr>
            <w:tcW w:w="1400" w:type="dxa"/>
            <w:tcBorders>
              <w:top w:val="nil"/>
              <w:left w:val="nil"/>
              <w:bottom w:val="nil"/>
              <w:right w:val="nil"/>
            </w:tcBorders>
            <w:shd w:val="clear" w:color="auto" w:fill="auto"/>
            <w:vAlign w:val="center"/>
            <w:hideMark/>
          </w:tcPr>
          <w:p w14:paraId="455E655C"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0.24 (0.04; 0.35)</w:t>
            </w:r>
          </w:p>
        </w:tc>
        <w:tc>
          <w:tcPr>
            <w:tcW w:w="1400" w:type="dxa"/>
            <w:tcBorders>
              <w:top w:val="nil"/>
              <w:left w:val="nil"/>
              <w:bottom w:val="nil"/>
              <w:right w:val="nil"/>
            </w:tcBorders>
            <w:shd w:val="clear" w:color="auto" w:fill="auto"/>
            <w:vAlign w:val="center"/>
            <w:hideMark/>
          </w:tcPr>
          <w:p w14:paraId="51634D24"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2.80 (2.40; 4.80)</w:t>
            </w:r>
          </w:p>
        </w:tc>
      </w:tr>
      <w:tr w:rsidR="00BD7167" w:rsidRPr="008C3D75" w14:paraId="2FC59835" w14:textId="77777777" w:rsidTr="00BD7167">
        <w:trPr>
          <w:trHeight w:val="240"/>
          <w:jc w:val="center"/>
        </w:trPr>
        <w:tc>
          <w:tcPr>
            <w:tcW w:w="1400" w:type="dxa"/>
            <w:tcBorders>
              <w:top w:val="nil"/>
              <w:left w:val="nil"/>
              <w:bottom w:val="nil"/>
              <w:right w:val="nil"/>
            </w:tcBorders>
            <w:shd w:val="clear" w:color="auto" w:fill="auto"/>
            <w:vAlign w:val="center"/>
            <w:hideMark/>
          </w:tcPr>
          <w:p w14:paraId="52E2E0D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Mean Z0</w:t>
            </w:r>
            <w:r w:rsidRPr="008C3D75">
              <w:rPr>
                <w:rFonts w:ascii="Arial" w:hAnsi="Arial" w:cs="Arial"/>
                <w:color w:val="000000"/>
                <w:sz w:val="16"/>
                <w:szCs w:val="16"/>
                <w:vertAlign w:val="subscript"/>
              </w:rPr>
              <w:t xml:space="preserve">7 </w:t>
            </w:r>
            <w:r w:rsidRPr="008C3D75">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64D975A5"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-0.71 (0.55; 0.86)</w:t>
            </w:r>
          </w:p>
        </w:tc>
        <w:tc>
          <w:tcPr>
            <w:tcW w:w="1400" w:type="dxa"/>
            <w:tcBorders>
              <w:top w:val="nil"/>
              <w:left w:val="nil"/>
              <w:bottom w:val="nil"/>
              <w:right w:val="nil"/>
            </w:tcBorders>
            <w:shd w:val="clear" w:color="000000" w:fill="92D050"/>
            <w:vAlign w:val="center"/>
            <w:hideMark/>
          </w:tcPr>
          <w:p w14:paraId="05832259"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5.10 (4.90; 5.30)</w:t>
            </w:r>
          </w:p>
        </w:tc>
        <w:tc>
          <w:tcPr>
            <w:tcW w:w="1400" w:type="dxa"/>
            <w:tcBorders>
              <w:top w:val="nil"/>
              <w:left w:val="nil"/>
              <w:bottom w:val="nil"/>
              <w:right w:val="nil"/>
            </w:tcBorders>
            <w:shd w:val="clear" w:color="auto" w:fill="auto"/>
            <w:vAlign w:val="center"/>
            <w:hideMark/>
          </w:tcPr>
          <w:p w14:paraId="12C956EC"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0.16 (0.00; 0.31)</w:t>
            </w:r>
          </w:p>
        </w:tc>
        <w:tc>
          <w:tcPr>
            <w:tcW w:w="1400" w:type="dxa"/>
            <w:tcBorders>
              <w:top w:val="nil"/>
              <w:left w:val="nil"/>
              <w:bottom w:val="nil"/>
              <w:right w:val="nil"/>
            </w:tcBorders>
            <w:shd w:val="clear" w:color="auto" w:fill="auto"/>
            <w:vAlign w:val="center"/>
            <w:hideMark/>
          </w:tcPr>
          <w:p w14:paraId="5118641D"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3.30 (2.70; 5.40)</w:t>
            </w:r>
          </w:p>
        </w:tc>
      </w:tr>
      <w:tr w:rsidR="00BD7167" w:rsidRPr="008C3D75" w14:paraId="1075CC62" w14:textId="77777777" w:rsidTr="00BD7167">
        <w:trPr>
          <w:trHeight w:val="240"/>
          <w:jc w:val="center"/>
        </w:trPr>
        <w:tc>
          <w:tcPr>
            <w:tcW w:w="1400" w:type="dxa"/>
            <w:tcBorders>
              <w:top w:val="nil"/>
              <w:left w:val="nil"/>
              <w:bottom w:val="single" w:sz="4" w:space="0" w:color="auto"/>
              <w:right w:val="nil"/>
            </w:tcBorders>
            <w:shd w:val="clear" w:color="auto" w:fill="auto"/>
            <w:vAlign w:val="center"/>
            <w:hideMark/>
          </w:tcPr>
          <w:p w14:paraId="4A6D03C4"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Mean Z0</w:t>
            </w:r>
            <w:r w:rsidRPr="008C3D75">
              <w:rPr>
                <w:rFonts w:ascii="Arial" w:hAnsi="Arial" w:cs="Arial"/>
                <w:color w:val="000000"/>
                <w:sz w:val="16"/>
                <w:szCs w:val="16"/>
                <w:vertAlign w:val="subscript"/>
              </w:rPr>
              <w:t xml:space="preserve">8 </w:t>
            </w:r>
            <w:r w:rsidRPr="008C3D75">
              <w:rPr>
                <w:rFonts w:ascii="Calibri" w:hAnsi="Calibri" w:cs="Calibri"/>
                <w:color w:val="000000"/>
                <w:sz w:val="16"/>
                <w:szCs w:val="16"/>
              </w:rPr>
              <w:t>(Ω)</w:t>
            </w:r>
          </w:p>
        </w:tc>
        <w:tc>
          <w:tcPr>
            <w:tcW w:w="1400" w:type="dxa"/>
            <w:tcBorders>
              <w:top w:val="nil"/>
              <w:left w:val="nil"/>
              <w:bottom w:val="single" w:sz="4" w:space="0" w:color="auto"/>
              <w:right w:val="nil"/>
            </w:tcBorders>
            <w:shd w:val="clear" w:color="000000" w:fill="92D050"/>
            <w:vAlign w:val="center"/>
            <w:hideMark/>
          </w:tcPr>
          <w:p w14:paraId="5336603A"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-0.75 (0.63; 0.85)</w:t>
            </w:r>
          </w:p>
        </w:tc>
        <w:tc>
          <w:tcPr>
            <w:tcW w:w="1400" w:type="dxa"/>
            <w:tcBorders>
              <w:top w:val="nil"/>
              <w:left w:val="nil"/>
              <w:bottom w:val="single" w:sz="4" w:space="0" w:color="auto"/>
              <w:right w:val="nil"/>
            </w:tcBorders>
            <w:shd w:val="clear" w:color="000000" w:fill="92D050"/>
            <w:vAlign w:val="center"/>
            <w:hideMark/>
          </w:tcPr>
          <w:p w14:paraId="68166BBB"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5.05 (4.90; 5.20)</w:t>
            </w:r>
          </w:p>
        </w:tc>
        <w:tc>
          <w:tcPr>
            <w:tcW w:w="1400" w:type="dxa"/>
            <w:tcBorders>
              <w:top w:val="nil"/>
              <w:left w:val="nil"/>
              <w:bottom w:val="single" w:sz="4" w:space="0" w:color="auto"/>
              <w:right w:val="nil"/>
            </w:tcBorders>
            <w:shd w:val="clear" w:color="auto" w:fill="auto"/>
            <w:vAlign w:val="center"/>
            <w:hideMark/>
          </w:tcPr>
          <w:p w14:paraId="3F2FDCE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0.14 (-0.06; 0.23)</w:t>
            </w:r>
          </w:p>
        </w:tc>
        <w:tc>
          <w:tcPr>
            <w:tcW w:w="1400" w:type="dxa"/>
            <w:tcBorders>
              <w:top w:val="nil"/>
              <w:left w:val="nil"/>
              <w:bottom w:val="single" w:sz="4" w:space="0" w:color="auto"/>
              <w:right w:val="nil"/>
            </w:tcBorders>
            <w:shd w:val="clear" w:color="auto" w:fill="auto"/>
            <w:vAlign w:val="center"/>
            <w:hideMark/>
          </w:tcPr>
          <w:p w14:paraId="2A3A0F9D"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3.10 (2.40; 5.20)</w:t>
            </w:r>
          </w:p>
        </w:tc>
      </w:tr>
      <w:tr w:rsidR="00BD7167" w:rsidRPr="008C3D75" w14:paraId="02BFA9AE"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122E96FC"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dZ</w:t>
            </w:r>
            <w:r w:rsidRPr="008C3D75">
              <w:rPr>
                <w:rFonts w:ascii="Calibri" w:hAnsi="Calibri" w:cs="Calibri"/>
                <w:color w:val="000000"/>
                <w:sz w:val="16"/>
                <w:szCs w:val="16"/>
                <w:vertAlign w:val="subscript"/>
              </w:rPr>
              <w:t>3</w:t>
            </w:r>
            <w:r w:rsidRPr="008C3D75">
              <w:rPr>
                <w:rFonts w:ascii="Calibri" w:hAnsi="Calibri" w:cs="Calibri"/>
                <w:color w:val="000000"/>
                <w:sz w:val="16"/>
                <w:szCs w:val="16"/>
              </w:rPr>
              <w:t>/dt</w:t>
            </w:r>
            <w:r w:rsidRPr="008C3D75">
              <w:rPr>
                <w:rFonts w:ascii="Calibri" w:hAnsi="Calibri" w:cs="Calibri"/>
                <w:color w:val="000000"/>
                <w:sz w:val="16"/>
                <w:szCs w:val="16"/>
                <w:vertAlign w:val="subscript"/>
              </w:rPr>
              <w:t xml:space="preserve">max  </w:t>
            </w:r>
            <w:r w:rsidRPr="008C3D75">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2062EAAF"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0.65 (0.57; 0.83)</w:t>
            </w:r>
          </w:p>
        </w:tc>
        <w:tc>
          <w:tcPr>
            <w:tcW w:w="1400" w:type="dxa"/>
            <w:tcBorders>
              <w:top w:val="nil"/>
              <w:left w:val="nil"/>
              <w:bottom w:val="nil"/>
              <w:right w:val="nil"/>
            </w:tcBorders>
            <w:shd w:val="clear" w:color="000000" w:fill="92D050"/>
            <w:vAlign w:val="center"/>
            <w:hideMark/>
          </w:tcPr>
          <w:p w14:paraId="0DD20AB4"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1.25 (0.10; 2.70)</w:t>
            </w:r>
          </w:p>
        </w:tc>
        <w:tc>
          <w:tcPr>
            <w:tcW w:w="1400" w:type="dxa"/>
            <w:tcBorders>
              <w:top w:val="nil"/>
              <w:left w:val="nil"/>
              <w:bottom w:val="nil"/>
              <w:right w:val="nil"/>
            </w:tcBorders>
            <w:shd w:val="clear" w:color="auto" w:fill="auto"/>
            <w:vAlign w:val="center"/>
            <w:hideMark/>
          </w:tcPr>
          <w:p w14:paraId="4DF147AC"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0.46 (0.31; 0.70)</w:t>
            </w:r>
          </w:p>
        </w:tc>
        <w:tc>
          <w:tcPr>
            <w:tcW w:w="1400" w:type="dxa"/>
            <w:tcBorders>
              <w:top w:val="nil"/>
              <w:left w:val="nil"/>
              <w:bottom w:val="nil"/>
              <w:right w:val="nil"/>
            </w:tcBorders>
            <w:shd w:val="clear" w:color="auto" w:fill="auto"/>
            <w:vAlign w:val="center"/>
            <w:hideMark/>
          </w:tcPr>
          <w:p w14:paraId="3C5778BC"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0.20 (0.00; 1.00)</w:t>
            </w:r>
          </w:p>
        </w:tc>
      </w:tr>
      <w:tr w:rsidR="00BD7167" w:rsidRPr="008C3D75" w14:paraId="1A7B1998"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0DDD2279"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dZ</w:t>
            </w:r>
            <w:r w:rsidRPr="008C3D75">
              <w:rPr>
                <w:rFonts w:ascii="Calibri" w:hAnsi="Calibri" w:cs="Calibri"/>
                <w:color w:val="000000"/>
                <w:sz w:val="16"/>
                <w:szCs w:val="16"/>
                <w:vertAlign w:val="subscript"/>
              </w:rPr>
              <w:t>4</w:t>
            </w:r>
            <w:r w:rsidRPr="008C3D75">
              <w:rPr>
                <w:rFonts w:ascii="Calibri" w:hAnsi="Calibri" w:cs="Calibri"/>
                <w:color w:val="000000"/>
                <w:sz w:val="16"/>
                <w:szCs w:val="16"/>
              </w:rPr>
              <w:t>/dt</w:t>
            </w:r>
            <w:r w:rsidRPr="008C3D75">
              <w:rPr>
                <w:rFonts w:ascii="Calibri" w:hAnsi="Calibri" w:cs="Calibri"/>
                <w:color w:val="000000"/>
                <w:sz w:val="16"/>
                <w:szCs w:val="16"/>
                <w:vertAlign w:val="subscript"/>
              </w:rPr>
              <w:t xml:space="preserve">max </w:t>
            </w:r>
            <w:r w:rsidRPr="008C3D75">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77804084"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0.68 (0.48; 0.78)</w:t>
            </w:r>
          </w:p>
        </w:tc>
        <w:tc>
          <w:tcPr>
            <w:tcW w:w="1400" w:type="dxa"/>
            <w:tcBorders>
              <w:top w:val="nil"/>
              <w:left w:val="nil"/>
              <w:bottom w:val="nil"/>
              <w:right w:val="nil"/>
            </w:tcBorders>
            <w:shd w:val="clear" w:color="000000" w:fill="92D050"/>
            <w:vAlign w:val="center"/>
            <w:hideMark/>
          </w:tcPr>
          <w:p w14:paraId="0E380084"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2.00 (0.10; 3.60)</w:t>
            </w:r>
          </w:p>
        </w:tc>
        <w:tc>
          <w:tcPr>
            <w:tcW w:w="1400" w:type="dxa"/>
            <w:tcBorders>
              <w:top w:val="nil"/>
              <w:left w:val="nil"/>
              <w:bottom w:val="nil"/>
              <w:right w:val="nil"/>
            </w:tcBorders>
            <w:shd w:val="clear" w:color="auto" w:fill="auto"/>
            <w:vAlign w:val="center"/>
            <w:hideMark/>
          </w:tcPr>
          <w:p w14:paraId="15788579"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0.41 (0.31; 0.65)</w:t>
            </w:r>
          </w:p>
        </w:tc>
        <w:tc>
          <w:tcPr>
            <w:tcW w:w="1400" w:type="dxa"/>
            <w:tcBorders>
              <w:top w:val="nil"/>
              <w:left w:val="nil"/>
              <w:bottom w:val="nil"/>
              <w:right w:val="nil"/>
            </w:tcBorders>
            <w:shd w:val="clear" w:color="auto" w:fill="auto"/>
            <w:vAlign w:val="center"/>
            <w:hideMark/>
          </w:tcPr>
          <w:p w14:paraId="4BA52B4D"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0.10 (0.00; 2.70)</w:t>
            </w:r>
          </w:p>
        </w:tc>
      </w:tr>
      <w:tr w:rsidR="00BD7167" w:rsidRPr="008C3D75" w14:paraId="161FCDB8"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F918FEA" w14:textId="77777777" w:rsidR="00BD7167" w:rsidRPr="008C3D75" w:rsidRDefault="00BD7167" w:rsidP="00BD7167">
            <w:pPr>
              <w:overflowPunct/>
              <w:autoSpaceDE/>
              <w:autoSpaceDN/>
              <w:adjustRightInd/>
              <w:spacing w:line="240" w:lineRule="auto"/>
              <w:textAlignment w:val="auto"/>
              <w:rPr>
                <w:rFonts w:ascii="Arial" w:hAnsi="Arial" w:cs="Arial"/>
                <w:sz w:val="16"/>
                <w:szCs w:val="16"/>
              </w:rPr>
            </w:pPr>
            <w:r w:rsidRPr="008C3D75">
              <w:rPr>
                <w:rFonts w:ascii="Arial" w:hAnsi="Arial" w:cs="Arial"/>
                <w:sz w:val="16"/>
                <w:szCs w:val="16"/>
              </w:rPr>
              <w:t>dZ</w:t>
            </w:r>
            <w:r w:rsidRPr="008C3D75">
              <w:rPr>
                <w:rFonts w:ascii="Calibri" w:hAnsi="Calibri" w:cs="Calibri"/>
                <w:color w:val="000000"/>
                <w:sz w:val="16"/>
                <w:szCs w:val="16"/>
                <w:vertAlign w:val="subscript"/>
              </w:rPr>
              <w:t>1</w:t>
            </w:r>
            <w:r w:rsidRPr="008C3D75">
              <w:rPr>
                <w:rFonts w:ascii="Calibri" w:hAnsi="Calibri" w:cs="Calibri"/>
                <w:color w:val="000000"/>
                <w:sz w:val="16"/>
                <w:szCs w:val="16"/>
              </w:rPr>
              <w:t>/dt</w:t>
            </w:r>
            <w:r w:rsidRPr="008C3D75">
              <w:rPr>
                <w:rFonts w:ascii="Calibri" w:hAnsi="Calibri" w:cs="Calibri"/>
                <w:color w:val="000000"/>
                <w:sz w:val="16"/>
                <w:szCs w:val="16"/>
                <w:vertAlign w:val="subscript"/>
              </w:rPr>
              <w:t xml:space="preserve">max </w:t>
            </w:r>
            <w:r w:rsidRPr="008C3D75">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0E4B10F4"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0.51 (0.31; 0.68)</w:t>
            </w:r>
          </w:p>
        </w:tc>
        <w:tc>
          <w:tcPr>
            <w:tcW w:w="1400" w:type="dxa"/>
            <w:tcBorders>
              <w:top w:val="nil"/>
              <w:left w:val="nil"/>
              <w:bottom w:val="nil"/>
              <w:right w:val="nil"/>
            </w:tcBorders>
            <w:shd w:val="clear" w:color="000000" w:fill="92D050"/>
            <w:vAlign w:val="center"/>
            <w:hideMark/>
          </w:tcPr>
          <w:p w14:paraId="70D60760"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4.10 (3.40; 6.90)</w:t>
            </w:r>
          </w:p>
        </w:tc>
        <w:tc>
          <w:tcPr>
            <w:tcW w:w="1400" w:type="dxa"/>
            <w:tcBorders>
              <w:top w:val="nil"/>
              <w:left w:val="nil"/>
              <w:bottom w:val="nil"/>
              <w:right w:val="nil"/>
            </w:tcBorders>
            <w:shd w:val="clear" w:color="auto" w:fill="auto"/>
            <w:vAlign w:val="center"/>
            <w:hideMark/>
          </w:tcPr>
          <w:p w14:paraId="5DE5EA8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0.27 (0.14; 0.39)</w:t>
            </w:r>
          </w:p>
        </w:tc>
        <w:tc>
          <w:tcPr>
            <w:tcW w:w="1400" w:type="dxa"/>
            <w:tcBorders>
              <w:top w:val="nil"/>
              <w:left w:val="nil"/>
              <w:bottom w:val="nil"/>
              <w:right w:val="nil"/>
            </w:tcBorders>
            <w:shd w:val="clear" w:color="auto" w:fill="auto"/>
            <w:vAlign w:val="center"/>
            <w:hideMark/>
          </w:tcPr>
          <w:p w14:paraId="58642D04"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2.70 (0.90; 3.70)</w:t>
            </w:r>
          </w:p>
        </w:tc>
      </w:tr>
      <w:tr w:rsidR="00BD7167" w:rsidRPr="008C3D75" w14:paraId="346C2E81"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5D23C876" w14:textId="77777777" w:rsidR="00BD7167" w:rsidRPr="008C3D75" w:rsidRDefault="00BD7167" w:rsidP="00BD7167">
            <w:pPr>
              <w:overflowPunct/>
              <w:autoSpaceDE/>
              <w:autoSpaceDN/>
              <w:adjustRightInd/>
              <w:spacing w:line="240" w:lineRule="auto"/>
              <w:textAlignment w:val="auto"/>
              <w:rPr>
                <w:rFonts w:ascii="Arial" w:hAnsi="Arial" w:cs="Arial"/>
                <w:sz w:val="16"/>
                <w:szCs w:val="16"/>
              </w:rPr>
            </w:pPr>
            <w:r w:rsidRPr="008C3D75">
              <w:rPr>
                <w:rFonts w:ascii="Arial" w:hAnsi="Arial" w:cs="Arial"/>
                <w:sz w:val="16"/>
                <w:szCs w:val="16"/>
              </w:rPr>
              <w:t>dZ</w:t>
            </w:r>
            <w:r w:rsidRPr="008C3D75">
              <w:rPr>
                <w:rFonts w:ascii="Calibri" w:hAnsi="Calibri" w:cs="Calibri"/>
                <w:color w:val="000000"/>
                <w:sz w:val="16"/>
                <w:szCs w:val="16"/>
                <w:vertAlign w:val="subscript"/>
              </w:rPr>
              <w:t>2</w:t>
            </w:r>
            <w:r w:rsidRPr="008C3D75">
              <w:rPr>
                <w:rFonts w:ascii="Calibri" w:hAnsi="Calibri" w:cs="Calibri"/>
                <w:color w:val="000000"/>
                <w:sz w:val="16"/>
                <w:szCs w:val="16"/>
              </w:rPr>
              <w:t>/dt</w:t>
            </w:r>
            <w:r w:rsidRPr="008C3D75">
              <w:rPr>
                <w:rFonts w:ascii="Calibri" w:hAnsi="Calibri" w:cs="Calibri"/>
                <w:color w:val="000000"/>
                <w:sz w:val="16"/>
                <w:szCs w:val="16"/>
                <w:vertAlign w:val="subscript"/>
              </w:rPr>
              <w:t xml:space="preserve">max </w:t>
            </w:r>
            <w:r w:rsidRPr="008C3D75">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40CE2EAF"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0.51 (0.36; 0.70)</w:t>
            </w:r>
          </w:p>
        </w:tc>
        <w:tc>
          <w:tcPr>
            <w:tcW w:w="1400" w:type="dxa"/>
            <w:tcBorders>
              <w:top w:val="nil"/>
              <w:left w:val="nil"/>
              <w:bottom w:val="nil"/>
              <w:right w:val="nil"/>
            </w:tcBorders>
            <w:shd w:val="clear" w:color="000000" w:fill="92D050"/>
            <w:vAlign w:val="center"/>
            <w:hideMark/>
          </w:tcPr>
          <w:p w14:paraId="40E1C4EB"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4.05 (0.00; 7.00)</w:t>
            </w:r>
          </w:p>
        </w:tc>
        <w:tc>
          <w:tcPr>
            <w:tcW w:w="1400" w:type="dxa"/>
            <w:tcBorders>
              <w:top w:val="nil"/>
              <w:left w:val="nil"/>
              <w:bottom w:val="nil"/>
              <w:right w:val="nil"/>
            </w:tcBorders>
            <w:shd w:val="clear" w:color="auto" w:fill="auto"/>
            <w:vAlign w:val="center"/>
            <w:hideMark/>
          </w:tcPr>
          <w:p w14:paraId="304C40F1"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0.27 (0.11; 0.36)</w:t>
            </w:r>
          </w:p>
        </w:tc>
        <w:tc>
          <w:tcPr>
            <w:tcW w:w="1400" w:type="dxa"/>
            <w:tcBorders>
              <w:top w:val="nil"/>
              <w:left w:val="nil"/>
              <w:bottom w:val="nil"/>
              <w:right w:val="nil"/>
            </w:tcBorders>
            <w:shd w:val="clear" w:color="auto" w:fill="auto"/>
            <w:vAlign w:val="center"/>
            <w:hideMark/>
          </w:tcPr>
          <w:p w14:paraId="786421A8"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2.75 (0.50; 3.50)</w:t>
            </w:r>
          </w:p>
        </w:tc>
      </w:tr>
      <w:tr w:rsidR="00BD7167" w:rsidRPr="008C3D75" w14:paraId="557EB0FC"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3540EA19"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dZ</w:t>
            </w:r>
            <w:r w:rsidRPr="008C3D75">
              <w:rPr>
                <w:rFonts w:ascii="Calibri" w:hAnsi="Calibri" w:cs="Calibri"/>
                <w:color w:val="000000"/>
                <w:sz w:val="16"/>
                <w:szCs w:val="16"/>
                <w:vertAlign w:val="subscript"/>
              </w:rPr>
              <w:t>13</w:t>
            </w:r>
            <w:r w:rsidRPr="008C3D75">
              <w:rPr>
                <w:rFonts w:ascii="Calibri" w:hAnsi="Calibri" w:cs="Calibri"/>
                <w:color w:val="000000"/>
                <w:sz w:val="16"/>
                <w:szCs w:val="16"/>
              </w:rPr>
              <w:t>/dt</w:t>
            </w:r>
            <w:r w:rsidRPr="008C3D75">
              <w:rPr>
                <w:rFonts w:ascii="Calibri" w:hAnsi="Calibri" w:cs="Calibri"/>
                <w:color w:val="000000"/>
                <w:sz w:val="16"/>
                <w:szCs w:val="16"/>
                <w:vertAlign w:val="subscript"/>
              </w:rPr>
              <w:t>max</w:t>
            </w:r>
            <w:r w:rsidRPr="008C3D75">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166195C1"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-0.44 (0.32; 0.52)</w:t>
            </w:r>
          </w:p>
        </w:tc>
        <w:tc>
          <w:tcPr>
            <w:tcW w:w="1400" w:type="dxa"/>
            <w:tcBorders>
              <w:top w:val="nil"/>
              <w:left w:val="nil"/>
              <w:bottom w:val="nil"/>
              <w:right w:val="nil"/>
            </w:tcBorders>
            <w:shd w:val="clear" w:color="auto" w:fill="auto"/>
            <w:vAlign w:val="center"/>
            <w:hideMark/>
          </w:tcPr>
          <w:p w14:paraId="38BACA55"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5.60 (4.20; 6.60)</w:t>
            </w:r>
          </w:p>
        </w:tc>
        <w:tc>
          <w:tcPr>
            <w:tcW w:w="1400" w:type="dxa"/>
            <w:tcBorders>
              <w:top w:val="nil"/>
              <w:left w:val="nil"/>
              <w:bottom w:val="nil"/>
              <w:right w:val="nil"/>
            </w:tcBorders>
            <w:shd w:val="clear" w:color="auto" w:fill="auto"/>
            <w:vAlign w:val="center"/>
            <w:hideMark/>
          </w:tcPr>
          <w:p w14:paraId="70F0E1B6"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0.23 (0.11; 0.38)</w:t>
            </w:r>
          </w:p>
        </w:tc>
        <w:tc>
          <w:tcPr>
            <w:tcW w:w="1400" w:type="dxa"/>
            <w:tcBorders>
              <w:top w:val="nil"/>
              <w:left w:val="nil"/>
              <w:bottom w:val="nil"/>
              <w:right w:val="nil"/>
            </w:tcBorders>
            <w:shd w:val="clear" w:color="auto" w:fill="auto"/>
            <w:vAlign w:val="center"/>
            <w:hideMark/>
          </w:tcPr>
          <w:p w14:paraId="64100437"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3.15 (0.10; 5.30)</w:t>
            </w:r>
          </w:p>
        </w:tc>
      </w:tr>
      <w:tr w:rsidR="00BD7167" w:rsidRPr="008C3D75" w14:paraId="3CAA5675"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85888D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dZ</w:t>
            </w:r>
            <w:r w:rsidRPr="008C3D75">
              <w:rPr>
                <w:rFonts w:ascii="Calibri" w:hAnsi="Calibri" w:cs="Calibri"/>
                <w:color w:val="000000"/>
                <w:sz w:val="16"/>
                <w:szCs w:val="16"/>
                <w:vertAlign w:val="subscript"/>
              </w:rPr>
              <w:t>14</w:t>
            </w:r>
            <w:r w:rsidRPr="008C3D75">
              <w:rPr>
                <w:rFonts w:ascii="Calibri" w:hAnsi="Calibri" w:cs="Calibri"/>
                <w:color w:val="000000"/>
                <w:sz w:val="16"/>
                <w:szCs w:val="16"/>
              </w:rPr>
              <w:t>/dt</w:t>
            </w:r>
            <w:r w:rsidRPr="008C3D75">
              <w:rPr>
                <w:rFonts w:ascii="Calibri" w:hAnsi="Calibri" w:cs="Calibri"/>
                <w:color w:val="000000"/>
                <w:sz w:val="16"/>
                <w:szCs w:val="16"/>
                <w:vertAlign w:val="subscript"/>
              </w:rPr>
              <w:t xml:space="preserve">max </w:t>
            </w:r>
            <w:r w:rsidRPr="008C3D75">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77858886"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-0.49 (0.34; 0.58)</w:t>
            </w:r>
          </w:p>
        </w:tc>
        <w:tc>
          <w:tcPr>
            <w:tcW w:w="1400" w:type="dxa"/>
            <w:tcBorders>
              <w:top w:val="nil"/>
              <w:left w:val="nil"/>
              <w:bottom w:val="nil"/>
              <w:right w:val="nil"/>
            </w:tcBorders>
            <w:shd w:val="clear" w:color="auto" w:fill="auto"/>
            <w:vAlign w:val="center"/>
            <w:hideMark/>
          </w:tcPr>
          <w:p w14:paraId="58D36B59"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5.40 (3.80; 6.20)</w:t>
            </w:r>
          </w:p>
        </w:tc>
        <w:tc>
          <w:tcPr>
            <w:tcW w:w="1400" w:type="dxa"/>
            <w:tcBorders>
              <w:top w:val="nil"/>
              <w:left w:val="nil"/>
              <w:bottom w:val="nil"/>
              <w:right w:val="nil"/>
            </w:tcBorders>
            <w:shd w:val="clear" w:color="auto" w:fill="auto"/>
            <w:vAlign w:val="center"/>
            <w:hideMark/>
          </w:tcPr>
          <w:p w14:paraId="41CA1A1C"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0.22 (0.15; 0.33)</w:t>
            </w:r>
          </w:p>
        </w:tc>
        <w:tc>
          <w:tcPr>
            <w:tcW w:w="1400" w:type="dxa"/>
            <w:tcBorders>
              <w:top w:val="nil"/>
              <w:left w:val="nil"/>
              <w:bottom w:val="nil"/>
              <w:right w:val="nil"/>
            </w:tcBorders>
            <w:shd w:val="clear" w:color="auto" w:fill="auto"/>
            <w:vAlign w:val="center"/>
            <w:hideMark/>
          </w:tcPr>
          <w:p w14:paraId="015889C7"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3.10 (1.70; 4.50)</w:t>
            </w:r>
          </w:p>
        </w:tc>
      </w:tr>
      <w:tr w:rsidR="00BD7167" w:rsidRPr="008C3D75" w14:paraId="46F1952F"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6DC3A51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dZ</w:t>
            </w:r>
            <w:r w:rsidRPr="008C3D75">
              <w:rPr>
                <w:rFonts w:ascii="Calibri" w:hAnsi="Calibri" w:cs="Calibri"/>
                <w:color w:val="000000"/>
                <w:sz w:val="16"/>
                <w:szCs w:val="16"/>
                <w:vertAlign w:val="subscript"/>
              </w:rPr>
              <w:t>15</w:t>
            </w:r>
            <w:r w:rsidRPr="008C3D75">
              <w:rPr>
                <w:rFonts w:ascii="Calibri" w:hAnsi="Calibri" w:cs="Calibri"/>
                <w:color w:val="000000"/>
                <w:sz w:val="16"/>
                <w:szCs w:val="16"/>
              </w:rPr>
              <w:t>/dt</w:t>
            </w:r>
            <w:r w:rsidRPr="008C3D75">
              <w:rPr>
                <w:rFonts w:ascii="Calibri" w:hAnsi="Calibri" w:cs="Calibri"/>
                <w:color w:val="000000"/>
                <w:sz w:val="16"/>
                <w:szCs w:val="16"/>
                <w:vertAlign w:val="subscript"/>
              </w:rPr>
              <w:t xml:space="preserve">max </w:t>
            </w:r>
            <w:r w:rsidRPr="008C3D75">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05A044F6"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0.34 (0.23; 0.51)</w:t>
            </w:r>
          </w:p>
        </w:tc>
        <w:tc>
          <w:tcPr>
            <w:tcW w:w="1400" w:type="dxa"/>
            <w:tcBorders>
              <w:top w:val="nil"/>
              <w:left w:val="nil"/>
              <w:bottom w:val="nil"/>
              <w:right w:val="nil"/>
            </w:tcBorders>
            <w:shd w:val="clear" w:color="auto" w:fill="auto"/>
            <w:vAlign w:val="center"/>
            <w:hideMark/>
          </w:tcPr>
          <w:p w14:paraId="70824571"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4.55 (3.90; 5.10)</w:t>
            </w:r>
          </w:p>
        </w:tc>
        <w:tc>
          <w:tcPr>
            <w:tcW w:w="1400" w:type="dxa"/>
            <w:tcBorders>
              <w:top w:val="nil"/>
              <w:left w:val="nil"/>
              <w:bottom w:val="nil"/>
              <w:right w:val="nil"/>
            </w:tcBorders>
            <w:shd w:val="clear" w:color="auto" w:fill="auto"/>
            <w:vAlign w:val="center"/>
            <w:hideMark/>
          </w:tcPr>
          <w:p w14:paraId="50AEE31B"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0.20 (0.12; 0.31)</w:t>
            </w:r>
          </w:p>
        </w:tc>
        <w:tc>
          <w:tcPr>
            <w:tcW w:w="1400" w:type="dxa"/>
            <w:tcBorders>
              <w:top w:val="nil"/>
              <w:left w:val="nil"/>
              <w:bottom w:val="nil"/>
              <w:right w:val="nil"/>
            </w:tcBorders>
            <w:shd w:val="clear" w:color="auto" w:fill="auto"/>
            <w:vAlign w:val="center"/>
            <w:hideMark/>
          </w:tcPr>
          <w:p w14:paraId="604B61B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3.25 (2.00; 4.40)</w:t>
            </w:r>
          </w:p>
        </w:tc>
      </w:tr>
      <w:tr w:rsidR="00BD7167" w:rsidRPr="008C3D75" w14:paraId="5ADFEFCB"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3CF4F9C6"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dZ</w:t>
            </w:r>
            <w:r w:rsidRPr="008C3D75">
              <w:rPr>
                <w:rFonts w:ascii="Calibri" w:hAnsi="Calibri" w:cs="Calibri"/>
                <w:color w:val="000000"/>
                <w:sz w:val="16"/>
                <w:szCs w:val="16"/>
                <w:vertAlign w:val="subscript"/>
              </w:rPr>
              <w:t>16</w:t>
            </w:r>
            <w:r w:rsidRPr="008C3D75">
              <w:rPr>
                <w:rFonts w:ascii="Calibri" w:hAnsi="Calibri" w:cs="Calibri"/>
                <w:color w:val="000000"/>
                <w:sz w:val="16"/>
                <w:szCs w:val="16"/>
              </w:rPr>
              <w:t>/dt</w:t>
            </w:r>
            <w:r w:rsidRPr="008C3D75">
              <w:rPr>
                <w:rFonts w:ascii="Calibri" w:hAnsi="Calibri" w:cs="Calibri"/>
                <w:color w:val="000000"/>
                <w:sz w:val="16"/>
                <w:szCs w:val="16"/>
                <w:vertAlign w:val="subscript"/>
              </w:rPr>
              <w:t>max</w:t>
            </w:r>
            <w:r w:rsidRPr="008C3D75">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1D1F08A2"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0.44 (0.28; 0.57)</w:t>
            </w:r>
          </w:p>
        </w:tc>
        <w:tc>
          <w:tcPr>
            <w:tcW w:w="1400" w:type="dxa"/>
            <w:tcBorders>
              <w:top w:val="nil"/>
              <w:left w:val="nil"/>
              <w:bottom w:val="nil"/>
              <w:right w:val="nil"/>
            </w:tcBorders>
            <w:shd w:val="clear" w:color="auto" w:fill="auto"/>
            <w:vAlign w:val="center"/>
            <w:hideMark/>
          </w:tcPr>
          <w:p w14:paraId="4A9AF150"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4.30 (3.80; 4.90)</w:t>
            </w:r>
          </w:p>
        </w:tc>
        <w:tc>
          <w:tcPr>
            <w:tcW w:w="1400" w:type="dxa"/>
            <w:tcBorders>
              <w:top w:val="nil"/>
              <w:left w:val="nil"/>
              <w:bottom w:val="nil"/>
              <w:right w:val="nil"/>
            </w:tcBorders>
            <w:shd w:val="clear" w:color="auto" w:fill="auto"/>
            <w:vAlign w:val="center"/>
            <w:hideMark/>
          </w:tcPr>
          <w:p w14:paraId="35286853"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0.20 (0.10; 0.32)</w:t>
            </w:r>
          </w:p>
        </w:tc>
        <w:tc>
          <w:tcPr>
            <w:tcW w:w="1400" w:type="dxa"/>
            <w:tcBorders>
              <w:top w:val="nil"/>
              <w:left w:val="nil"/>
              <w:bottom w:val="nil"/>
              <w:right w:val="nil"/>
            </w:tcBorders>
            <w:shd w:val="clear" w:color="auto" w:fill="auto"/>
            <w:vAlign w:val="center"/>
            <w:hideMark/>
          </w:tcPr>
          <w:p w14:paraId="6A36FEF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3.40 (2.50; 4.60)</w:t>
            </w:r>
          </w:p>
        </w:tc>
      </w:tr>
      <w:tr w:rsidR="00BD7167" w:rsidRPr="008C3D75" w14:paraId="427476C6"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5BFF2313"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dZ</w:t>
            </w:r>
            <w:r w:rsidRPr="008C3D75">
              <w:rPr>
                <w:rFonts w:ascii="Calibri" w:hAnsi="Calibri" w:cs="Calibri"/>
                <w:color w:val="000000"/>
                <w:sz w:val="16"/>
                <w:szCs w:val="16"/>
                <w:vertAlign w:val="subscript"/>
              </w:rPr>
              <w:t>5</w:t>
            </w:r>
            <w:r w:rsidRPr="008C3D75">
              <w:rPr>
                <w:rFonts w:ascii="Calibri" w:hAnsi="Calibri" w:cs="Calibri"/>
                <w:color w:val="000000"/>
                <w:sz w:val="16"/>
                <w:szCs w:val="16"/>
              </w:rPr>
              <w:t>/dt</w:t>
            </w:r>
            <w:r w:rsidRPr="008C3D75">
              <w:rPr>
                <w:rFonts w:ascii="Calibri" w:hAnsi="Calibri" w:cs="Calibri"/>
                <w:color w:val="000000"/>
                <w:sz w:val="16"/>
                <w:szCs w:val="16"/>
                <w:vertAlign w:val="subscript"/>
              </w:rPr>
              <w:t>max</w:t>
            </w:r>
            <w:r w:rsidRPr="008C3D75">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65F1720E"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0.39 (0.26; 0.45)</w:t>
            </w:r>
          </w:p>
        </w:tc>
        <w:tc>
          <w:tcPr>
            <w:tcW w:w="1400" w:type="dxa"/>
            <w:tcBorders>
              <w:top w:val="nil"/>
              <w:left w:val="nil"/>
              <w:bottom w:val="nil"/>
              <w:right w:val="nil"/>
            </w:tcBorders>
            <w:shd w:val="clear" w:color="auto" w:fill="auto"/>
            <w:vAlign w:val="center"/>
            <w:hideMark/>
          </w:tcPr>
          <w:p w14:paraId="7AB18156"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3.80 (1.10; 6.40)</w:t>
            </w:r>
          </w:p>
        </w:tc>
        <w:tc>
          <w:tcPr>
            <w:tcW w:w="1400" w:type="dxa"/>
            <w:tcBorders>
              <w:top w:val="nil"/>
              <w:left w:val="nil"/>
              <w:bottom w:val="nil"/>
              <w:right w:val="nil"/>
            </w:tcBorders>
            <w:shd w:val="clear" w:color="auto" w:fill="auto"/>
            <w:vAlign w:val="center"/>
            <w:hideMark/>
          </w:tcPr>
          <w:p w14:paraId="06BBC2EC"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0.23 (0.14; 0.34)</w:t>
            </w:r>
          </w:p>
        </w:tc>
        <w:tc>
          <w:tcPr>
            <w:tcW w:w="1400" w:type="dxa"/>
            <w:tcBorders>
              <w:top w:val="nil"/>
              <w:left w:val="nil"/>
              <w:bottom w:val="nil"/>
              <w:right w:val="nil"/>
            </w:tcBorders>
            <w:shd w:val="clear" w:color="auto" w:fill="auto"/>
            <w:vAlign w:val="center"/>
            <w:hideMark/>
          </w:tcPr>
          <w:p w14:paraId="6C3182D1"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0.50 (0.00; 3.80)</w:t>
            </w:r>
          </w:p>
        </w:tc>
      </w:tr>
      <w:tr w:rsidR="00BD7167" w:rsidRPr="008C3D75" w14:paraId="6D306B05"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08FD64AC"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dZ</w:t>
            </w:r>
            <w:r w:rsidRPr="008C3D75">
              <w:rPr>
                <w:rFonts w:ascii="Calibri" w:hAnsi="Calibri" w:cs="Calibri"/>
                <w:color w:val="000000"/>
                <w:sz w:val="16"/>
                <w:szCs w:val="16"/>
                <w:vertAlign w:val="subscript"/>
              </w:rPr>
              <w:t>6</w:t>
            </w:r>
            <w:r w:rsidRPr="008C3D75">
              <w:rPr>
                <w:rFonts w:ascii="Calibri" w:hAnsi="Calibri" w:cs="Calibri"/>
                <w:color w:val="000000"/>
                <w:sz w:val="16"/>
                <w:szCs w:val="16"/>
              </w:rPr>
              <w:t>/dt</w:t>
            </w:r>
            <w:r w:rsidRPr="008C3D75">
              <w:rPr>
                <w:rFonts w:ascii="Calibri" w:hAnsi="Calibri" w:cs="Calibri"/>
                <w:color w:val="000000"/>
                <w:sz w:val="16"/>
                <w:szCs w:val="16"/>
                <w:vertAlign w:val="subscript"/>
              </w:rPr>
              <w:t xml:space="preserve">max </w:t>
            </w:r>
            <w:r w:rsidRPr="008C3D75">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7C0BCCAF"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0.38 (0.26; 0.51)</w:t>
            </w:r>
          </w:p>
        </w:tc>
        <w:tc>
          <w:tcPr>
            <w:tcW w:w="1400" w:type="dxa"/>
            <w:tcBorders>
              <w:top w:val="nil"/>
              <w:left w:val="nil"/>
              <w:bottom w:val="nil"/>
              <w:right w:val="nil"/>
            </w:tcBorders>
            <w:shd w:val="clear" w:color="auto" w:fill="auto"/>
            <w:vAlign w:val="center"/>
            <w:hideMark/>
          </w:tcPr>
          <w:p w14:paraId="6BB84A3C"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3.20 (0.20; 5.40)</w:t>
            </w:r>
          </w:p>
        </w:tc>
        <w:tc>
          <w:tcPr>
            <w:tcW w:w="1400" w:type="dxa"/>
            <w:tcBorders>
              <w:top w:val="nil"/>
              <w:left w:val="nil"/>
              <w:bottom w:val="nil"/>
              <w:right w:val="nil"/>
            </w:tcBorders>
            <w:shd w:val="clear" w:color="auto" w:fill="auto"/>
            <w:vAlign w:val="center"/>
            <w:hideMark/>
          </w:tcPr>
          <w:p w14:paraId="1804D8F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0.24 (0.11; 0.36)</w:t>
            </w:r>
          </w:p>
        </w:tc>
        <w:tc>
          <w:tcPr>
            <w:tcW w:w="1400" w:type="dxa"/>
            <w:tcBorders>
              <w:top w:val="nil"/>
              <w:left w:val="nil"/>
              <w:bottom w:val="nil"/>
              <w:right w:val="nil"/>
            </w:tcBorders>
            <w:shd w:val="clear" w:color="auto" w:fill="auto"/>
            <w:vAlign w:val="center"/>
            <w:hideMark/>
          </w:tcPr>
          <w:p w14:paraId="0D03FDE8"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0.85 (0.00; 3.40)</w:t>
            </w:r>
          </w:p>
        </w:tc>
      </w:tr>
      <w:tr w:rsidR="00BD7167" w:rsidRPr="008C3D75" w14:paraId="68FC17EC"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586926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dZ</w:t>
            </w:r>
            <w:r w:rsidRPr="008C3D75">
              <w:rPr>
                <w:rFonts w:ascii="Calibri" w:hAnsi="Calibri" w:cs="Calibri"/>
                <w:color w:val="000000"/>
                <w:sz w:val="16"/>
                <w:szCs w:val="16"/>
                <w:vertAlign w:val="subscript"/>
              </w:rPr>
              <w:t>7</w:t>
            </w:r>
            <w:r w:rsidRPr="008C3D75">
              <w:rPr>
                <w:rFonts w:ascii="Calibri" w:hAnsi="Calibri" w:cs="Calibri"/>
                <w:color w:val="000000"/>
                <w:sz w:val="16"/>
                <w:szCs w:val="16"/>
              </w:rPr>
              <w:t>/dt</w:t>
            </w:r>
            <w:r w:rsidRPr="008C3D75">
              <w:rPr>
                <w:rFonts w:ascii="Calibri" w:hAnsi="Calibri" w:cs="Calibri"/>
                <w:color w:val="000000"/>
                <w:sz w:val="16"/>
                <w:szCs w:val="16"/>
                <w:vertAlign w:val="subscript"/>
              </w:rPr>
              <w:t xml:space="preserve">max </w:t>
            </w:r>
            <w:r w:rsidRPr="008C3D75">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46AC6A4A"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0.36 (0.22; 0.47)</w:t>
            </w:r>
          </w:p>
        </w:tc>
        <w:tc>
          <w:tcPr>
            <w:tcW w:w="1400" w:type="dxa"/>
            <w:tcBorders>
              <w:top w:val="nil"/>
              <w:left w:val="nil"/>
              <w:bottom w:val="nil"/>
              <w:right w:val="nil"/>
            </w:tcBorders>
            <w:shd w:val="clear" w:color="auto" w:fill="auto"/>
            <w:vAlign w:val="center"/>
            <w:hideMark/>
          </w:tcPr>
          <w:p w14:paraId="5F767B1D"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3.70 (3.10; 4.40)</w:t>
            </w:r>
          </w:p>
        </w:tc>
        <w:tc>
          <w:tcPr>
            <w:tcW w:w="1400" w:type="dxa"/>
            <w:tcBorders>
              <w:top w:val="nil"/>
              <w:left w:val="nil"/>
              <w:bottom w:val="nil"/>
              <w:right w:val="nil"/>
            </w:tcBorders>
            <w:shd w:val="clear" w:color="auto" w:fill="auto"/>
            <w:vAlign w:val="center"/>
            <w:hideMark/>
          </w:tcPr>
          <w:p w14:paraId="5F5DE66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0.13 (0.07; 0.27)</w:t>
            </w:r>
          </w:p>
        </w:tc>
        <w:tc>
          <w:tcPr>
            <w:tcW w:w="1400" w:type="dxa"/>
            <w:tcBorders>
              <w:top w:val="nil"/>
              <w:left w:val="nil"/>
              <w:bottom w:val="nil"/>
              <w:right w:val="nil"/>
            </w:tcBorders>
            <w:shd w:val="clear" w:color="auto" w:fill="auto"/>
            <w:vAlign w:val="center"/>
            <w:hideMark/>
          </w:tcPr>
          <w:p w14:paraId="305C88E2"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3.30 (2.20; 5.00)</w:t>
            </w:r>
          </w:p>
        </w:tc>
      </w:tr>
      <w:tr w:rsidR="00BD7167" w:rsidRPr="008C3D75" w14:paraId="78EEA640" w14:textId="77777777" w:rsidTr="00BD7167">
        <w:trPr>
          <w:trHeight w:val="240"/>
          <w:jc w:val="center"/>
        </w:trPr>
        <w:tc>
          <w:tcPr>
            <w:tcW w:w="1400" w:type="dxa"/>
            <w:tcBorders>
              <w:top w:val="nil"/>
              <w:left w:val="nil"/>
              <w:bottom w:val="single" w:sz="4" w:space="0" w:color="auto"/>
              <w:right w:val="nil"/>
            </w:tcBorders>
            <w:shd w:val="clear" w:color="auto" w:fill="auto"/>
            <w:noWrap/>
            <w:vAlign w:val="bottom"/>
            <w:hideMark/>
          </w:tcPr>
          <w:p w14:paraId="2A2EA01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dZ</w:t>
            </w:r>
            <w:r w:rsidRPr="008C3D75">
              <w:rPr>
                <w:rFonts w:ascii="Calibri" w:hAnsi="Calibri" w:cs="Calibri"/>
                <w:color w:val="000000"/>
                <w:sz w:val="16"/>
                <w:szCs w:val="16"/>
                <w:vertAlign w:val="subscript"/>
              </w:rPr>
              <w:t>8</w:t>
            </w:r>
            <w:r w:rsidRPr="008C3D75">
              <w:rPr>
                <w:rFonts w:ascii="Calibri" w:hAnsi="Calibri" w:cs="Calibri"/>
                <w:color w:val="000000"/>
                <w:sz w:val="16"/>
                <w:szCs w:val="16"/>
              </w:rPr>
              <w:t>/dt</w:t>
            </w:r>
            <w:r w:rsidRPr="008C3D75">
              <w:rPr>
                <w:rFonts w:ascii="Calibri" w:hAnsi="Calibri" w:cs="Calibri"/>
                <w:color w:val="000000"/>
                <w:sz w:val="16"/>
                <w:szCs w:val="16"/>
                <w:vertAlign w:val="subscript"/>
              </w:rPr>
              <w:t xml:space="preserve">max </w:t>
            </w:r>
            <w:r w:rsidRPr="008C3D75">
              <w:rPr>
                <w:rFonts w:ascii="Calibri" w:hAnsi="Calibri" w:cs="Calibri"/>
                <w:color w:val="000000"/>
                <w:sz w:val="16"/>
                <w:szCs w:val="16"/>
              </w:rPr>
              <w:t>(Ω/s)</w:t>
            </w:r>
          </w:p>
        </w:tc>
        <w:tc>
          <w:tcPr>
            <w:tcW w:w="1400" w:type="dxa"/>
            <w:tcBorders>
              <w:top w:val="nil"/>
              <w:left w:val="nil"/>
              <w:bottom w:val="single" w:sz="4" w:space="0" w:color="auto"/>
              <w:right w:val="nil"/>
            </w:tcBorders>
            <w:shd w:val="clear" w:color="auto" w:fill="auto"/>
            <w:vAlign w:val="center"/>
            <w:hideMark/>
          </w:tcPr>
          <w:p w14:paraId="59BF4BCB"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0.43 (0.34; 0.53)</w:t>
            </w:r>
          </w:p>
        </w:tc>
        <w:tc>
          <w:tcPr>
            <w:tcW w:w="1400" w:type="dxa"/>
            <w:tcBorders>
              <w:top w:val="nil"/>
              <w:left w:val="nil"/>
              <w:bottom w:val="single" w:sz="4" w:space="0" w:color="auto"/>
              <w:right w:val="nil"/>
            </w:tcBorders>
            <w:shd w:val="clear" w:color="auto" w:fill="auto"/>
            <w:vAlign w:val="center"/>
            <w:hideMark/>
          </w:tcPr>
          <w:p w14:paraId="1ACB9D9D"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3.55 (3.00; 4.10)</w:t>
            </w:r>
          </w:p>
        </w:tc>
        <w:tc>
          <w:tcPr>
            <w:tcW w:w="1400" w:type="dxa"/>
            <w:tcBorders>
              <w:top w:val="nil"/>
              <w:left w:val="nil"/>
              <w:bottom w:val="single" w:sz="4" w:space="0" w:color="auto"/>
              <w:right w:val="nil"/>
            </w:tcBorders>
            <w:shd w:val="clear" w:color="auto" w:fill="auto"/>
            <w:vAlign w:val="center"/>
            <w:hideMark/>
          </w:tcPr>
          <w:p w14:paraId="106A54F9"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0.15 (0.08; 0.24)</w:t>
            </w:r>
          </w:p>
        </w:tc>
        <w:tc>
          <w:tcPr>
            <w:tcW w:w="1400" w:type="dxa"/>
            <w:tcBorders>
              <w:top w:val="nil"/>
              <w:left w:val="nil"/>
              <w:bottom w:val="single" w:sz="4" w:space="0" w:color="auto"/>
              <w:right w:val="nil"/>
            </w:tcBorders>
            <w:shd w:val="clear" w:color="auto" w:fill="auto"/>
            <w:vAlign w:val="center"/>
            <w:hideMark/>
          </w:tcPr>
          <w:p w14:paraId="5A4A8C21"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3.70 (3.10; 6.90)</w:t>
            </w:r>
          </w:p>
        </w:tc>
      </w:tr>
      <w:tr w:rsidR="00BD7167" w:rsidRPr="008C3D75" w14:paraId="75DB1046" w14:textId="77777777" w:rsidTr="00BD7167">
        <w:trPr>
          <w:trHeight w:val="240"/>
          <w:jc w:val="center"/>
        </w:trPr>
        <w:tc>
          <w:tcPr>
            <w:tcW w:w="1400" w:type="dxa"/>
            <w:tcBorders>
              <w:top w:val="nil"/>
              <w:left w:val="nil"/>
              <w:bottom w:val="nil"/>
              <w:right w:val="nil"/>
            </w:tcBorders>
            <w:shd w:val="clear" w:color="auto" w:fill="auto"/>
            <w:vAlign w:val="center"/>
            <w:hideMark/>
          </w:tcPr>
          <w:p w14:paraId="766CE466"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 xml:space="preserve">1-7 </w:t>
            </w:r>
            <w:r w:rsidRPr="008C3D75">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4A8326B3"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0.44 (0.27; 0.59)</w:t>
            </w:r>
          </w:p>
        </w:tc>
        <w:tc>
          <w:tcPr>
            <w:tcW w:w="1400" w:type="dxa"/>
            <w:tcBorders>
              <w:top w:val="nil"/>
              <w:left w:val="nil"/>
              <w:bottom w:val="nil"/>
              <w:right w:val="nil"/>
            </w:tcBorders>
            <w:shd w:val="clear" w:color="auto" w:fill="auto"/>
            <w:vAlign w:val="center"/>
            <w:hideMark/>
          </w:tcPr>
          <w:p w14:paraId="24706E6E"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3.05 (0.20; 6.00)</w:t>
            </w:r>
          </w:p>
        </w:tc>
        <w:tc>
          <w:tcPr>
            <w:tcW w:w="1400" w:type="dxa"/>
            <w:tcBorders>
              <w:top w:val="nil"/>
              <w:left w:val="nil"/>
              <w:bottom w:val="nil"/>
              <w:right w:val="nil"/>
            </w:tcBorders>
            <w:shd w:val="clear" w:color="auto" w:fill="auto"/>
            <w:vAlign w:val="center"/>
            <w:hideMark/>
          </w:tcPr>
          <w:p w14:paraId="08493DCB"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0.18 (0.09; 0.32)</w:t>
            </w:r>
          </w:p>
        </w:tc>
        <w:tc>
          <w:tcPr>
            <w:tcW w:w="1400" w:type="dxa"/>
            <w:tcBorders>
              <w:top w:val="nil"/>
              <w:left w:val="nil"/>
              <w:bottom w:val="nil"/>
              <w:right w:val="nil"/>
            </w:tcBorders>
            <w:shd w:val="clear" w:color="auto" w:fill="auto"/>
            <w:vAlign w:val="center"/>
            <w:hideMark/>
          </w:tcPr>
          <w:p w14:paraId="7CD44153"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1.75 (0.30; 3.50)</w:t>
            </w:r>
          </w:p>
        </w:tc>
      </w:tr>
      <w:tr w:rsidR="00BD7167" w:rsidRPr="008C3D75" w14:paraId="783B398A" w14:textId="77777777" w:rsidTr="00BD7167">
        <w:trPr>
          <w:trHeight w:val="240"/>
          <w:jc w:val="center"/>
        </w:trPr>
        <w:tc>
          <w:tcPr>
            <w:tcW w:w="1400" w:type="dxa"/>
            <w:tcBorders>
              <w:top w:val="nil"/>
              <w:left w:val="nil"/>
              <w:bottom w:val="nil"/>
              <w:right w:val="nil"/>
            </w:tcBorders>
            <w:shd w:val="clear" w:color="auto" w:fill="auto"/>
            <w:vAlign w:val="center"/>
            <w:hideMark/>
          </w:tcPr>
          <w:p w14:paraId="700C48D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 xml:space="preserve">3-7 </w:t>
            </w:r>
            <w:r w:rsidRPr="008C3D75">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225319E1"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0.65 (0.43; 0.76)</w:t>
            </w:r>
          </w:p>
        </w:tc>
        <w:tc>
          <w:tcPr>
            <w:tcW w:w="1400" w:type="dxa"/>
            <w:tcBorders>
              <w:top w:val="nil"/>
              <w:left w:val="nil"/>
              <w:bottom w:val="nil"/>
              <w:right w:val="nil"/>
            </w:tcBorders>
            <w:shd w:val="clear" w:color="000000" w:fill="92D050"/>
            <w:vAlign w:val="center"/>
            <w:hideMark/>
          </w:tcPr>
          <w:p w14:paraId="69148203"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2.70 (1.90; 3.40)</w:t>
            </w:r>
          </w:p>
        </w:tc>
        <w:tc>
          <w:tcPr>
            <w:tcW w:w="1400" w:type="dxa"/>
            <w:tcBorders>
              <w:top w:val="nil"/>
              <w:left w:val="nil"/>
              <w:bottom w:val="nil"/>
              <w:right w:val="nil"/>
            </w:tcBorders>
            <w:shd w:val="clear" w:color="auto" w:fill="auto"/>
            <w:vAlign w:val="center"/>
            <w:hideMark/>
          </w:tcPr>
          <w:p w14:paraId="52CC8C8C"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0.32 (0.17; 0.44)</w:t>
            </w:r>
          </w:p>
        </w:tc>
        <w:tc>
          <w:tcPr>
            <w:tcW w:w="1400" w:type="dxa"/>
            <w:tcBorders>
              <w:top w:val="nil"/>
              <w:left w:val="nil"/>
              <w:bottom w:val="nil"/>
              <w:right w:val="nil"/>
            </w:tcBorders>
            <w:shd w:val="clear" w:color="auto" w:fill="auto"/>
            <w:vAlign w:val="center"/>
            <w:hideMark/>
          </w:tcPr>
          <w:p w14:paraId="0C38C07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2.05 (1.60; 2.70)</w:t>
            </w:r>
          </w:p>
        </w:tc>
      </w:tr>
      <w:tr w:rsidR="00BD7167" w:rsidRPr="008C3D75" w14:paraId="771A9A4F" w14:textId="77777777" w:rsidTr="00BD7167">
        <w:trPr>
          <w:trHeight w:val="240"/>
          <w:jc w:val="center"/>
        </w:trPr>
        <w:tc>
          <w:tcPr>
            <w:tcW w:w="1400" w:type="dxa"/>
            <w:tcBorders>
              <w:top w:val="nil"/>
              <w:left w:val="nil"/>
              <w:bottom w:val="nil"/>
              <w:right w:val="nil"/>
            </w:tcBorders>
            <w:shd w:val="clear" w:color="auto" w:fill="auto"/>
            <w:vAlign w:val="center"/>
            <w:hideMark/>
          </w:tcPr>
          <w:p w14:paraId="131B4D76"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 xml:space="preserve">5-7 </w:t>
            </w:r>
            <w:r w:rsidRPr="008C3D75">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197751C1"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0.18 (0.11; 0.26)</w:t>
            </w:r>
          </w:p>
        </w:tc>
        <w:tc>
          <w:tcPr>
            <w:tcW w:w="1400" w:type="dxa"/>
            <w:tcBorders>
              <w:top w:val="nil"/>
              <w:left w:val="nil"/>
              <w:bottom w:val="nil"/>
              <w:right w:val="nil"/>
            </w:tcBorders>
            <w:shd w:val="clear" w:color="auto" w:fill="auto"/>
            <w:vAlign w:val="center"/>
            <w:hideMark/>
          </w:tcPr>
          <w:p w14:paraId="11882133"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3.55 (0.20; 5.40)</w:t>
            </w:r>
          </w:p>
        </w:tc>
        <w:tc>
          <w:tcPr>
            <w:tcW w:w="1400" w:type="dxa"/>
            <w:tcBorders>
              <w:top w:val="nil"/>
              <w:left w:val="nil"/>
              <w:bottom w:val="nil"/>
              <w:right w:val="nil"/>
            </w:tcBorders>
            <w:shd w:val="clear" w:color="auto" w:fill="auto"/>
            <w:vAlign w:val="center"/>
            <w:hideMark/>
          </w:tcPr>
          <w:p w14:paraId="2E6E4AF7"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0.12 (0.08; 0.18)</w:t>
            </w:r>
          </w:p>
        </w:tc>
        <w:tc>
          <w:tcPr>
            <w:tcW w:w="1400" w:type="dxa"/>
            <w:tcBorders>
              <w:top w:val="nil"/>
              <w:left w:val="nil"/>
              <w:bottom w:val="nil"/>
              <w:right w:val="nil"/>
            </w:tcBorders>
            <w:shd w:val="clear" w:color="auto" w:fill="auto"/>
            <w:vAlign w:val="center"/>
            <w:hideMark/>
          </w:tcPr>
          <w:p w14:paraId="583EAA5D"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3.95 (1.70; 5.70)</w:t>
            </w:r>
          </w:p>
        </w:tc>
      </w:tr>
      <w:tr w:rsidR="00BD7167" w:rsidRPr="008C3D75" w14:paraId="32218EE3" w14:textId="77777777" w:rsidTr="00BD7167">
        <w:trPr>
          <w:trHeight w:val="240"/>
          <w:jc w:val="center"/>
        </w:trPr>
        <w:tc>
          <w:tcPr>
            <w:tcW w:w="1400" w:type="dxa"/>
            <w:tcBorders>
              <w:top w:val="nil"/>
              <w:left w:val="nil"/>
              <w:bottom w:val="nil"/>
              <w:right w:val="nil"/>
            </w:tcBorders>
            <w:shd w:val="clear" w:color="auto" w:fill="auto"/>
            <w:vAlign w:val="center"/>
            <w:hideMark/>
          </w:tcPr>
          <w:p w14:paraId="529EB173"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 xml:space="preserve">3-5 </w:t>
            </w:r>
            <w:r w:rsidRPr="008C3D75">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2D0A6038"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0.55 (0.32; 0.72)</w:t>
            </w:r>
          </w:p>
        </w:tc>
        <w:tc>
          <w:tcPr>
            <w:tcW w:w="1400" w:type="dxa"/>
            <w:tcBorders>
              <w:top w:val="nil"/>
              <w:left w:val="nil"/>
              <w:bottom w:val="nil"/>
              <w:right w:val="nil"/>
            </w:tcBorders>
            <w:shd w:val="clear" w:color="000000" w:fill="92D050"/>
            <w:vAlign w:val="center"/>
            <w:hideMark/>
          </w:tcPr>
          <w:p w14:paraId="021A1D36"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3.45 (2.70; 4.10)</w:t>
            </w:r>
          </w:p>
        </w:tc>
        <w:tc>
          <w:tcPr>
            <w:tcW w:w="1400" w:type="dxa"/>
            <w:tcBorders>
              <w:top w:val="nil"/>
              <w:left w:val="nil"/>
              <w:bottom w:val="nil"/>
              <w:right w:val="nil"/>
            </w:tcBorders>
            <w:shd w:val="clear" w:color="auto" w:fill="auto"/>
            <w:vAlign w:val="center"/>
            <w:hideMark/>
          </w:tcPr>
          <w:p w14:paraId="3EDF646D"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0.27 (0.16; 0.36)</w:t>
            </w:r>
          </w:p>
        </w:tc>
        <w:tc>
          <w:tcPr>
            <w:tcW w:w="1400" w:type="dxa"/>
            <w:tcBorders>
              <w:top w:val="nil"/>
              <w:left w:val="nil"/>
              <w:bottom w:val="nil"/>
              <w:right w:val="nil"/>
            </w:tcBorders>
            <w:shd w:val="clear" w:color="auto" w:fill="auto"/>
            <w:vAlign w:val="center"/>
            <w:hideMark/>
          </w:tcPr>
          <w:p w14:paraId="1B1C9234"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2.30 (1.60; 3.10)</w:t>
            </w:r>
          </w:p>
        </w:tc>
      </w:tr>
      <w:tr w:rsidR="00BD7167" w:rsidRPr="008C3D75" w14:paraId="683E5F07" w14:textId="77777777" w:rsidTr="00BD7167">
        <w:trPr>
          <w:trHeight w:val="240"/>
          <w:jc w:val="center"/>
        </w:trPr>
        <w:tc>
          <w:tcPr>
            <w:tcW w:w="1400" w:type="dxa"/>
            <w:tcBorders>
              <w:top w:val="nil"/>
              <w:left w:val="nil"/>
              <w:bottom w:val="nil"/>
              <w:right w:val="nil"/>
            </w:tcBorders>
            <w:shd w:val="clear" w:color="auto" w:fill="auto"/>
            <w:vAlign w:val="center"/>
            <w:hideMark/>
          </w:tcPr>
          <w:p w14:paraId="4C736492"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 xml:space="preserve">2-8 </w:t>
            </w:r>
            <w:r w:rsidRPr="008C3D75">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01E6012C"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0.39 (0.25; 0.59)</w:t>
            </w:r>
          </w:p>
        </w:tc>
        <w:tc>
          <w:tcPr>
            <w:tcW w:w="1400" w:type="dxa"/>
            <w:tcBorders>
              <w:top w:val="nil"/>
              <w:left w:val="nil"/>
              <w:bottom w:val="nil"/>
              <w:right w:val="nil"/>
            </w:tcBorders>
            <w:shd w:val="clear" w:color="auto" w:fill="auto"/>
            <w:vAlign w:val="center"/>
            <w:hideMark/>
          </w:tcPr>
          <w:p w14:paraId="6FC79713"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2.50 (1.20; 3.90)</w:t>
            </w:r>
          </w:p>
        </w:tc>
        <w:tc>
          <w:tcPr>
            <w:tcW w:w="1400" w:type="dxa"/>
            <w:tcBorders>
              <w:top w:val="nil"/>
              <w:left w:val="nil"/>
              <w:bottom w:val="nil"/>
              <w:right w:val="nil"/>
            </w:tcBorders>
            <w:shd w:val="clear" w:color="auto" w:fill="auto"/>
            <w:vAlign w:val="center"/>
            <w:hideMark/>
          </w:tcPr>
          <w:p w14:paraId="56FBA68B"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0.19 (0.14; 0.31)</w:t>
            </w:r>
          </w:p>
        </w:tc>
        <w:tc>
          <w:tcPr>
            <w:tcW w:w="1400" w:type="dxa"/>
            <w:tcBorders>
              <w:top w:val="nil"/>
              <w:left w:val="nil"/>
              <w:bottom w:val="nil"/>
              <w:right w:val="nil"/>
            </w:tcBorders>
            <w:shd w:val="clear" w:color="auto" w:fill="auto"/>
            <w:vAlign w:val="center"/>
            <w:hideMark/>
          </w:tcPr>
          <w:p w14:paraId="0F310FF8"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2.10 (0.60; 5.10)</w:t>
            </w:r>
          </w:p>
        </w:tc>
      </w:tr>
      <w:tr w:rsidR="00BD7167" w:rsidRPr="008C3D75" w14:paraId="79DE644F" w14:textId="77777777" w:rsidTr="00BD7167">
        <w:trPr>
          <w:trHeight w:val="240"/>
          <w:jc w:val="center"/>
        </w:trPr>
        <w:tc>
          <w:tcPr>
            <w:tcW w:w="1400" w:type="dxa"/>
            <w:tcBorders>
              <w:top w:val="nil"/>
              <w:left w:val="nil"/>
              <w:bottom w:val="nil"/>
              <w:right w:val="nil"/>
            </w:tcBorders>
            <w:shd w:val="clear" w:color="auto" w:fill="auto"/>
            <w:vAlign w:val="center"/>
            <w:hideMark/>
          </w:tcPr>
          <w:p w14:paraId="3BD089C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 xml:space="preserve">4-8 </w:t>
            </w:r>
            <w:r w:rsidRPr="008C3D75">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4A416E68"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0.60 (0.40; 0.76)</w:t>
            </w:r>
          </w:p>
        </w:tc>
        <w:tc>
          <w:tcPr>
            <w:tcW w:w="1400" w:type="dxa"/>
            <w:tcBorders>
              <w:top w:val="nil"/>
              <w:left w:val="nil"/>
              <w:bottom w:val="nil"/>
              <w:right w:val="nil"/>
            </w:tcBorders>
            <w:shd w:val="clear" w:color="000000" w:fill="92D050"/>
            <w:vAlign w:val="center"/>
            <w:hideMark/>
          </w:tcPr>
          <w:p w14:paraId="4B355596"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2.20 (1.20; 3.90)</w:t>
            </w:r>
          </w:p>
        </w:tc>
        <w:tc>
          <w:tcPr>
            <w:tcW w:w="1400" w:type="dxa"/>
            <w:tcBorders>
              <w:top w:val="nil"/>
              <w:left w:val="nil"/>
              <w:bottom w:val="nil"/>
              <w:right w:val="nil"/>
            </w:tcBorders>
            <w:shd w:val="clear" w:color="auto" w:fill="auto"/>
            <w:vAlign w:val="center"/>
            <w:hideMark/>
          </w:tcPr>
          <w:p w14:paraId="5821321C"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0.38 (0.22; 0.49)</w:t>
            </w:r>
          </w:p>
        </w:tc>
        <w:tc>
          <w:tcPr>
            <w:tcW w:w="1400" w:type="dxa"/>
            <w:tcBorders>
              <w:top w:val="nil"/>
              <w:left w:val="nil"/>
              <w:bottom w:val="nil"/>
              <w:right w:val="nil"/>
            </w:tcBorders>
            <w:shd w:val="clear" w:color="auto" w:fill="auto"/>
            <w:vAlign w:val="center"/>
            <w:hideMark/>
          </w:tcPr>
          <w:p w14:paraId="0C8C351D"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2.10 (1.40; 2.70)</w:t>
            </w:r>
          </w:p>
        </w:tc>
      </w:tr>
      <w:tr w:rsidR="00BD7167" w:rsidRPr="008C3D75" w14:paraId="24805C06" w14:textId="77777777" w:rsidTr="00BD7167">
        <w:trPr>
          <w:trHeight w:val="240"/>
          <w:jc w:val="center"/>
        </w:trPr>
        <w:tc>
          <w:tcPr>
            <w:tcW w:w="1400" w:type="dxa"/>
            <w:tcBorders>
              <w:top w:val="nil"/>
              <w:left w:val="nil"/>
              <w:bottom w:val="nil"/>
              <w:right w:val="nil"/>
            </w:tcBorders>
            <w:shd w:val="clear" w:color="auto" w:fill="auto"/>
            <w:vAlign w:val="center"/>
            <w:hideMark/>
          </w:tcPr>
          <w:p w14:paraId="63BB358A"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 xml:space="preserve">6-8 </w:t>
            </w:r>
            <w:r w:rsidRPr="008C3D75">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2001DF4E"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-0.17 (0.10; 0.29)</w:t>
            </w:r>
          </w:p>
        </w:tc>
        <w:tc>
          <w:tcPr>
            <w:tcW w:w="1400" w:type="dxa"/>
            <w:tcBorders>
              <w:top w:val="nil"/>
              <w:left w:val="nil"/>
              <w:bottom w:val="nil"/>
              <w:right w:val="nil"/>
            </w:tcBorders>
            <w:shd w:val="clear" w:color="auto" w:fill="auto"/>
            <w:vAlign w:val="center"/>
            <w:hideMark/>
          </w:tcPr>
          <w:p w14:paraId="02E06398"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5.25 (1.40; 6.80)</w:t>
            </w:r>
          </w:p>
        </w:tc>
        <w:tc>
          <w:tcPr>
            <w:tcW w:w="1400" w:type="dxa"/>
            <w:tcBorders>
              <w:top w:val="nil"/>
              <w:left w:val="nil"/>
              <w:bottom w:val="nil"/>
              <w:right w:val="nil"/>
            </w:tcBorders>
            <w:shd w:val="clear" w:color="auto" w:fill="auto"/>
            <w:vAlign w:val="center"/>
            <w:hideMark/>
          </w:tcPr>
          <w:p w14:paraId="755970CB"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0.15 (0.12; 0.19)</w:t>
            </w:r>
          </w:p>
        </w:tc>
        <w:tc>
          <w:tcPr>
            <w:tcW w:w="1400" w:type="dxa"/>
            <w:tcBorders>
              <w:top w:val="nil"/>
              <w:left w:val="nil"/>
              <w:bottom w:val="nil"/>
              <w:right w:val="nil"/>
            </w:tcBorders>
            <w:shd w:val="clear" w:color="auto" w:fill="auto"/>
            <w:vAlign w:val="center"/>
            <w:hideMark/>
          </w:tcPr>
          <w:p w14:paraId="03490CE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3.55 (0.70; 6.00)</w:t>
            </w:r>
          </w:p>
        </w:tc>
      </w:tr>
      <w:tr w:rsidR="00BD7167" w:rsidRPr="008C3D75" w14:paraId="3232C60F" w14:textId="77777777" w:rsidTr="00BD7167">
        <w:trPr>
          <w:trHeight w:val="240"/>
          <w:jc w:val="center"/>
        </w:trPr>
        <w:tc>
          <w:tcPr>
            <w:tcW w:w="1400" w:type="dxa"/>
            <w:tcBorders>
              <w:top w:val="nil"/>
              <w:left w:val="nil"/>
              <w:bottom w:val="nil"/>
              <w:right w:val="nil"/>
            </w:tcBorders>
            <w:shd w:val="clear" w:color="auto" w:fill="auto"/>
            <w:vAlign w:val="center"/>
            <w:hideMark/>
          </w:tcPr>
          <w:p w14:paraId="6B5719D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 xml:space="preserve">4-6 </w:t>
            </w:r>
            <w:r w:rsidRPr="008C3D75">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078623EC"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0.53 (0.36; 0.68)</w:t>
            </w:r>
          </w:p>
        </w:tc>
        <w:tc>
          <w:tcPr>
            <w:tcW w:w="1400" w:type="dxa"/>
            <w:tcBorders>
              <w:top w:val="nil"/>
              <w:left w:val="nil"/>
              <w:bottom w:val="nil"/>
              <w:right w:val="nil"/>
            </w:tcBorders>
            <w:shd w:val="clear" w:color="000000" w:fill="92D050"/>
            <w:vAlign w:val="center"/>
            <w:hideMark/>
          </w:tcPr>
          <w:p w14:paraId="401CC2D1"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2.95 (1.40; 3.90)</w:t>
            </w:r>
          </w:p>
        </w:tc>
        <w:tc>
          <w:tcPr>
            <w:tcW w:w="1400" w:type="dxa"/>
            <w:tcBorders>
              <w:top w:val="nil"/>
              <w:left w:val="nil"/>
              <w:bottom w:val="nil"/>
              <w:right w:val="nil"/>
            </w:tcBorders>
            <w:shd w:val="clear" w:color="auto" w:fill="auto"/>
            <w:vAlign w:val="center"/>
            <w:hideMark/>
          </w:tcPr>
          <w:p w14:paraId="2A6A9A9A"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0.30 (0.19; 0.37)</w:t>
            </w:r>
          </w:p>
        </w:tc>
        <w:tc>
          <w:tcPr>
            <w:tcW w:w="1400" w:type="dxa"/>
            <w:tcBorders>
              <w:top w:val="nil"/>
              <w:left w:val="nil"/>
              <w:bottom w:val="nil"/>
              <w:right w:val="nil"/>
            </w:tcBorders>
            <w:shd w:val="clear" w:color="auto" w:fill="auto"/>
            <w:vAlign w:val="center"/>
            <w:hideMark/>
          </w:tcPr>
          <w:p w14:paraId="56B9D52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2.25 (1.90; 5.00)</w:t>
            </w:r>
          </w:p>
        </w:tc>
      </w:tr>
      <w:tr w:rsidR="00BD7167" w:rsidRPr="008C3D75" w14:paraId="460CA4D0" w14:textId="77777777" w:rsidTr="00BD7167">
        <w:trPr>
          <w:trHeight w:val="240"/>
          <w:jc w:val="center"/>
        </w:trPr>
        <w:tc>
          <w:tcPr>
            <w:tcW w:w="1400" w:type="dxa"/>
            <w:tcBorders>
              <w:top w:val="nil"/>
              <w:left w:val="nil"/>
              <w:bottom w:val="nil"/>
              <w:right w:val="nil"/>
            </w:tcBorders>
            <w:shd w:val="clear" w:color="auto" w:fill="auto"/>
            <w:vAlign w:val="center"/>
            <w:hideMark/>
          </w:tcPr>
          <w:p w14:paraId="60E4EA37"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 xml:space="preserve">3-15 </w:t>
            </w:r>
            <w:r w:rsidRPr="008C3D75">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48FA25BC"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0.54 (0.34; 0.74)</w:t>
            </w:r>
          </w:p>
        </w:tc>
        <w:tc>
          <w:tcPr>
            <w:tcW w:w="1400" w:type="dxa"/>
            <w:tcBorders>
              <w:top w:val="nil"/>
              <w:left w:val="nil"/>
              <w:bottom w:val="nil"/>
              <w:right w:val="nil"/>
            </w:tcBorders>
            <w:shd w:val="clear" w:color="000000" w:fill="92D050"/>
            <w:vAlign w:val="center"/>
            <w:hideMark/>
          </w:tcPr>
          <w:p w14:paraId="3F866A66"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3.60 (3.00; 4.10)</w:t>
            </w:r>
          </w:p>
        </w:tc>
        <w:tc>
          <w:tcPr>
            <w:tcW w:w="1400" w:type="dxa"/>
            <w:tcBorders>
              <w:top w:val="nil"/>
              <w:left w:val="nil"/>
              <w:bottom w:val="nil"/>
              <w:right w:val="nil"/>
            </w:tcBorders>
            <w:shd w:val="clear" w:color="auto" w:fill="auto"/>
            <w:vAlign w:val="center"/>
            <w:hideMark/>
          </w:tcPr>
          <w:p w14:paraId="22ACA16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0.26 (0.18; 0.52)</w:t>
            </w:r>
          </w:p>
        </w:tc>
        <w:tc>
          <w:tcPr>
            <w:tcW w:w="1400" w:type="dxa"/>
            <w:tcBorders>
              <w:top w:val="nil"/>
              <w:left w:val="nil"/>
              <w:bottom w:val="nil"/>
              <w:right w:val="nil"/>
            </w:tcBorders>
            <w:shd w:val="clear" w:color="auto" w:fill="auto"/>
            <w:vAlign w:val="center"/>
            <w:hideMark/>
          </w:tcPr>
          <w:p w14:paraId="53B79CF1"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2.45 (1.80; 3.20)</w:t>
            </w:r>
          </w:p>
        </w:tc>
      </w:tr>
      <w:tr w:rsidR="00BD7167" w:rsidRPr="008C3D75" w14:paraId="7D4E7FF1" w14:textId="77777777" w:rsidTr="00BD7167">
        <w:trPr>
          <w:trHeight w:val="240"/>
          <w:jc w:val="center"/>
        </w:trPr>
        <w:tc>
          <w:tcPr>
            <w:tcW w:w="1400" w:type="dxa"/>
            <w:tcBorders>
              <w:top w:val="nil"/>
              <w:left w:val="nil"/>
              <w:bottom w:val="nil"/>
              <w:right w:val="nil"/>
            </w:tcBorders>
            <w:shd w:val="clear" w:color="auto" w:fill="auto"/>
            <w:vAlign w:val="center"/>
            <w:hideMark/>
          </w:tcPr>
          <w:p w14:paraId="6E1BA28A"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 xml:space="preserve">13-15 </w:t>
            </w:r>
            <w:r w:rsidRPr="008C3D75">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35378650"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-0.28 (0.21; 0.41)</w:t>
            </w:r>
          </w:p>
        </w:tc>
        <w:tc>
          <w:tcPr>
            <w:tcW w:w="1400" w:type="dxa"/>
            <w:tcBorders>
              <w:top w:val="nil"/>
              <w:left w:val="nil"/>
              <w:bottom w:val="nil"/>
              <w:right w:val="nil"/>
            </w:tcBorders>
            <w:shd w:val="clear" w:color="auto" w:fill="auto"/>
            <w:vAlign w:val="center"/>
            <w:hideMark/>
          </w:tcPr>
          <w:p w14:paraId="2E288068"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5.35 (3.50; 6.90)</w:t>
            </w:r>
          </w:p>
        </w:tc>
        <w:tc>
          <w:tcPr>
            <w:tcW w:w="1400" w:type="dxa"/>
            <w:tcBorders>
              <w:top w:val="nil"/>
              <w:left w:val="nil"/>
              <w:bottom w:val="nil"/>
              <w:right w:val="nil"/>
            </w:tcBorders>
            <w:shd w:val="clear" w:color="auto" w:fill="auto"/>
            <w:vAlign w:val="center"/>
            <w:hideMark/>
          </w:tcPr>
          <w:p w14:paraId="62D2EB59"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0.15 (0.07; 0.21)</w:t>
            </w:r>
          </w:p>
        </w:tc>
        <w:tc>
          <w:tcPr>
            <w:tcW w:w="1400" w:type="dxa"/>
            <w:tcBorders>
              <w:top w:val="nil"/>
              <w:left w:val="nil"/>
              <w:bottom w:val="nil"/>
              <w:right w:val="nil"/>
            </w:tcBorders>
            <w:shd w:val="clear" w:color="auto" w:fill="auto"/>
            <w:vAlign w:val="center"/>
            <w:hideMark/>
          </w:tcPr>
          <w:p w14:paraId="509B9FC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2.85 (1.00; 4.60)</w:t>
            </w:r>
          </w:p>
        </w:tc>
      </w:tr>
      <w:tr w:rsidR="00BD7167" w:rsidRPr="008C3D75" w14:paraId="381A4C50" w14:textId="77777777" w:rsidTr="00BD7167">
        <w:trPr>
          <w:trHeight w:val="240"/>
          <w:jc w:val="center"/>
        </w:trPr>
        <w:tc>
          <w:tcPr>
            <w:tcW w:w="1400" w:type="dxa"/>
            <w:tcBorders>
              <w:top w:val="nil"/>
              <w:left w:val="nil"/>
              <w:bottom w:val="nil"/>
              <w:right w:val="nil"/>
            </w:tcBorders>
            <w:shd w:val="clear" w:color="auto" w:fill="auto"/>
            <w:vAlign w:val="center"/>
            <w:hideMark/>
          </w:tcPr>
          <w:p w14:paraId="478F4626"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 xml:space="preserve">4-16 </w:t>
            </w:r>
            <w:r w:rsidRPr="008C3D75">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5E82F48C"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0.51 (0.21; 0.71)</w:t>
            </w:r>
          </w:p>
        </w:tc>
        <w:tc>
          <w:tcPr>
            <w:tcW w:w="1400" w:type="dxa"/>
            <w:tcBorders>
              <w:top w:val="nil"/>
              <w:left w:val="nil"/>
              <w:bottom w:val="nil"/>
              <w:right w:val="nil"/>
            </w:tcBorders>
            <w:shd w:val="clear" w:color="000000" w:fill="92D050"/>
            <w:vAlign w:val="center"/>
            <w:hideMark/>
          </w:tcPr>
          <w:p w14:paraId="60EC8968"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2.30 (0.70; 4.10)</w:t>
            </w:r>
          </w:p>
        </w:tc>
        <w:tc>
          <w:tcPr>
            <w:tcW w:w="1400" w:type="dxa"/>
            <w:tcBorders>
              <w:top w:val="nil"/>
              <w:left w:val="nil"/>
              <w:bottom w:val="nil"/>
              <w:right w:val="nil"/>
            </w:tcBorders>
            <w:shd w:val="clear" w:color="auto" w:fill="auto"/>
            <w:vAlign w:val="center"/>
            <w:hideMark/>
          </w:tcPr>
          <w:p w14:paraId="6D603FDB"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0.32 (0.22; 0.46)</w:t>
            </w:r>
          </w:p>
        </w:tc>
        <w:tc>
          <w:tcPr>
            <w:tcW w:w="1400" w:type="dxa"/>
            <w:tcBorders>
              <w:top w:val="nil"/>
              <w:left w:val="nil"/>
              <w:bottom w:val="nil"/>
              <w:right w:val="nil"/>
            </w:tcBorders>
            <w:shd w:val="clear" w:color="auto" w:fill="auto"/>
            <w:vAlign w:val="center"/>
            <w:hideMark/>
          </w:tcPr>
          <w:p w14:paraId="207EB609"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2.40 (2.00; 6.50)</w:t>
            </w:r>
          </w:p>
        </w:tc>
      </w:tr>
      <w:tr w:rsidR="00BD7167" w:rsidRPr="008C3D75" w14:paraId="36A7AA18" w14:textId="77777777" w:rsidTr="00BD7167">
        <w:trPr>
          <w:trHeight w:val="240"/>
          <w:jc w:val="center"/>
        </w:trPr>
        <w:tc>
          <w:tcPr>
            <w:tcW w:w="1400" w:type="dxa"/>
            <w:tcBorders>
              <w:top w:val="nil"/>
              <w:left w:val="nil"/>
              <w:bottom w:val="nil"/>
              <w:right w:val="nil"/>
            </w:tcBorders>
            <w:shd w:val="clear" w:color="auto" w:fill="auto"/>
            <w:vAlign w:val="center"/>
            <w:hideMark/>
          </w:tcPr>
          <w:p w14:paraId="63EE791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 xml:space="preserve">14-16 </w:t>
            </w:r>
            <w:r w:rsidRPr="008C3D75">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4EA96EDB"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0.31 (0.20; 0.44)</w:t>
            </w:r>
          </w:p>
        </w:tc>
        <w:tc>
          <w:tcPr>
            <w:tcW w:w="1400" w:type="dxa"/>
            <w:tcBorders>
              <w:top w:val="nil"/>
              <w:left w:val="nil"/>
              <w:bottom w:val="nil"/>
              <w:right w:val="nil"/>
            </w:tcBorders>
            <w:shd w:val="clear" w:color="auto" w:fill="auto"/>
            <w:vAlign w:val="center"/>
            <w:hideMark/>
          </w:tcPr>
          <w:p w14:paraId="550EA42B"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3.50 (0.30; 6.90)</w:t>
            </w:r>
          </w:p>
        </w:tc>
        <w:tc>
          <w:tcPr>
            <w:tcW w:w="1400" w:type="dxa"/>
            <w:tcBorders>
              <w:top w:val="nil"/>
              <w:left w:val="nil"/>
              <w:bottom w:val="nil"/>
              <w:right w:val="nil"/>
            </w:tcBorders>
            <w:shd w:val="clear" w:color="auto" w:fill="auto"/>
            <w:vAlign w:val="center"/>
            <w:hideMark/>
          </w:tcPr>
          <w:p w14:paraId="2DBCF2F1"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0.21 (0.12; 0.31)</w:t>
            </w:r>
          </w:p>
        </w:tc>
        <w:tc>
          <w:tcPr>
            <w:tcW w:w="1400" w:type="dxa"/>
            <w:tcBorders>
              <w:top w:val="nil"/>
              <w:left w:val="nil"/>
              <w:bottom w:val="nil"/>
              <w:right w:val="nil"/>
            </w:tcBorders>
            <w:shd w:val="clear" w:color="auto" w:fill="auto"/>
            <w:vAlign w:val="center"/>
            <w:hideMark/>
          </w:tcPr>
          <w:p w14:paraId="44C0E1EA"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1.85 (0.20; 4.10)</w:t>
            </w:r>
          </w:p>
        </w:tc>
      </w:tr>
      <w:tr w:rsidR="00BD7167" w:rsidRPr="008C3D75" w14:paraId="46BE4112" w14:textId="77777777" w:rsidTr="00BD7167">
        <w:trPr>
          <w:trHeight w:val="240"/>
          <w:jc w:val="center"/>
        </w:trPr>
        <w:tc>
          <w:tcPr>
            <w:tcW w:w="1400" w:type="dxa"/>
            <w:tcBorders>
              <w:top w:val="single" w:sz="4" w:space="0" w:color="auto"/>
              <w:left w:val="nil"/>
              <w:bottom w:val="nil"/>
              <w:right w:val="nil"/>
            </w:tcBorders>
            <w:shd w:val="clear" w:color="auto" w:fill="auto"/>
            <w:vAlign w:val="center"/>
            <w:hideMark/>
          </w:tcPr>
          <w:p w14:paraId="59353D9F"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SBP (mmHg)</w:t>
            </w:r>
          </w:p>
        </w:tc>
        <w:tc>
          <w:tcPr>
            <w:tcW w:w="1400" w:type="dxa"/>
            <w:tcBorders>
              <w:top w:val="single" w:sz="4" w:space="0" w:color="auto"/>
              <w:left w:val="nil"/>
              <w:bottom w:val="nil"/>
              <w:right w:val="nil"/>
            </w:tcBorders>
            <w:shd w:val="clear" w:color="000000" w:fill="92D050"/>
            <w:vAlign w:val="center"/>
            <w:hideMark/>
          </w:tcPr>
          <w:p w14:paraId="6A89F3F8"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0.67 (0.57; 0.72)</w:t>
            </w:r>
          </w:p>
        </w:tc>
        <w:tc>
          <w:tcPr>
            <w:tcW w:w="1400" w:type="dxa"/>
            <w:tcBorders>
              <w:top w:val="single" w:sz="4" w:space="0" w:color="auto"/>
              <w:left w:val="nil"/>
              <w:bottom w:val="nil"/>
              <w:right w:val="nil"/>
            </w:tcBorders>
            <w:shd w:val="clear" w:color="000000" w:fill="92D050"/>
            <w:vAlign w:val="center"/>
            <w:hideMark/>
          </w:tcPr>
          <w:p w14:paraId="496170EC"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2.00 (1.60; 2.50)</w:t>
            </w:r>
          </w:p>
        </w:tc>
        <w:tc>
          <w:tcPr>
            <w:tcW w:w="1400" w:type="dxa"/>
            <w:tcBorders>
              <w:top w:val="single" w:sz="4" w:space="0" w:color="auto"/>
              <w:left w:val="nil"/>
              <w:bottom w:val="nil"/>
              <w:right w:val="nil"/>
            </w:tcBorders>
            <w:shd w:val="clear" w:color="auto" w:fill="auto"/>
            <w:vAlign w:val="center"/>
            <w:hideMark/>
          </w:tcPr>
          <w:p w14:paraId="3A35E2E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0.31 (0.24; 0.47)</w:t>
            </w:r>
          </w:p>
        </w:tc>
        <w:tc>
          <w:tcPr>
            <w:tcW w:w="1400" w:type="dxa"/>
            <w:tcBorders>
              <w:top w:val="single" w:sz="4" w:space="0" w:color="auto"/>
              <w:left w:val="nil"/>
              <w:bottom w:val="nil"/>
              <w:right w:val="nil"/>
            </w:tcBorders>
            <w:shd w:val="clear" w:color="auto" w:fill="auto"/>
            <w:vAlign w:val="center"/>
            <w:hideMark/>
          </w:tcPr>
          <w:p w14:paraId="404F8C18"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1.90 (1.70; 2.10)</w:t>
            </w:r>
          </w:p>
        </w:tc>
      </w:tr>
      <w:tr w:rsidR="00BD7167" w:rsidRPr="008C3D75" w14:paraId="6DF0C868" w14:textId="77777777" w:rsidTr="00BD7167">
        <w:trPr>
          <w:trHeight w:val="240"/>
          <w:jc w:val="center"/>
        </w:trPr>
        <w:tc>
          <w:tcPr>
            <w:tcW w:w="1400" w:type="dxa"/>
            <w:tcBorders>
              <w:top w:val="nil"/>
              <w:left w:val="nil"/>
              <w:bottom w:val="nil"/>
              <w:right w:val="nil"/>
            </w:tcBorders>
            <w:shd w:val="clear" w:color="auto" w:fill="auto"/>
            <w:vAlign w:val="center"/>
            <w:hideMark/>
          </w:tcPr>
          <w:p w14:paraId="0BD32CE7"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DBP (mmHg)</w:t>
            </w:r>
          </w:p>
        </w:tc>
        <w:tc>
          <w:tcPr>
            <w:tcW w:w="1400" w:type="dxa"/>
            <w:tcBorders>
              <w:top w:val="nil"/>
              <w:left w:val="nil"/>
              <w:bottom w:val="nil"/>
              <w:right w:val="nil"/>
            </w:tcBorders>
            <w:shd w:val="clear" w:color="000000" w:fill="92D050"/>
            <w:vAlign w:val="center"/>
            <w:hideMark/>
          </w:tcPr>
          <w:p w14:paraId="3F6E59D5"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0.64 (0.51; 0.74)</w:t>
            </w:r>
          </w:p>
        </w:tc>
        <w:tc>
          <w:tcPr>
            <w:tcW w:w="1400" w:type="dxa"/>
            <w:tcBorders>
              <w:top w:val="nil"/>
              <w:left w:val="nil"/>
              <w:bottom w:val="nil"/>
              <w:right w:val="nil"/>
            </w:tcBorders>
            <w:shd w:val="clear" w:color="000000" w:fill="92D050"/>
            <w:vAlign w:val="center"/>
            <w:hideMark/>
          </w:tcPr>
          <w:p w14:paraId="077917E6"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0.80 (0.20; 1.40)</w:t>
            </w:r>
          </w:p>
        </w:tc>
        <w:tc>
          <w:tcPr>
            <w:tcW w:w="1400" w:type="dxa"/>
            <w:tcBorders>
              <w:top w:val="nil"/>
              <w:left w:val="nil"/>
              <w:bottom w:val="nil"/>
              <w:right w:val="nil"/>
            </w:tcBorders>
            <w:shd w:val="clear" w:color="auto" w:fill="auto"/>
            <w:vAlign w:val="center"/>
            <w:hideMark/>
          </w:tcPr>
          <w:p w14:paraId="4B968C06"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0.23 (0.15; 0.36)</w:t>
            </w:r>
          </w:p>
        </w:tc>
        <w:tc>
          <w:tcPr>
            <w:tcW w:w="1400" w:type="dxa"/>
            <w:tcBorders>
              <w:top w:val="nil"/>
              <w:left w:val="nil"/>
              <w:bottom w:val="nil"/>
              <w:right w:val="nil"/>
            </w:tcBorders>
            <w:shd w:val="clear" w:color="auto" w:fill="auto"/>
            <w:vAlign w:val="center"/>
            <w:hideMark/>
          </w:tcPr>
          <w:p w14:paraId="6986A83B"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1.10 (0.70; 1.40)</w:t>
            </w:r>
          </w:p>
        </w:tc>
      </w:tr>
      <w:tr w:rsidR="00BD7167" w:rsidRPr="008C3D75" w14:paraId="03287311" w14:textId="77777777" w:rsidTr="00BD7167">
        <w:trPr>
          <w:trHeight w:val="240"/>
          <w:jc w:val="center"/>
        </w:trPr>
        <w:tc>
          <w:tcPr>
            <w:tcW w:w="1400" w:type="dxa"/>
            <w:tcBorders>
              <w:top w:val="nil"/>
              <w:left w:val="nil"/>
              <w:bottom w:val="nil"/>
              <w:right w:val="nil"/>
            </w:tcBorders>
            <w:shd w:val="clear" w:color="auto" w:fill="auto"/>
            <w:vAlign w:val="center"/>
            <w:hideMark/>
          </w:tcPr>
          <w:p w14:paraId="494529FA"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PP (mmHg)</w:t>
            </w:r>
          </w:p>
        </w:tc>
        <w:tc>
          <w:tcPr>
            <w:tcW w:w="1400" w:type="dxa"/>
            <w:tcBorders>
              <w:top w:val="nil"/>
              <w:left w:val="nil"/>
              <w:bottom w:val="nil"/>
              <w:right w:val="nil"/>
            </w:tcBorders>
            <w:shd w:val="clear" w:color="000000" w:fill="92D050"/>
            <w:vAlign w:val="center"/>
            <w:hideMark/>
          </w:tcPr>
          <w:p w14:paraId="7D6840BF"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0.70 (0.60; 0.79)</w:t>
            </w:r>
          </w:p>
        </w:tc>
        <w:tc>
          <w:tcPr>
            <w:tcW w:w="1400" w:type="dxa"/>
            <w:tcBorders>
              <w:top w:val="nil"/>
              <w:left w:val="nil"/>
              <w:bottom w:val="nil"/>
              <w:right w:val="nil"/>
            </w:tcBorders>
            <w:shd w:val="clear" w:color="000000" w:fill="92D050"/>
            <w:vAlign w:val="center"/>
            <w:hideMark/>
          </w:tcPr>
          <w:p w14:paraId="2388D2EE"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2.90 (2.50; 3.40)</w:t>
            </w:r>
          </w:p>
        </w:tc>
        <w:tc>
          <w:tcPr>
            <w:tcW w:w="1400" w:type="dxa"/>
            <w:tcBorders>
              <w:top w:val="nil"/>
              <w:left w:val="nil"/>
              <w:bottom w:val="nil"/>
              <w:right w:val="nil"/>
            </w:tcBorders>
            <w:shd w:val="clear" w:color="auto" w:fill="auto"/>
            <w:vAlign w:val="center"/>
            <w:hideMark/>
          </w:tcPr>
          <w:p w14:paraId="5310AB88"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0.45 (0.30; 0.56)</w:t>
            </w:r>
          </w:p>
        </w:tc>
        <w:tc>
          <w:tcPr>
            <w:tcW w:w="1400" w:type="dxa"/>
            <w:tcBorders>
              <w:top w:val="nil"/>
              <w:left w:val="nil"/>
              <w:bottom w:val="nil"/>
              <w:right w:val="nil"/>
            </w:tcBorders>
            <w:shd w:val="clear" w:color="auto" w:fill="auto"/>
            <w:vAlign w:val="center"/>
            <w:hideMark/>
          </w:tcPr>
          <w:p w14:paraId="41916DA7"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2.25 (1.90; 2.80)</w:t>
            </w:r>
          </w:p>
        </w:tc>
      </w:tr>
      <w:tr w:rsidR="00BD7167" w:rsidRPr="008C3D75" w14:paraId="319626E8" w14:textId="77777777" w:rsidTr="00BD7167">
        <w:trPr>
          <w:trHeight w:val="240"/>
          <w:jc w:val="center"/>
        </w:trPr>
        <w:tc>
          <w:tcPr>
            <w:tcW w:w="1400" w:type="dxa"/>
            <w:tcBorders>
              <w:top w:val="nil"/>
              <w:left w:val="nil"/>
              <w:bottom w:val="nil"/>
              <w:right w:val="nil"/>
            </w:tcBorders>
            <w:shd w:val="clear" w:color="auto" w:fill="auto"/>
            <w:vAlign w:val="center"/>
            <w:hideMark/>
          </w:tcPr>
          <w:p w14:paraId="41D30D0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MBP (mmHg)</w:t>
            </w:r>
          </w:p>
        </w:tc>
        <w:tc>
          <w:tcPr>
            <w:tcW w:w="1400" w:type="dxa"/>
            <w:tcBorders>
              <w:top w:val="nil"/>
              <w:left w:val="nil"/>
              <w:bottom w:val="nil"/>
              <w:right w:val="nil"/>
            </w:tcBorders>
            <w:shd w:val="clear" w:color="000000" w:fill="92D050"/>
            <w:vAlign w:val="center"/>
            <w:hideMark/>
          </w:tcPr>
          <w:p w14:paraId="58A75B59"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0.64 (0.54; 0.72)</w:t>
            </w:r>
          </w:p>
        </w:tc>
        <w:tc>
          <w:tcPr>
            <w:tcW w:w="1400" w:type="dxa"/>
            <w:tcBorders>
              <w:top w:val="nil"/>
              <w:left w:val="nil"/>
              <w:bottom w:val="nil"/>
              <w:right w:val="nil"/>
            </w:tcBorders>
            <w:shd w:val="clear" w:color="000000" w:fill="92D050"/>
            <w:vAlign w:val="center"/>
            <w:hideMark/>
          </w:tcPr>
          <w:p w14:paraId="276850B5"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1.20 (0.90; 1.80)</w:t>
            </w:r>
          </w:p>
        </w:tc>
        <w:tc>
          <w:tcPr>
            <w:tcW w:w="1400" w:type="dxa"/>
            <w:tcBorders>
              <w:top w:val="nil"/>
              <w:left w:val="nil"/>
              <w:bottom w:val="nil"/>
              <w:right w:val="nil"/>
            </w:tcBorders>
            <w:shd w:val="clear" w:color="auto" w:fill="auto"/>
            <w:vAlign w:val="center"/>
            <w:hideMark/>
          </w:tcPr>
          <w:p w14:paraId="67ECEE64"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0.26 (0.17; 0.37)</w:t>
            </w:r>
          </w:p>
        </w:tc>
        <w:tc>
          <w:tcPr>
            <w:tcW w:w="1400" w:type="dxa"/>
            <w:tcBorders>
              <w:top w:val="nil"/>
              <w:left w:val="nil"/>
              <w:bottom w:val="nil"/>
              <w:right w:val="nil"/>
            </w:tcBorders>
            <w:shd w:val="clear" w:color="auto" w:fill="auto"/>
            <w:vAlign w:val="center"/>
            <w:hideMark/>
          </w:tcPr>
          <w:p w14:paraId="07826CD7"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1.50 (1.20; 1.80)</w:t>
            </w:r>
          </w:p>
        </w:tc>
      </w:tr>
      <w:tr w:rsidR="00BD7167" w:rsidRPr="008C3D75" w14:paraId="7C54347A" w14:textId="77777777" w:rsidTr="00BD7167">
        <w:trPr>
          <w:trHeight w:val="240"/>
          <w:jc w:val="center"/>
        </w:trPr>
        <w:tc>
          <w:tcPr>
            <w:tcW w:w="1400" w:type="dxa"/>
            <w:tcBorders>
              <w:top w:val="nil"/>
              <w:left w:val="nil"/>
              <w:bottom w:val="nil"/>
              <w:right w:val="nil"/>
            </w:tcBorders>
            <w:shd w:val="clear" w:color="auto" w:fill="auto"/>
            <w:vAlign w:val="center"/>
            <w:hideMark/>
          </w:tcPr>
          <w:p w14:paraId="685F71F6"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R-SBP (s)</w:t>
            </w:r>
          </w:p>
        </w:tc>
        <w:tc>
          <w:tcPr>
            <w:tcW w:w="1400" w:type="dxa"/>
            <w:tcBorders>
              <w:top w:val="nil"/>
              <w:left w:val="nil"/>
              <w:bottom w:val="nil"/>
              <w:right w:val="nil"/>
            </w:tcBorders>
            <w:shd w:val="clear" w:color="000000" w:fill="92D050"/>
            <w:vAlign w:val="center"/>
            <w:hideMark/>
          </w:tcPr>
          <w:p w14:paraId="30A3E8D9"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-0.83 (0.65; 0.89)</w:t>
            </w:r>
          </w:p>
        </w:tc>
        <w:tc>
          <w:tcPr>
            <w:tcW w:w="1400" w:type="dxa"/>
            <w:tcBorders>
              <w:top w:val="nil"/>
              <w:left w:val="nil"/>
              <w:bottom w:val="nil"/>
              <w:right w:val="nil"/>
            </w:tcBorders>
            <w:shd w:val="clear" w:color="000000" w:fill="92D050"/>
            <w:vAlign w:val="center"/>
            <w:hideMark/>
          </w:tcPr>
          <w:p w14:paraId="1B2897B0"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7.25 (6.60; 7.80)</w:t>
            </w:r>
          </w:p>
        </w:tc>
        <w:tc>
          <w:tcPr>
            <w:tcW w:w="1400" w:type="dxa"/>
            <w:tcBorders>
              <w:top w:val="nil"/>
              <w:left w:val="nil"/>
              <w:bottom w:val="nil"/>
              <w:right w:val="nil"/>
            </w:tcBorders>
            <w:shd w:val="clear" w:color="auto" w:fill="auto"/>
            <w:vAlign w:val="center"/>
            <w:hideMark/>
          </w:tcPr>
          <w:p w14:paraId="7F50000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0.38 (0.21; 0.52)</w:t>
            </w:r>
          </w:p>
        </w:tc>
        <w:tc>
          <w:tcPr>
            <w:tcW w:w="1400" w:type="dxa"/>
            <w:tcBorders>
              <w:top w:val="nil"/>
              <w:left w:val="nil"/>
              <w:bottom w:val="nil"/>
              <w:right w:val="nil"/>
            </w:tcBorders>
            <w:shd w:val="clear" w:color="auto" w:fill="auto"/>
            <w:vAlign w:val="center"/>
            <w:hideMark/>
          </w:tcPr>
          <w:p w14:paraId="3B1DABCA"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0.25 (0.00; 5.00)</w:t>
            </w:r>
          </w:p>
        </w:tc>
      </w:tr>
      <w:tr w:rsidR="00BD7167" w:rsidRPr="008C3D75" w14:paraId="01AED7BD" w14:textId="77777777" w:rsidTr="00BD7167">
        <w:trPr>
          <w:trHeight w:val="240"/>
          <w:jc w:val="center"/>
        </w:trPr>
        <w:tc>
          <w:tcPr>
            <w:tcW w:w="1400" w:type="dxa"/>
            <w:tcBorders>
              <w:top w:val="nil"/>
              <w:left w:val="nil"/>
              <w:bottom w:val="single" w:sz="4" w:space="0" w:color="auto"/>
              <w:right w:val="nil"/>
            </w:tcBorders>
            <w:shd w:val="clear" w:color="auto" w:fill="auto"/>
            <w:vAlign w:val="center"/>
            <w:hideMark/>
          </w:tcPr>
          <w:p w14:paraId="456E3331"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R-DBP (s)</w:t>
            </w:r>
          </w:p>
        </w:tc>
        <w:tc>
          <w:tcPr>
            <w:tcW w:w="1400" w:type="dxa"/>
            <w:tcBorders>
              <w:top w:val="nil"/>
              <w:left w:val="nil"/>
              <w:bottom w:val="single" w:sz="4" w:space="0" w:color="auto"/>
              <w:right w:val="nil"/>
            </w:tcBorders>
            <w:shd w:val="clear" w:color="000000" w:fill="92D050"/>
            <w:vAlign w:val="center"/>
            <w:hideMark/>
          </w:tcPr>
          <w:p w14:paraId="2FAEB6D8"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-0.78 (0.66; 0.84)</w:t>
            </w:r>
          </w:p>
        </w:tc>
        <w:tc>
          <w:tcPr>
            <w:tcW w:w="1400" w:type="dxa"/>
            <w:tcBorders>
              <w:top w:val="nil"/>
              <w:left w:val="nil"/>
              <w:bottom w:val="single" w:sz="4" w:space="0" w:color="auto"/>
              <w:right w:val="nil"/>
            </w:tcBorders>
            <w:shd w:val="clear" w:color="000000" w:fill="92D050"/>
            <w:vAlign w:val="center"/>
            <w:hideMark/>
          </w:tcPr>
          <w:p w14:paraId="5CA9405A"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7.75 (7.20; 7.80)</w:t>
            </w:r>
          </w:p>
        </w:tc>
        <w:tc>
          <w:tcPr>
            <w:tcW w:w="1400" w:type="dxa"/>
            <w:tcBorders>
              <w:top w:val="nil"/>
              <w:left w:val="nil"/>
              <w:bottom w:val="single" w:sz="4" w:space="0" w:color="auto"/>
              <w:right w:val="nil"/>
            </w:tcBorders>
            <w:shd w:val="clear" w:color="auto" w:fill="auto"/>
            <w:vAlign w:val="center"/>
            <w:hideMark/>
          </w:tcPr>
          <w:p w14:paraId="6416AC43"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0.41 (0.22; 0.57)</w:t>
            </w:r>
          </w:p>
        </w:tc>
        <w:tc>
          <w:tcPr>
            <w:tcW w:w="1400" w:type="dxa"/>
            <w:tcBorders>
              <w:top w:val="nil"/>
              <w:left w:val="nil"/>
              <w:bottom w:val="single" w:sz="4" w:space="0" w:color="auto"/>
              <w:right w:val="nil"/>
            </w:tcBorders>
            <w:shd w:val="clear" w:color="auto" w:fill="auto"/>
            <w:vAlign w:val="center"/>
            <w:hideMark/>
          </w:tcPr>
          <w:p w14:paraId="54DB71F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0.10 (0.00; 4.10)</w:t>
            </w:r>
          </w:p>
        </w:tc>
      </w:tr>
      <w:tr w:rsidR="00BD7167" w:rsidRPr="008C3D75" w14:paraId="69A48834" w14:textId="77777777" w:rsidTr="00BD7167">
        <w:trPr>
          <w:trHeight w:val="240"/>
          <w:jc w:val="center"/>
        </w:trPr>
        <w:tc>
          <w:tcPr>
            <w:tcW w:w="1400" w:type="dxa"/>
            <w:tcBorders>
              <w:top w:val="nil"/>
              <w:left w:val="nil"/>
              <w:bottom w:val="nil"/>
              <w:right w:val="nil"/>
            </w:tcBorders>
            <w:shd w:val="clear" w:color="auto" w:fill="auto"/>
            <w:vAlign w:val="center"/>
            <w:hideMark/>
          </w:tcPr>
          <w:p w14:paraId="2B970F14"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R-S1 (s)</w:t>
            </w:r>
          </w:p>
        </w:tc>
        <w:tc>
          <w:tcPr>
            <w:tcW w:w="1400" w:type="dxa"/>
            <w:tcBorders>
              <w:top w:val="nil"/>
              <w:left w:val="nil"/>
              <w:bottom w:val="nil"/>
              <w:right w:val="nil"/>
            </w:tcBorders>
            <w:shd w:val="clear" w:color="000000" w:fill="92D050"/>
            <w:vAlign w:val="center"/>
            <w:hideMark/>
          </w:tcPr>
          <w:p w14:paraId="5D2A4C8E"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0.58 (0.36; 0.69)</w:t>
            </w:r>
          </w:p>
        </w:tc>
        <w:tc>
          <w:tcPr>
            <w:tcW w:w="1400" w:type="dxa"/>
            <w:tcBorders>
              <w:top w:val="nil"/>
              <w:left w:val="nil"/>
              <w:bottom w:val="nil"/>
              <w:right w:val="nil"/>
            </w:tcBorders>
            <w:shd w:val="clear" w:color="000000" w:fill="92D050"/>
            <w:vAlign w:val="center"/>
            <w:hideMark/>
          </w:tcPr>
          <w:p w14:paraId="3AC7CFB5"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4.80 (0.10; 7.70)</w:t>
            </w:r>
          </w:p>
        </w:tc>
        <w:tc>
          <w:tcPr>
            <w:tcW w:w="1400" w:type="dxa"/>
            <w:tcBorders>
              <w:top w:val="nil"/>
              <w:left w:val="nil"/>
              <w:bottom w:val="nil"/>
              <w:right w:val="nil"/>
            </w:tcBorders>
            <w:shd w:val="clear" w:color="auto" w:fill="auto"/>
            <w:vAlign w:val="center"/>
            <w:hideMark/>
          </w:tcPr>
          <w:p w14:paraId="1E7830B7"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0.32 (0.09; 0.56)</w:t>
            </w:r>
          </w:p>
        </w:tc>
        <w:tc>
          <w:tcPr>
            <w:tcW w:w="1400" w:type="dxa"/>
            <w:tcBorders>
              <w:top w:val="nil"/>
              <w:left w:val="nil"/>
              <w:bottom w:val="nil"/>
              <w:right w:val="nil"/>
            </w:tcBorders>
            <w:shd w:val="clear" w:color="auto" w:fill="auto"/>
            <w:vAlign w:val="center"/>
            <w:hideMark/>
          </w:tcPr>
          <w:p w14:paraId="03F1ADC8"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3.00 (0.00; 4.30)</w:t>
            </w:r>
          </w:p>
        </w:tc>
      </w:tr>
      <w:tr w:rsidR="00BD7167" w:rsidRPr="008C3D75" w14:paraId="220C6EE7" w14:textId="77777777" w:rsidTr="00BD7167">
        <w:trPr>
          <w:trHeight w:val="240"/>
          <w:jc w:val="center"/>
        </w:trPr>
        <w:tc>
          <w:tcPr>
            <w:tcW w:w="1400" w:type="dxa"/>
            <w:tcBorders>
              <w:top w:val="nil"/>
              <w:left w:val="nil"/>
              <w:bottom w:val="nil"/>
              <w:right w:val="nil"/>
            </w:tcBorders>
            <w:shd w:val="clear" w:color="auto" w:fill="auto"/>
            <w:vAlign w:val="center"/>
            <w:hideMark/>
          </w:tcPr>
          <w:p w14:paraId="680A15B8"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R-S2 (s)</w:t>
            </w:r>
          </w:p>
        </w:tc>
        <w:tc>
          <w:tcPr>
            <w:tcW w:w="1400" w:type="dxa"/>
            <w:tcBorders>
              <w:top w:val="nil"/>
              <w:left w:val="nil"/>
              <w:bottom w:val="nil"/>
              <w:right w:val="nil"/>
            </w:tcBorders>
            <w:shd w:val="clear" w:color="auto" w:fill="auto"/>
            <w:vAlign w:val="center"/>
            <w:hideMark/>
          </w:tcPr>
          <w:p w14:paraId="65F02416"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0.49 (0.32; 0.63)</w:t>
            </w:r>
          </w:p>
        </w:tc>
        <w:tc>
          <w:tcPr>
            <w:tcW w:w="1400" w:type="dxa"/>
            <w:tcBorders>
              <w:top w:val="nil"/>
              <w:left w:val="nil"/>
              <w:bottom w:val="nil"/>
              <w:right w:val="nil"/>
            </w:tcBorders>
            <w:shd w:val="clear" w:color="auto" w:fill="auto"/>
            <w:vAlign w:val="center"/>
            <w:hideMark/>
          </w:tcPr>
          <w:p w14:paraId="48A53D94"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2.40 (1.20; 3.20)</w:t>
            </w:r>
          </w:p>
        </w:tc>
        <w:tc>
          <w:tcPr>
            <w:tcW w:w="1400" w:type="dxa"/>
            <w:tcBorders>
              <w:top w:val="nil"/>
              <w:left w:val="nil"/>
              <w:bottom w:val="nil"/>
              <w:right w:val="nil"/>
            </w:tcBorders>
            <w:shd w:val="clear" w:color="auto" w:fill="auto"/>
            <w:vAlign w:val="center"/>
            <w:hideMark/>
          </w:tcPr>
          <w:p w14:paraId="06382B97"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0.27 (0.13; 0.40)</w:t>
            </w:r>
          </w:p>
        </w:tc>
        <w:tc>
          <w:tcPr>
            <w:tcW w:w="1400" w:type="dxa"/>
            <w:tcBorders>
              <w:top w:val="nil"/>
              <w:left w:val="nil"/>
              <w:bottom w:val="nil"/>
              <w:right w:val="nil"/>
            </w:tcBorders>
            <w:shd w:val="clear" w:color="auto" w:fill="auto"/>
            <w:vAlign w:val="center"/>
            <w:hideMark/>
          </w:tcPr>
          <w:p w14:paraId="33ECE4A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2.05 (1.50; 3.20)</w:t>
            </w:r>
          </w:p>
        </w:tc>
      </w:tr>
      <w:tr w:rsidR="00BD7167" w:rsidRPr="008C3D75" w14:paraId="793D637D" w14:textId="77777777" w:rsidTr="00BD7167">
        <w:trPr>
          <w:trHeight w:val="240"/>
          <w:jc w:val="center"/>
        </w:trPr>
        <w:tc>
          <w:tcPr>
            <w:tcW w:w="1400" w:type="dxa"/>
            <w:tcBorders>
              <w:top w:val="nil"/>
              <w:left w:val="nil"/>
              <w:bottom w:val="nil"/>
              <w:right w:val="nil"/>
            </w:tcBorders>
            <w:shd w:val="clear" w:color="auto" w:fill="auto"/>
            <w:vAlign w:val="center"/>
            <w:hideMark/>
          </w:tcPr>
          <w:p w14:paraId="5207490B"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S1-S2 (s)</w:t>
            </w:r>
          </w:p>
        </w:tc>
        <w:tc>
          <w:tcPr>
            <w:tcW w:w="1400" w:type="dxa"/>
            <w:tcBorders>
              <w:top w:val="nil"/>
              <w:left w:val="nil"/>
              <w:bottom w:val="nil"/>
              <w:right w:val="nil"/>
            </w:tcBorders>
            <w:shd w:val="clear" w:color="auto" w:fill="auto"/>
            <w:vAlign w:val="center"/>
            <w:hideMark/>
          </w:tcPr>
          <w:p w14:paraId="7C89FC84"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0.49 (0.34; 0.67)</w:t>
            </w:r>
          </w:p>
        </w:tc>
        <w:tc>
          <w:tcPr>
            <w:tcW w:w="1400" w:type="dxa"/>
            <w:tcBorders>
              <w:top w:val="nil"/>
              <w:left w:val="nil"/>
              <w:bottom w:val="nil"/>
              <w:right w:val="nil"/>
            </w:tcBorders>
            <w:shd w:val="clear" w:color="auto" w:fill="auto"/>
            <w:vAlign w:val="center"/>
            <w:hideMark/>
          </w:tcPr>
          <w:p w14:paraId="54A945C5"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2.45 (1.60; 3.10)</w:t>
            </w:r>
          </w:p>
        </w:tc>
        <w:tc>
          <w:tcPr>
            <w:tcW w:w="1400" w:type="dxa"/>
            <w:tcBorders>
              <w:top w:val="nil"/>
              <w:left w:val="nil"/>
              <w:bottom w:val="nil"/>
              <w:right w:val="nil"/>
            </w:tcBorders>
            <w:shd w:val="clear" w:color="auto" w:fill="auto"/>
            <w:vAlign w:val="center"/>
            <w:hideMark/>
          </w:tcPr>
          <w:p w14:paraId="7CE66D1B"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0.40 (0.21; 0.49)</w:t>
            </w:r>
          </w:p>
        </w:tc>
        <w:tc>
          <w:tcPr>
            <w:tcW w:w="1400" w:type="dxa"/>
            <w:tcBorders>
              <w:top w:val="nil"/>
              <w:left w:val="nil"/>
              <w:bottom w:val="nil"/>
              <w:right w:val="nil"/>
            </w:tcBorders>
            <w:shd w:val="clear" w:color="auto" w:fill="auto"/>
            <w:vAlign w:val="center"/>
            <w:hideMark/>
          </w:tcPr>
          <w:p w14:paraId="2EF49D2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1.85 (1.50; 2.30)</w:t>
            </w:r>
          </w:p>
        </w:tc>
      </w:tr>
      <w:tr w:rsidR="00BD7167" w:rsidRPr="008C3D75" w14:paraId="696AE5C5" w14:textId="77777777" w:rsidTr="00BD7167">
        <w:trPr>
          <w:trHeight w:val="240"/>
          <w:jc w:val="center"/>
        </w:trPr>
        <w:tc>
          <w:tcPr>
            <w:tcW w:w="1400" w:type="dxa"/>
            <w:tcBorders>
              <w:top w:val="single" w:sz="4" w:space="0" w:color="auto"/>
              <w:left w:val="nil"/>
              <w:bottom w:val="single" w:sz="4" w:space="0" w:color="auto"/>
              <w:right w:val="nil"/>
            </w:tcBorders>
            <w:shd w:val="clear" w:color="auto" w:fill="auto"/>
            <w:vAlign w:val="center"/>
            <w:hideMark/>
          </w:tcPr>
          <w:p w14:paraId="431EA473"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RR (s)</w:t>
            </w:r>
          </w:p>
        </w:tc>
        <w:tc>
          <w:tcPr>
            <w:tcW w:w="1400" w:type="dxa"/>
            <w:tcBorders>
              <w:top w:val="single" w:sz="4" w:space="0" w:color="auto"/>
              <w:left w:val="nil"/>
              <w:bottom w:val="single" w:sz="4" w:space="0" w:color="auto"/>
              <w:right w:val="nil"/>
            </w:tcBorders>
            <w:shd w:val="clear" w:color="000000" w:fill="92D050"/>
            <w:vAlign w:val="center"/>
            <w:hideMark/>
          </w:tcPr>
          <w:p w14:paraId="0997BB4E"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0.86 (0.82; 0.89)</w:t>
            </w:r>
          </w:p>
        </w:tc>
        <w:tc>
          <w:tcPr>
            <w:tcW w:w="1400" w:type="dxa"/>
            <w:tcBorders>
              <w:top w:val="single" w:sz="4" w:space="0" w:color="auto"/>
              <w:left w:val="nil"/>
              <w:bottom w:val="single" w:sz="4" w:space="0" w:color="auto"/>
              <w:right w:val="nil"/>
            </w:tcBorders>
            <w:shd w:val="clear" w:color="000000" w:fill="92D050"/>
            <w:vAlign w:val="center"/>
            <w:hideMark/>
          </w:tcPr>
          <w:p w14:paraId="1CF9458D" w14:textId="77777777" w:rsidR="00BD7167" w:rsidRPr="008C3D75"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8C3D75">
              <w:rPr>
                <w:rFonts w:ascii="Arial" w:hAnsi="Arial" w:cs="Arial"/>
                <w:color w:val="000000"/>
                <w:sz w:val="16"/>
                <w:szCs w:val="16"/>
              </w:rPr>
              <w:t>3.15 (2.70; 3.60)</w:t>
            </w:r>
          </w:p>
        </w:tc>
        <w:tc>
          <w:tcPr>
            <w:tcW w:w="1400" w:type="dxa"/>
            <w:tcBorders>
              <w:top w:val="single" w:sz="4" w:space="0" w:color="auto"/>
              <w:left w:val="nil"/>
              <w:bottom w:val="single" w:sz="4" w:space="0" w:color="auto"/>
              <w:right w:val="nil"/>
            </w:tcBorders>
            <w:shd w:val="clear" w:color="auto" w:fill="auto"/>
            <w:vAlign w:val="center"/>
            <w:hideMark/>
          </w:tcPr>
          <w:p w14:paraId="21EDFE21"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0.37 (0.20; 0.58)</w:t>
            </w:r>
          </w:p>
        </w:tc>
        <w:tc>
          <w:tcPr>
            <w:tcW w:w="1400" w:type="dxa"/>
            <w:tcBorders>
              <w:top w:val="single" w:sz="4" w:space="0" w:color="auto"/>
              <w:left w:val="nil"/>
              <w:bottom w:val="single" w:sz="4" w:space="0" w:color="auto"/>
              <w:right w:val="nil"/>
            </w:tcBorders>
            <w:shd w:val="clear" w:color="auto" w:fill="auto"/>
            <w:vAlign w:val="center"/>
            <w:hideMark/>
          </w:tcPr>
          <w:p w14:paraId="423AEB8A"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2.30 (2.00; 2.80)</w:t>
            </w:r>
          </w:p>
        </w:tc>
      </w:tr>
    </w:tbl>
    <w:p w14:paraId="44FDB233" w14:textId="77777777" w:rsidR="00BD7167" w:rsidRPr="008C3D75" w:rsidRDefault="00BD7167" w:rsidP="00BD7167">
      <w:pPr>
        <w:pStyle w:val="Caption"/>
        <w:spacing w:before="240"/>
        <w:rPr>
          <w:vanish/>
          <w:lang w:val="sk-SK"/>
          <w:specVanish/>
        </w:rPr>
      </w:pPr>
      <w:bookmarkStart w:id="2215" w:name="_Ref513920337"/>
      <w:bookmarkStart w:id="2216" w:name="_Toc516835710"/>
      <w:r w:rsidRPr="008C3D75">
        <w:rPr>
          <w:lang w:val="sk-SK"/>
        </w:rPr>
        <w:t xml:space="preserve">Tabuľka </w:t>
      </w:r>
      <w:r w:rsidRPr="005C2483">
        <w:rPr>
          <w:lang w:val="sk-SK"/>
        </w:rPr>
        <w:fldChar w:fldCharType="begin"/>
      </w:r>
      <w:r w:rsidRPr="008C3D75">
        <w:rPr>
          <w:lang w:val="sk-SK"/>
        </w:rPr>
        <w:instrText xml:space="preserve"> SEQ Tabuľka \* ARABIC </w:instrText>
      </w:r>
      <w:r w:rsidRPr="008C3D75">
        <w:rPr>
          <w:lang w:val="sk-SK"/>
          <w:rPrChange w:id="2217" w:author="admin" w:date="2018-06-18T11:14:00Z">
            <w:rPr>
              <w:lang w:val="sk-SK"/>
            </w:rPr>
          </w:rPrChange>
        </w:rPr>
        <w:fldChar w:fldCharType="separate"/>
      </w:r>
      <w:r w:rsidR="00A37FEB" w:rsidRPr="008C3D75">
        <w:rPr>
          <w:noProof/>
          <w:lang w:val="sk-SK"/>
        </w:rPr>
        <w:t>13</w:t>
      </w:r>
      <w:r w:rsidRPr="008C3D75">
        <w:rPr>
          <w:lang w:val="sk-SK"/>
          <w:rPrChange w:id="2218" w:author="admin" w:date="2018-06-18T11:14:00Z">
            <w:rPr>
              <w:lang w:val="sk-SK"/>
            </w:rPr>
          </w:rPrChange>
        </w:rPr>
        <w:fldChar w:fldCharType="end"/>
      </w:r>
      <w:bookmarkEnd w:id="2215"/>
      <w:r w:rsidRPr="008C3D75">
        <w:rPr>
          <w:lang w:val="sk-SK"/>
        </w:rPr>
        <w:t>: Sila väzba (C) parametrov na dýchanie a ich oneskorenie reakcie (PS) na dýchanie.</w:t>
      </w:r>
      <w:bookmarkEnd w:id="2216"/>
    </w:p>
    <w:p w14:paraId="53AA1D20" w14:textId="1854D233" w:rsidR="00BD7167" w:rsidRPr="008C3D75" w:rsidRDefault="00BD7167" w:rsidP="00BD7167">
      <w:pPr>
        <w:pStyle w:val="Caption"/>
        <w:rPr>
          <w:lang w:val="sk-SK"/>
        </w:rPr>
      </w:pPr>
      <w:r w:rsidRPr="008C3D75">
        <w:rPr>
          <w:lang w:val="sk-SK"/>
        </w:rPr>
        <w:t xml:space="preserve"> V pravom stĺpci sú hodnoty pre hlboké dýchanie a v pravom pre spontánne dýchanie vo formáte </w:t>
      </w:r>
      <w:del w:id="2219" w:author="admin" w:date="2018-06-18T11:29:00Z">
        <w:r w:rsidRPr="008C3D75" w:rsidDel="008C3D75">
          <w:rPr>
            <w:lang w:val="sk-SK"/>
          </w:rPr>
          <w:delText>median</w:delText>
        </w:r>
      </w:del>
      <w:ins w:id="2220" w:author="admin" w:date="2018-06-18T11:29:00Z">
        <w:r w:rsidR="008C3D75" w:rsidRPr="008C3D75">
          <w:rPr>
            <w:lang w:val="sk-SK"/>
          </w:rPr>
          <w:t>medián</w:t>
        </w:r>
      </w:ins>
      <w:r w:rsidRPr="008C3D75">
        <w:rPr>
          <w:lang w:val="sk-SK"/>
        </w:rPr>
        <w:t xml:space="preserve"> (1/4 kvartil; ¾ kvartil). Zhora dole sú bioimpedančné parametre, ďalej parametre krvného tlaku, </w:t>
      </w:r>
      <w:r w:rsidR="009076DD" w:rsidRPr="008C3D75">
        <w:rPr>
          <w:lang w:val="sk-SK"/>
          <w:rPrChange w:id="2221" w:author="admin" w:date="2018-06-18T11:14:00Z">
            <w:rPr/>
          </w:rPrChange>
        </w:rPr>
        <w:t>srdcov</w:t>
      </w:r>
      <w:r w:rsidRPr="008C3D75">
        <w:rPr>
          <w:lang w:val="sk-SK"/>
        </w:rPr>
        <w:t xml:space="preserve">ých zvukov a RR intervaly. Zelene sú </w:t>
      </w:r>
    </w:p>
    <w:p w14:paraId="7D1B9913" w14:textId="1AB15D75" w:rsidR="00BD7167" w:rsidRPr="008C3D75" w:rsidRDefault="00BD7167" w:rsidP="00BD7167">
      <w:pPr>
        <w:pStyle w:val="Caption"/>
        <w:spacing w:before="240"/>
        <w:rPr>
          <w:vanish/>
          <w:lang w:val="sk-SK"/>
          <w:specVanish/>
        </w:rPr>
      </w:pPr>
      <w:bookmarkStart w:id="2222" w:name="_Toc516835691"/>
      <w:r w:rsidRPr="008C3D75">
        <w:rPr>
          <w:noProof/>
          <w:lang w:bidi="ar-SA"/>
        </w:rPr>
        <w:lastRenderedPageBreak/>
        <w:drawing>
          <wp:inline distT="0" distB="0" distL="0" distR="0" wp14:anchorId="6BBD4A8A" wp14:editId="57E172D0">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2223" w:name="_Ref509160908"/>
      <w:r w:rsidRPr="008C3D75">
        <w:rPr>
          <w:lang w:val="sk-SK"/>
        </w:rPr>
        <w:t xml:space="preserve"> Obrázok </w:t>
      </w:r>
      <w:r w:rsidRPr="005C2483">
        <w:rPr>
          <w:lang w:val="sk-SK"/>
        </w:rPr>
        <w:fldChar w:fldCharType="begin"/>
      </w:r>
      <w:r w:rsidRPr="008C3D75">
        <w:rPr>
          <w:lang w:val="sk-SK"/>
        </w:rPr>
        <w:instrText xml:space="preserve"> STYLEREF 1 \s </w:instrText>
      </w:r>
      <w:r w:rsidRPr="008C3D75">
        <w:rPr>
          <w:lang w:val="sk-SK"/>
          <w:rPrChange w:id="2224" w:author="admin" w:date="2018-06-18T11:14:00Z">
            <w:rPr>
              <w:lang w:val="sk-SK"/>
            </w:rPr>
          </w:rPrChange>
        </w:rPr>
        <w:fldChar w:fldCharType="separate"/>
      </w:r>
      <w:r w:rsidR="00A37FEB" w:rsidRPr="008C3D75">
        <w:rPr>
          <w:noProof/>
          <w:lang w:val="sk-SK"/>
        </w:rPr>
        <w:t>3</w:t>
      </w:r>
      <w:r w:rsidRPr="008C3D75">
        <w:rPr>
          <w:lang w:val="sk-SK"/>
          <w:rPrChange w:id="2225" w:author="admin" w:date="2018-06-18T11:14:00Z">
            <w:rPr>
              <w:lang w:val="sk-SK"/>
            </w:rPr>
          </w:rPrChange>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2226" w:author="admin" w:date="2018-06-18T11:14:00Z">
            <w:rPr>
              <w:lang w:val="sk-SK"/>
            </w:rPr>
          </w:rPrChange>
        </w:rPr>
        <w:fldChar w:fldCharType="separate"/>
      </w:r>
      <w:r w:rsidR="00A37FEB" w:rsidRPr="008C3D75">
        <w:rPr>
          <w:noProof/>
          <w:lang w:val="sk-SK"/>
        </w:rPr>
        <w:t>17</w:t>
      </w:r>
      <w:r w:rsidRPr="008C3D75">
        <w:rPr>
          <w:lang w:val="sk-SK"/>
          <w:rPrChange w:id="2227" w:author="admin" w:date="2018-06-18T11:14:00Z">
            <w:rPr>
              <w:lang w:val="sk-SK"/>
            </w:rPr>
          </w:rPrChange>
        </w:rPr>
        <w:fldChar w:fldCharType="end"/>
      </w:r>
      <w:bookmarkEnd w:id="2223"/>
      <w:r w:rsidRPr="008C3D75">
        <w:rPr>
          <w:lang w:val="sk-SK"/>
        </w:rPr>
        <w:t>: Polárne diagramy znázorňujú odozvu kardiovaskulárnych parametrov na hlboké dýchanie s </w:t>
      </w:r>
      <w:del w:id="2228" w:author="admin" w:date="2018-06-18T11:29:00Z">
        <w:r w:rsidRPr="008C3D75" w:rsidDel="008C3D75">
          <w:rPr>
            <w:lang w:val="sk-SK"/>
          </w:rPr>
          <w:delText>periodou</w:delText>
        </w:r>
      </w:del>
      <w:ins w:id="2229" w:author="admin" w:date="2018-06-18T11:29:00Z">
        <w:r w:rsidR="008C3D75" w:rsidRPr="008C3D75">
          <w:rPr>
            <w:lang w:val="sk-SK"/>
          </w:rPr>
          <w:t>periódou</w:t>
        </w:r>
      </w:ins>
      <w:r w:rsidRPr="008C3D75">
        <w:rPr>
          <w:lang w:val="sk-SK"/>
        </w:rPr>
        <w:t xml:space="preserve"> 10 </w:t>
      </w:r>
      <w:del w:id="2230" w:author="admin" w:date="2018-06-18T11:29:00Z">
        <w:r w:rsidRPr="008C3D75" w:rsidDel="008C3D75">
          <w:rPr>
            <w:lang w:val="sk-SK"/>
          </w:rPr>
          <w:delText>sekund</w:delText>
        </w:r>
      </w:del>
      <w:ins w:id="2231" w:author="admin" w:date="2018-06-18T11:29:00Z">
        <w:r w:rsidR="008C3D75" w:rsidRPr="008C3D75">
          <w:rPr>
            <w:lang w:val="sk-SK"/>
          </w:rPr>
          <w:t>sekúnd</w:t>
        </w:r>
      </w:ins>
      <w:r w:rsidRPr="008C3D75">
        <w:rPr>
          <w:lang w:val="sk-SK"/>
        </w:rPr>
        <w:t xml:space="preserve"> .</w:t>
      </w:r>
      <w:bookmarkEnd w:id="2222"/>
    </w:p>
    <w:p w14:paraId="26CC7706" w14:textId="6C68D36A" w:rsidR="00BD7167" w:rsidRPr="008C3D75" w:rsidRDefault="00BD7167" w:rsidP="00BD7167">
      <w:pPr>
        <w:pStyle w:val="Caption"/>
        <w:rPr>
          <w:lang w:val="sk-SK"/>
        </w:rPr>
      </w:pPr>
      <w:r w:rsidRPr="008C3D75">
        <w:rPr>
          <w:lang w:val="sk-SK"/>
        </w:rPr>
        <w:t xml:space="preserve"> Vzdialenosť od centra reprezentuje silu </w:t>
      </w:r>
      <w:del w:id="2232" w:author="admin" w:date="2018-06-18T11:29:00Z">
        <w:r w:rsidRPr="008C3D75" w:rsidDel="008C3D75">
          <w:rPr>
            <w:lang w:val="sk-SK"/>
          </w:rPr>
          <w:delText>vazby</w:delText>
        </w:r>
      </w:del>
      <w:ins w:id="2233" w:author="admin" w:date="2018-06-18T11:29:00Z">
        <w:r w:rsidR="008C3D75" w:rsidRPr="008C3D75">
          <w:rPr>
            <w:lang w:val="sk-SK"/>
          </w:rPr>
          <w:t>väzby</w:t>
        </w:r>
      </w:ins>
      <w:r w:rsidRPr="008C3D75">
        <w:rPr>
          <w:lang w:val="sk-SK"/>
        </w:rPr>
        <w:t xml:space="preserve"> – hodnotu Pearsonovho korelačného koeficientu medzi kardiovaskulárnym parametrom a respiráciou. Hodnota koeficientu nad 0.5 je považovaná za štatisticky významná (biela </w:t>
      </w:r>
      <w:del w:id="2234" w:author="admin" w:date="2018-06-18T11:29:00Z">
        <w:r w:rsidRPr="008C3D75" w:rsidDel="008C3D75">
          <w:rPr>
            <w:lang w:val="sk-SK"/>
          </w:rPr>
          <w:delText>ovlasť</w:delText>
        </w:r>
      </w:del>
      <w:ins w:id="2235" w:author="admin" w:date="2018-06-18T11:29:00Z">
        <w:r w:rsidR="008C3D75" w:rsidRPr="008C3D75">
          <w:rPr>
            <w:lang w:val="sk-SK"/>
          </w:rPr>
          <w:t>oblasť</w:t>
        </w:r>
      </w:ins>
      <w:r w:rsidRPr="008C3D75">
        <w:rPr>
          <w:lang w:val="sk-SK"/>
        </w:rPr>
        <w:t xml:space="preserve">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Z0 parametra, vpravo hore </w:t>
      </w:r>
      <m:oMath>
        <m:r>
          <w:rPr>
            <w:rFonts w:ascii="Cambria Math" w:hAnsi="Cambria Math"/>
            <w:lang w:val="sk-SK"/>
          </w:rPr>
          <m:t>-</m:t>
        </m:r>
        <m:r>
          <w:rPr>
            <w:rFonts w:ascii="Cambria Math" w:hAnsi="Cambria Math"/>
            <w:lang w:val="sk-SK"/>
            <w:rPrChange w:id="2236" w:author="admin" w:date="2018-06-18T11:14:00Z">
              <w:rPr>
                <w:rFonts w:ascii="Cambria Math" w:hAnsi="Cambria Math"/>
                <w:lang w:val="sk-SK"/>
              </w:rPr>
            </w:rPrChange>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m:t>
        </m:r>
        <m:r>
          <w:rPr>
            <w:rFonts w:ascii="Cambria Math" w:hAnsi="Cambria Math"/>
            <w:lang w:val="sk-SK"/>
            <w:rPrChange w:id="2237" w:author="admin" w:date="2018-06-18T11:14:00Z">
              <w:rPr>
                <w:rFonts w:ascii="Cambria Math" w:hAnsi="Cambria Math"/>
                <w:lang w:val="sk-SK"/>
              </w:rPr>
            </w:rPrChange>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8C3D75">
        <w:rPr>
          <w:lang w:val="sk-SK"/>
        </w:rPr>
        <w:t>, vľavo dole pulzná vlna (PVW), vpravo dole krvný tlak (BP) a RR.</w:t>
      </w:r>
    </w:p>
    <w:p w14:paraId="0CFEE43E" w14:textId="77777777" w:rsidR="00BD7167" w:rsidRPr="008C3D75" w:rsidRDefault="00BD7167" w:rsidP="00BD7167">
      <w:pPr>
        <w:pStyle w:val="Heading3"/>
      </w:pPr>
      <w:bookmarkStart w:id="2238" w:name="_Toc516835643"/>
      <w:r w:rsidRPr="008C3D75">
        <w:t xml:space="preserve">Parameter rozloženia krvi: </w:t>
      </w:r>
      <m:oMath>
        <m:sSub>
          <m:sSubPr>
            <m:ctrlPr>
              <w:rPr>
                <w:rFonts w:ascii="Cambria Math" w:hAnsi="Cambria Math"/>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bookmarkEnd w:id="2238"/>
      <w:r w:rsidRPr="008C3D75">
        <w:t xml:space="preserve"> </w:t>
      </w:r>
    </w:p>
    <w:p w14:paraId="2986E7CE" w14:textId="77777777" w:rsidR="00BD7167" w:rsidRPr="008C3D75" w:rsidRDefault="00BD7167" w:rsidP="00BD7167"/>
    <w:p w14:paraId="3777960A" w14:textId="77777777" w:rsidR="00BD7167" w:rsidRPr="008C3D75" w:rsidRDefault="00BD7167" w:rsidP="00BD7167">
      <w:r w:rsidRPr="008C3D75">
        <w:t>Všetky hodnoty</w:t>
      </w:r>
      <w:r w:rsidRPr="008C3D75">
        <w:rPr>
          <w:b/>
        </w:rPr>
        <w:t xml:space="preserve"> C(PAR-RESP)</w:t>
      </w:r>
      <w:r w:rsidRPr="008C3D75">
        <w:t xml:space="preserve">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8C3D75">
        <w:t xml:space="preserve"> dosahujú úroveň vyššiu ako 0,5 okrem kanála 16, kde bola umiestnená manžeta na meranie krvného tlaku. To naznačuje silný vplyv hlbokého dýchania na distribúciu krvi v perifériách. Sila väzby (veľkosť korelačného </w:t>
      </w:r>
      <w:r w:rsidRPr="008C3D75">
        <w:lastRenderedPageBreak/>
        <w:t xml:space="preserve">koeficientu - </w:t>
      </w:r>
      <w:r w:rsidRPr="008C3D75">
        <w:rPr>
          <w:b/>
        </w:rPr>
        <w:t>C(PAR-RESP)</w:t>
      </w:r>
      <w:r w:rsidRPr="008C3D75">
        <w:t xml:space="preserve">) sa znižuje s rastúcou vzdialenosťou od srdca. Fázový posuv oscilácií parametru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8C3D75">
        <w:t xml:space="preserve"> oproti dýchaniu je stabilný naprieč všetkými dobrovoľníkmi a je blízko nulového posunu s opačnou fázou oproti respirácií (</w:t>
      </w:r>
      <w:r w:rsidRPr="008C3D75">
        <w:rPr>
          <w:b/>
        </w:rPr>
        <w:t>PS(PAR-RESP)</w:t>
      </w:r>
      <w:r w:rsidRPr="008C3D75">
        <w:t xml:space="preserve"> = 5 sekúnd).  V priebehu nádychu,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8C3D75">
        <w:t xml:space="preserve"> klesá na všetkých miestach okrem hrudníka, čo odráža nárast objemu krvi počas nádychu v krku, a končatinách s minimálnym časovým posunom. Relatívna zmena hodnoty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8C3D75">
        <w:t xml:space="preserve"> počas hlbokého dýchania je na perifériách od 0,1 – 0,4% ako uvádza </w:t>
      </w:r>
      <w:r w:rsidRPr="008C3D75">
        <w:fldChar w:fldCharType="begin"/>
      </w:r>
      <w:r w:rsidRPr="008C3D75">
        <w:instrText xml:space="preserve"> REF _Ref513901380 \h </w:instrText>
      </w:r>
      <w:r w:rsidRPr="008C3D75">
        <w:rPr>
          <w:rPrChange w:id="2239" w:author="admin" w:date="2018-06-18T11:14:00Z">
            <w:rPr/>
          </w:rPrChange>
        </w:rPr>
        <w:fldChar w:fldCharType="separate"/>
      </w:r>
      <w:r w:rsidR="00A37FEB" w:rsidRPr="008C3D75">
        <w:t xml:space="preserve">Tabuľka </w:t>
      </w:r>
      <w:r w:rsidR="00A37FEB" w:rsidRPr="008C3D75">
        <w:rPr>
          <w:noProof/>
        </w:rPr>
        <w:t>11</w:t>
      </w:r>
      <w:r w:rsidRPr="008C3D75">
        <w:fldChar w:fldCharType="end"/>
      </w:r>
      <w:r w:rsidRPr="008C3D75">
        <w:t>.</w:t>
      </w:r>
    </w:p>
    <w:p w14:paraId="01C3CD10" w14:textId="77777777" w:rsidR="00BD7167" w:rsidRPr="008C3D75" w:rsidRDefault="00BD7167" w:rsidP="00BD7167"/>
    <w:p w14:paraId="4F9E809B" w14:textId="77777777" w:rsidR="00BD7167" w:rsidRPr="008C3D75" w:rsidRDefault="00BD7167" w:rsidP="00BD7167">
      <w:pPr>
        <w:pStyle w:val="Heading3"/>
      </w:pPr>
      <w:bookmarkStart w:id="2240" w:name="_Toc516835644"/>
      <w:r w:rsidRPr="008C3D75">
        <w:t xml:space="preserve">Parameter toku krvi: </w:t>
      </w:r>
      <m:oMath>
        <m:r>
          <m:rPr>
            <m:sty m:val="b"/>
          </m:rPr>
          <w:rPr>
            <w:rFonts w:ascii="Cambria Math" w:hAnsi="Cambria Math"/>
          </w:rPr>
          <m:t>-</m:t>
        </m:r>
        <m:r>
          <m:rPr>
            <m:sty m:val="bi"/>
          </m:rPr>
          <w:rPr>
            <w:rFonts w:ascii="Cambria Math" w:hAnsi="Cambria Math"/>
            <w:rPrChange w:id="2241" w:author="admin" w:date="2018-06-18T11:14:00Z">
              <w:rPr>
                <w:rFonts w:ascii="Cambria Math" w:hAnsi="Cambria Math"/>
              </w:rPr>
            </w:rPrChange>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b"/>
          </m:rPr>
          <w:rPr>
            <w:rFonts w:ascii="Cambria Math" w:hAnsi="Cambria Math"/>
          </w:rPr>
          <m:t>(</m:t>
        </m:r>
        <m:r>
          <m:rPr>
            <m:sty m:val="bi"/>
          </m:rPr>
          <w:rPr>
            <w:rFonts w:ascii="Cambria Math" w:hAnsi="Cambria Math"/>
            <w:rPrChange w:id="2242" w:author="admin" w:date="2018-06-18T11:14:00Z">
              <w:rPr>
                <w:rFonts w:ascii="Cambria Math" w:hAnsi="Cambria Math"/>
              </w:rPr>
            </w:rPrChange>
          </w:rPr>
          <m:t>t</m:t>
        </m:r>
        <m:f>
          <m:fPr>
            <m:type m:val="lin"/>
            <m:ctrlPr>
              <w:rPr>
                <w:rFonts w:ascii="Cambria Math" w:hAnsi="Cambria Math"/>
              </w:rPr>
            </m:ctrlPr>
          </m:fPr>
          <m:num>
            <m:r>
              <m:rPr>
                <m:sty m:val="b"/>
              </m:rPr>
              <w:rPr>
                <w:rFonts w:ascii="Cambria Math" w:hAnsi="Cambria Math"/>
              </w:rPr>
              <m:t>)</m:t>
            </m:r>
          </m:num>
          <m:den>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den>
        </m:f>
      </m:oMath>
      <w:bookmarkEnd w:id="2240"/>
      <w:r w:rsidRPr="008C3D75">
        <w:t xml:space="preserve"> </w:t>
      </w:r>
    </w:p>
    <w:p w14:paraId="0EB89115" w14:textId="77777777" w:rsidR="00BD7167" w:rsidRPr="008C3D75" w:rsidRDefault="00BD7167" w:rsidP="00BD7167"/>
    <w:p w14:paraId="59A283C8" w14:textId="0B4BDE81" w:rsidR="00BD7167" w:rsidRPr="008C3D75" w:rsidRDefault="00BD7167" w:rsidP="00BD7167">
      <w:r w:rsidRPr="008C3D75">
        <w:t xml:space="preserve">Parameter </w:t>
      </w:r>
      <m:oMath>
        <m:r>
          <w:rPr>
            <w:rFonts w:ascii="Cambria Math" w:hAnsi="Cambria Math"/>
          </w:rPr>
          <m:t>-</m:t>
        </m:r>
        <m:r>
          <w:rPr>
            <w:rFonts w:ascii="Cambria Math" w:hAnsi="Cambria Math"/>
            <w:rPrChange w:id="2243" w:author="admin" w:date="2018-06-18T11:14:00Z">
              <w:rPr>
                <w:rFonts w:ascii="Cambria Math" w:hAnsi="Cambria Math"/>
              </w:rPr>
            </w:rPrChange>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8C3D75">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rPr>
          <m:t>-</m:t>
        </m:r>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8C3D75">
        <w:t xml:space="preserve">  dosahuje najväčšiu variabilitu spomedzi parametrov používaných na výpočet </w:t>
      </w:r>
      <w:r w:rsidR="009076DD" w:rsidRPr="008C3D75">
        <w:t>srdcov</w:t>
      </w:r>
      <w:r w:rsidRPr="008C3D75">
        <w:t>ého výdaja. Je preto dôležitým poznatkom, že parameter je výrazne ovplyvnený respiračnou aktivitou. Na hrudníku je posun parametru voči respirácií 1-2 sekundy, na krku 4 sekundy a na rukách 3,2-3,8 sekundy s opačnou väzbou. Výsledky ukazujú, že po začiatku nádychu, tok krvi rastie s oneskorením 1-2s na hrudníku a 4s v karotídach.</w:t>
      </w:r>
    </w:p>
    <w:p w14:paraId="4AA66F7D" w14:textId="77777777" w:rsidR="00BD7167" w:rsidRPr="008C3D75" w:rsidRDefault="00BD7167" w:rsidP="00BD7167"/>
    <w:p w14:paraId="6E0FF476" w14:textId="77777777" w:rsidR="00BD7167" w:rsidRPr="008C3D75" w:rsidRDefault="00BD7167" w:rsidP="00BD7167">
      <w:pPr>
        <w:pStyle w:val="Heading3"/>
      </w:pPr>
      <w:bookmarkStart w:id="2244" w:name="_Toc516835645"/>
      <w:r w:rsidRPr="008C3D75">
        <w:t>Rýchlosť pulznej vlny: PVW</w:t>
      </w:r>
      <w:bookmarkEnd w:id="2244"/>
    </w:p>
    <w:p w14:paraId="75223BD7" w14:textId="77777777" w:rsidR="00BD7167" w:rsidRPr="008C3D75" w:rsidRDefault="00BD7167" w:rsidP="00BD7167"/>
    <w:p w14:paraId="3D5E9361" w14:textId="7CB81D54" w:rsidR="00BD7167" w:rsidRPr="008C3D75" w:rsidRDefault="00BD7167" w:rsidP="00BD7167">
      <w:r w:rsidRPr="008C3D75">
        <w:t xml:space="preserve">Viac kanálová impedancie poskytuje výnimočnú príležitosť na určenie rýchlosti pulznej vlny simultánne na rôznych miestach tela. Korelácia PVW s dýchaním vyššia ako 0,5 bola nájdená na miestach priamo spojených s hrudníkom (3-7, 3-5, 4-8, 4-6, 3-15, 4-16), bola korelácia nižšia. PVW spojená s hrudníkom dosahuje fázový posun 2,2-3,6s. Absolútne hodnoty parametra PVW spolu s ďalšími hemodynamickými parametrami ukazuje </w:t>
      </w:r>
      <w:r w:rsidRPr="008C3D75">
        <w:fldChar w:fldCharType="begin"/>
      </w:r>
      <w:r w:rsidRPr="008C3D75">
        <w:instrText xml:space="preserve"> REF _Ref509742072 \h </w:instrText>
      </w:r>
      <w:r w:rsidRPr="008C3D75">
        <w:rPr>
          <w:rPrChange w:id="2245" w:author="admin" w:date="2018-06-18T11:14:00Z">
            <w:rPr/>
          </w:rPrChange>
        </w:rPr>
        <w:fldChar w:fldCharType="separate"/>
      </w:r>
      <w:r w:rsidR="00A37FEB" w:rsidRPr="008C3D75">
        <w:t xml:space="preserve">Tabuľka </w:t>
      </w:r>
      <w:r w:rsidR="00A37FEB" w:rsidRPr="008C3D75">
        <w:rPr>
          <w:noProof/>
        </w:rPr>
        <w:t>14</w:t>
      </w:r>
      <w:r w:rsidRPr="008C3D75">
        <w:fldChar w:fldCharType="end"/>
      </w:r>
      <w:r w:rsidRPr="008C3D75">
        <w:t xml:space="preserve">. Hodnoty PVW narastajú s rastúcou vzdialenosťou od hrudníka. PVW medzi hruďou a stehnom  (PWV 4-6, 3-5) je 5,5 a 5,4 m/s. PVW medzi hruďou a lýtkom (PWV 4-8, 3-7) je 6,8 a 6,7 m/s a PVW v nohách (PVW 6-8, 5-7) je 10,6 a 10,8 m/s. </w:t>
      </w:r>
      <w:r w:rsidRPr="008C3D75">
        <w:fldChar w:fldCharType="begin"/>
      </w:r>
      <w:r w:rsidRPr="008C3D75">
        <w:instrText xml:space="preserve"> REF _Ref509742072 \h </w:instrText>
      </w:r>
      <w:r w:rsidRPr="008C3D75">
        <w:rPr>
          <w:rPrChange w:id="2246" w:author="admin" w:date="2018-06-18T11:14:00Z">
            <w:rPr/>
          </w:rPrChange>
        </w:rPr>
        <w:fldChar w:fldCharType="separate"/>
      </w:r>
      <w:r w:rsidR="00A37FEB" w:rsidRPr="008C3D75">
        <w:t xml:space="preserve">Tabuľka </w:t>
      </w:r>
      <w:r w:rsidR="00A37FEB" w:rsidRPr="008C3D75">
        <w:rPr>
          <w:noProof/>
        </w:rPr>
        <w:t>14</w:t>
      </w:r>
      <w:r w:rsidRPr="008C3D75">
        <w:fldChar w:fldCharType="end"/>
      </w:r>
      <w:r w:rsidRPr="008C3D75">
        <w:t xml:space="preserve"> ukazuje nezanedbateľnú variabilitu počas merania. Toto zistenie má vplyv na </w:t>
      </w:r>
      <w:r w:rsidRPr="008C3D75">
        <w:lastRenderedPageBreak/>
        <w:t xml:space="preserve">priemerovanie signálu –dZ/dt, ktoré sa často objavuje v literatúre </w:t>
      </w:r>
      <w:r w:rsidRPr="008C3D75">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MywgNDhdPC9EaXNwbGF5VGV4dD48cmVjb3JkPjxrZXl3b3Jkcz48a2V5d29yZD5JbXBlZGFuY2Ug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ZT48QXV0aG9yPkJlcm5zdGVpbjwvQXV0aG9yPjxZZWFyPjIwMTU8L1llYXI+PFJlY051bT4wPC9S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</w:fldData>
        </w:fldChar>
      </w:r>
      <w:r w:rsidR="00284C6A" w:rsidRPr="008C3D75">
        <w:instrText xml:space="preserve"> ADDIN EN.CITE </w:instrText>
      </w:r>
      <w:r w:rsidR="00284C6A" w:rsidRPr="008C3D75">
        <w:rPr>
          <w:rPrChange w:id="2247" w:author="admin" w:date="2018-06-18T11:14:00Z">
            <w:rPr/>
          </w:rPrChange>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MywgNDhdPC9EaXNwbGF5VGV4dD48cmVjb3JkPjxrZXl3b3Jkcz48a2V5d29yZD5JbXBlZGFuY2Ug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ZT48QXV0aG9yPkJlcm5zdGVpbjwvQXV0aG9yPjxZZWFyPjIwMTU8L1llYXI+PFJlY051bT4wPC9S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</w:fldData>
        </w:fldChar>
      </w:r>
      <w:r w:rsidR="00284C6A" w:rsidRPr="008C3D75">
        <w:instrText xml:space="preserve"> ADDIN EN.CITE.DATA </w:instrText>
      </w:r>
      <w:r w:rsidR="00284C6A" w:rsidRPr="008C3D75">
        <w:rPr>
          <w:rPrChange w:id="2248" w:author="admin" w:date="2018-06-18T11:14:00Z">
            <w:rPr/>
          </w:rPrChange>
        </w:rPr>
      </w:r>
      <w:r w:rsidR="00284C6A" w:rsidRPr="008C3D75">
        <w:rPr>
          <w:rPrChange w:id="2249" w:author="admin" w:date="2018-06-18T11:14:00Z">
            <w:rPr/>
          </w:rPrChange>
        </w:rPr>
        <w:fldChar w:fldCharType="end"/>
      </w:r>
      <w:r w:rsidRPr="008C3D75">
        <w:rPr>
          <w:rPrChange w:id="2250" w:author="admin" w:date="2018-06-18T11:14:00Z">
            <w:rPr/>
          </w:rPrChange>
        </w:rPr>
      </w:r>
      <w:r w:rsidRPr="008C3D75">
        <w:rPr>
          <w:rPrChange w:id="2251" w:author="admin" w:date="2018-06-18T11:14:00Z">
            <w:rPr/>
          </w:rPrChange>
        </w:rPr>
        <w:fldChar w:fldCharType="separate"/>
      </w:r>
      <w:r w:rsidRPr="008C3D75">
        <w:rPr>
          <w:noProof/>
        </w:rPr>
        <w:t>[3, 48]</w:t>
      </w:r>
      <w:r w:rsidRPr="008C3D75">
        <w:fldChar w:fldCharType="end"/>
      </w:r>
      <w:r w:rsidRPr="008C3D75">
        <w:t xml:space="preserve"> za účelom zlepšenia kvality signál šum. Pri pohybe špičky signálu –dZ/dt v čase a jeho priemerovanie (typicky cez 5 až 10 pulzov) spôsobí rozloženie energie špičky v čase a tým pokles jej hodnoty v priemerovanom signály. </w:t>
      </w:r>
    </w:p>
    <w:tbl>
      <w:tblPr>
        <w:tblW w:w="7770" w:type="dxa"/>
        <w:tblCellMar>
          <w:left w:w="70" w:type="dxa"/>
          <w:right w:w="70" w:type="dxa"/>
        </w:tblCellMar>
        <w:tblLook w:val="04A0" w:firstRow="1" w:lastRow="0" w:firstColumn="1" w:lastColumn="0" w:noHBand="0" w:noVBand="1"/>
      </w:tblPr>
      <w:tblGrid>
        <w:gridCol w:w="1296"/>
        <w:gridCol w:w="903"/>
        <w:gridCol w:w="354"/>
        <w:gridCol w:w="739"/>
        <w:gridCol w:w="612"/>
        <w:gridCol w:w="536"/>
        <w:gridCol w:w="190"/>
        <w:gridCol w:w="1174"/>
        <w:gridCol w:w="332"/>
        <w:gridCol w:w="541"/>
        <w:gridCol w:w="633"/>
        <w:gridCol w:w="460"/>
      </w:tblGrid>
      <w:tr w:rsidR="00BD7167" w:rsidRPr="008C3D75" w14:paraId="63A05A7E" w14:textId="77777777" w:rsidTr="00BD7167">
        <w:trPr>
          <w:trHeight w:val="765"/>
        </w:trPr>
        <w:tc>
          <w:tcPr>
            <w:tcW w:w="1296" w:type="dxa"/>
            <w:tcBorders>
              <w:top w:val="single" w:sz="4" w:space="0" w:color="auto"/>
              <w:left w:val="nil"/>
              <w:bottom w:val="nil"/>
              <w:right w:val="nil"/>
            </w:tcBorders>
            <w:shd w:val="clear" w:color="auto" w:fill="auto"/>
            <w:noWrap/>
            <w:vAlign w:val="bottom"/>
            <w:hideMark/>
          </w:tcPr>
          <w:p w14:paraId="7048B5D8"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 </w:t>
            </w:r>
          </w:p>
        </w:tc>
        <w:tc>
          <w:tcPr>
            <w:tcW w:w="1996" w:type="dxa"/>
            <w:gridSpan w:val="3"/>
            <w:tcBorders>
              <w:top w:val="single" w:sz="4" w:space="0" w:color="auto"/>
              <w:left w:val="nil"/>
              <w:bottom w:val="nil"/>
              <w:right w:val="nil"/>
            </w:tcBorders>
            <w:shd w:val="clear" w:color="auto" w:fill="auto"/>
            <w:noWrap/>
            <w:vAlign w:val="center"/>
            <w:hideMark/>
          </w:tcPr>
          <w:p w14:paraId="307515DB" w14:textId="77777777" w:rsidR="00BD7167" w:rsidRPr="008C3D75" w:rsidRDefault="00BD7167" w:rsidP="00BD7167">
            <w:pPr>
              <w:overflowPunct/>
              <w:autoSpaceDE/>
              <w:autoSpaceDN/>
              <w:adjustRightInd/>
              <w:spacing w:line="240" w:lineRule="auto"/>
              <w:textAlignment w:val="auto"/>
              <w:rPr>
                <w:rFonts w:ascii="Arial" w:hAnsi="Arial" w:cs="Arial"/>
                <w:b/>
                <w:bCs/>
                <w:sz w:val="16"/>
                <w:szCs w:val="16"/>
              </w:rPr>
            </w:pPr>
            <w:r w:rsidRPr="008C3D75">
              <w:rPr>
                <w:rFonts w:ascii="Arial" w:hAnsi="Arial" w:cs="Arial"/>
                <w:b/>
                <w:bCs/>
                <w:sz w:val="16"/>
                <w:szCs w:val="16"/>
              </w:rPr>
              <w:t>Hodnota parametra</w:t>
            </w:r>
          </w:p>
        </w:tc>
        <w:tc>
          <w:tcPr>
            <w:tcW w:w="612" w:type="dxa"/>
            <w:tcBorders>
              <w:top w:val="single" w:sz="4" w:space="0" w:color="auto"/>
              <w:left w:val="nil"/>
              <w:bottom w:val="nil"/>
              <w:right w:val="nil"/>
            </w:tcBorders>
            <w:shd w:val="clear" w:color="auto" w:fill="auto"/>
            <w:noWrap/>
            <w:vAlign w:val="bottom"/>
            <w:hideMark/>
          </w:tcPr>
          <w:p w14:paraId="16D44C1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 </w:t>
            </w:r>
          </w:p>
        </w:tc>
        <w:tc>
          <w:tcPr>
            <w:tcW w:w="536" w:type="dxa"/>
            <w:tcBorders>
              <w:top w:val="single" w:sz="4" w:space="0" w:color="auto"/>
              <w:left w:val="nil"/>
              <w:bottom w:val="nil"/>
              <w:right w:val="nil"/>
            </w:tcBorders>
            <w:shd w:val="clear" w:color="auto" w:fill="auto"/>
            <w:noWrap/>
            <w:vAlign w:val="bottom"/>
            <w:hideMark/>
          </w:tcPr>
          <w:p w14:paraId="6978373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 </w:t>
            </w:r>
          </w:p>
        </w:tc>
        <w:tc>
          <w:tcPr>
            <w:tcW w:w="190" w:type="dxa"/>
            <w:tcBorders>
              <w:top w:val="single" w:sz="4" w:space="0" w:color="auto"/>
              <w:left w:val="nil"/>
              <w:bottom w:val="nil"/>
              <w:right w:val="nil"/>
            </w:tcBorders>
            <w:shd w:val="clear" w:color="auto" w:fill="auto"/>
            <w:noWrap/>
            <w:vAlign w:val="bottom"/>
            <w:hideMark/>
          </w:tcPr>
          <w:p w14:paraId="43EC2F6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 </w:t>
            </w:r>
          </w:p>
        </w:tc>
        <w:tc>
          <w:tcPr>
            <w:tcW w:w="3140" w:type="dxa"/>
            <w:gridSpan w:val="5"/>
            <w:tcBorders>
              <w:top w:val="single" w:sz="4" w:space="0" w:color="auto"/>
              <w:left w:val="nil"/>
              <w:bottom w:val="nil"/>
              <w:right w:val="nil"/>
            </w:tcBorders>
            <w:shd w:val="clear" w:color="auto" w:fill="auto"/>
            <w:noWrap/>
            <w:vAlign w:val="center"/>
            <w:hideMark/>
          </w:tcPr>
          <w:p w14:paraId="56E328C8" w14:textId="77777777" w:rsidR="00BD7167" w:rsidRPr="008C3D75" w:rsidRDefault="00BD7167" w:rsidP="00BD7167">
            <w:pPr>
              <w:overflowPunct/>
              <w:autoSpaceDE/>
              <w:autoSpaceDN/>
              <w:adjustRightInd/>
              <w:spacing w:line="240" w:lineRule="auto"/>
              <w:textAlignment w:val="auto"/>
              <w:rPr>
                <w:rFonts w:ascii="Arial" w:hAnsi="Arial" w:cs="Arial"/>
                <w:b/>
                <w:bCs/>
                <w:sz w:val="16"/>
                <w:szCs w:val="16"/>
              </w:rPr>
            </w:pPr>
            <w:r w:rsidRPr="008C3D75">
              <w:rPr>
                <w:rFonts w:ascii="Arial" w:hAnsi="Arial" w:cs="Arial"/>
                <w:b/>
                <w:bCs/>
                <w:sz w:val="16"/>
                <w:szCs w:val="16"/>
              </w:rPr>
              <w:t>Výchylka parametra počas merania</w:t>
            </w:r>
          </w:p>
        </w:tc>
      </w:tr>
      <w:tr w:rsidR="00BD7167" w:rsidRPr="008C3D75" w14:paraId="0C808635" w14:textId="77777777" w:rsidTr="00BD7167">
        <w:trPr>
          <w:trHeight w:val="300"/>
        </w:trPr>
        <w:tc>
          <w:tcPr>
            <w:tcW w:w="1296" w:type="dxa"/>
            <w:tcBorders>
              <w:top w:val="nil"/>
              <w:left w:val="nil"/>
              <w:bottom w:val="nil"/>
              <w:right w:val="nil"/>
            </w:tcBorders>
            <w:shd w:val="clear" w:color="auto" w:fill="auto"/>
            <w:noWrap/>
            <w:vAlign w:val="bottom"/>
            <w:hideMark/>
          </w:tcPr>
          <w:p w14:paraId="19BC8BD0" w14:textId="77777777" w:rsidR="00BD7167" w:rsidRPr="008C3D75" w:rsidRDefault="00BD7167" w:rsidP="00BD7167">
            <w:pPr>
              <w:overflowPunct/>
              <w:autoSpaceDE/>
              <w:autoSpaceDN/>
              <w:adjustRightInd/>
              <w:spacing w:line="240" w:lineRule="auto"/>
              <w:textAlignment w:val="auto"/>
              <w:rPr>
                <w:rFonts w:ascii="Arial" w:hAnsi="Arial" w:cs="Arial"/>
                <w:sz w:val="18"/>
                <w:szCs w:val="18"/>
              </w:rPr>
            </w:pPr>
            <w:r w:rsidRPr="008C3D75">
              <w:rPr>
                <w:rFonts w:ascii="Arial" w:hAnsi="Arial" w:cs="Arial"/>
                <w:sz w:val="18"/>
                <w:szCs w:val="18"/>
              </w:rPr>
              <w:t>parameter</w:t>
            </w:r>
          </w:p>
        </w:tc>
        <w:tc>
          <w:tcPr>
            <w:tcW w:w="903" w:type="dxa"/>
            <w:tcBorders>
              <w:top w:val="nil"/>
              <w:left w:val="nil"/>
              <w:bottom w:val="nil"/>
              <w:right w:val="nil"/>
            </w:tcBorders>
            <w:shd w:val="clear" w:color="auto" w:fill="auto"/>
            <w:noWrap/>
            <w:vAlign w:val="bottom"/>
            <w:hideMark/>
          </w:tcPr>
          <w:p w14:paraId="714C5D96"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mean</w:t>
            </w:r>
          </w:p>
        </w:tc>
        <w:tc>
          <w:tcPr>
            <w:tcW w:w="354" w:type="dxa"/>
            <w:tcBorders>
              <w:top w:val="nil"/>
              <w:left w:val="nil"/>
              <w:bottom w:val="nil"/>
              <w:right w:val="nil"/>
            </w:tcBorders>
            <w:shd w:val="clear" w:color="auto" w:fill="auto"/>
            <w:noWrap/>
            <w:vAlign w:val="bottom"/>
            <w:hideMark/>
          </w:tcPr>
          <w:p w14:paraId="19AF3815"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739" w:type="dxa"/>
            <w:tcBorders>
              <w:top w:val="nil"/>
              <w:left w:val="nil"/>
              <w:bottom w:val="nil"/>
              <w:right w:val="nil"/>
            </w:tcBorders>
            <w:shd w:val="clear" w:color="auto" w:fill="auto"/>
            <w:noWrap/>
            <w:vAlign w:val="bottom"/>
            <w:hideMark/>
          </w:tcPr>
          <w:p w14:paraId="7207496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std</w:t>
            </w:r>
          </w:p>
        </w:tc>
        <w:tc>
          <w:tcPr>
            <w:tcW w:w="612" w:type="dxa"/>
            <w:tcBorders>
              <w:top w:val="nil"/>
              <w:left w:val="nil"/>
              <w:bottom w:val="nil"/>
              <w:right w:val="nil"/>
            </w:tcBorders>
            <w:shd w:val="clear" w:color="auto" w:fill="auto"/>
            <w:noWrap/>
            <w:vAlign w:val="bottom"/>
            <w:hideMark/>
          </w:tcPr>
          <w:p w14:paraId="1C97009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unit</w:t>
            </w:r>
          </w:p>
        </w:tc>
        <w:tc>
          <w:tcPr>
            <w:tcW w:w="536" w:type="dxa"/>
            <w:tcBorders>
              <w:top w:val="nil"/>
              <w:left w:val="nil"/>
              <w:bottom w:val="nil"/>
              <w:right w:val="nil"/>
            </w:tcBorders>
            <w:shd w:val="clear" w:color="auto" w:fill="auto"/>
            <w:noWrap/>
            <w:vAlign w:val="bottom"/>
            <w:hideMark/>
          </w:tcPr>
          <w:p w14:paraId="67FE0EC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190" w:type="dxa"/>
            <w:tcBorders>
              <w:top w:val="nil"/>
              <w:left w:val="nil"/>
              <w:bottom w:val="nil"/>
              <w:right w:val="nil"/>
            </w:tcBorders>
            <w:shd w:val="clear" w:color="auto" w:fill="auto"/>
            <w:noWrap/>
            <w:vAlign w:val="bottom"/>
            <w:hideMark/>
          </w:tcPr>
          <w:p w14:paraId="188A8A91" w14:textId="77777777" w:rsidR="00BD7167" w:rsidRPr="008C3D75"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15F2AA14"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8C3D75">
              <w:rPr>
                <w:rFonts w:ascii="Calibri" w:hAnsi="Calibri" w:cs="Calibri"/>
                <w:color w:val="000000"/>
                <w:sz w:val="18"/>
                <w:szCs w:val="18"/>
              </w:rPr>
              <w:t xml:space="preserve"> mean</w:t>
            </w:r>
          </w:p>
        </w:tc>
        <w:tc>
          <w:tcPr>
            <w:tcW w:w="332" w:type="dxa"/>
            <w:tcBorders>
              <w:top w:val="nil"/>
              <w:left w:val="nil"/>
              <w:bottom w:val="nil"/>
              <w:right w:val="nil"/>
            </w:tcBorders>
            <w:shd w:val="clear" w:color="auto" w:fill="auto"/>
            <w:noWrap/>
            <w:vAlign w:val="bottom"/>
            <w:hideMark/>
          </w:tcPr>
          <w:p w14:paraId="19738D19" w14:textId="77777777" w:rsidR="00BD7167" w:rsidRPr="008C3D75"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8C3D75">
              <w:rPr>
                <w:rFonts w:ascii="Calibri" w:hAnsi="Calibri" w:cs="Calibri"/>
                <w:color w:val="000000"/>
                <w:sz w:val="18"/>
                <w:szCs w:val="18"/>
              </w:rPr>
              <w:t>±</w:t>
            </w:r>
          </w:p>
        </w:tc>
        <w:tc>
          <w:tcPr>
            <w:tcW w:w="541" w:type="dxa"/>
            <w:tcBorders>
              <w:top w:val="nil"/>
              <w:left w:val="nil"/>
              <w:bottom w:val="nil"/>
              <w:right w:val="nil"/>
            </w:tcBorders>
            <w:shd w:val="clear" w:color="auto" w:fill="auto"/>
            <w:noWrap/>
            <w:vAlign w:val="bottom"/>
            <w:hideMark/>
          </w:tcPr>
          <w:p w14:paraId="00F8A4A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std</w:t>
            </w:r>
          </w:p>
        </w:tc>
        <w:tc>
          <w:tcPr>
            <w:tcW w:w="633" w:type="dxa"/>
            <w:tcBorders>
              <w:top w:val="nil"/>
              <w:left w:val="nil"/>
              <w:bottom w:val="nil"/>
              <w:right w:val="nil"/>
            </w:tcBorders>
            <w:shd w:val="clear" w:color="auto" w:fill="auto"/>
            <w:noWrap/>
            <w:vAlign w:val="bottom"/>
            <w:hideMark/>
          </w:tcPr>
          <w:p w14:paraId="5DD1EA8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unit</w:t>
            </w:r>
          </w:p>
        </w:tc>
        <w:tc>
          <w:tcPr>
            <w:tcW w:w="460" w:type="dxa"/>
            <w:tcBorders>
              <w:top w:val="nil"/>
              <w:left w:val="nil"/>
              <w:bottom w:val="nil"/>
              <w:right w:val="nil"/>
            </w:tcBorders>
            <w:shd w:val="clear" w:color="auto" w:fill="auto"/>
            <w:noWrap/>
            <w:vAlign w:val="bottom"/>
            <w:hideMark/>
          </w:tcPr>
          <w:p w14:paraId="591EC53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w:t>
            </w:r>
          </w:p>
        </w:tc>
      </w:tr>
      <w:tr w:rsidR="00BD7167" w:rsidRPr="008C3D75" w14:paraId="110A19DC" w14:textId="77777777" w:rsidTr="00BD7167">
        <w:trPr>
          <w:trHeight w:val="300"/>
        </w:trPr>
        <w:tc>
          <w:tcPr>
            <w:tcW w:w="1296" w:type="dxa"/>
            <w:tcBorders>
              <w:top w:val="single" w:sz="4" w:space="0" w:color="auto"/>
              <w:left w:val="nil"/>
              <w:bottom w:val="nil"/>
              <w:right w:val="nil"/>
            </w:tcBorders>
            <w:shd w:val="clear" w:color="auto" w:fill="auto"/>
            <w:noWrap/>
            <w:vAlign w:val="bottom"/>
            <w:hideMark/>
          </w:tcPr>
          <w:p w14:paraId="39A94DB6"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1-7</w:t>
            </w:r>
          </w:p>
        </w:tc>
        <w:tc>
          <w:tcPr>
            <w:tcW w:w="903" w:type="dxa"/>
            <w:tcBorders>
              <w:top w:val="single" w:sz="4" w:space="0" w:color="auto"/>
              <w:left w:val="nil"/>
              <w:bottom w:val="nil"/>
              <w:right w:val="nil"/>
            </w:tcBorders>
            <w:shd w:val="clear" w:color="auto" w:fill="auto"/>
            <w:noWrap/>
            <w:vAlign w:val="bottom"/>
            <w:hideMark/>
          </w:tcPr>
          <w:p w14:paraId="2F170A46"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5.32</w:t>
            </w:r>
          </w:p>
        </w:tc>
        <w:tc>
          <w:tcPr>
            <w:tcW w:w="354" w:type="dxa"/>
            <w:tcBorders>
              <w:top w:val="single" w:sz="4" w:space="0" w:color="auto"/>
              <w:left w:val="nil"/>
              <w:bottom w:val="nil"/>
              <w:right w:val="nil"/>
            </w:tcBorders>
            <w:shd w:val="clear" w:color="auto" w:fill="auto"/>
            <w:noWrap/>
            <w:vAlign w:val="bottom"/>
            <w:hideMark/>
          </w:tcPr>
          <w:p w14:paraId="21F1DA07"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single" w:sz="4" w:space="0" w:color="auto"/>
              <w:left w:val="nil"/>
              <w:bottom w:val="nil"/>
              <w:right w:val="nil"/>
            </w:tcBorders>
            <w:shd w:val="clear" w:color="auto" w:fill="auto"/>
            <w:noWrap/>
            <w:vAlign w:val="bottom"/>
            <w:hideMark/>
          </w:tcPr>
          <w:p w14:paraId="5645F3AB"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0.74</w:t>
            </w:r>
          </w:p>
        </w:tc>
        <w:tc>
          <w:tcPr>
            <w:tcW w:w="612" w:type="dxa"/>
            <w:tcBorders>
              <w:top w:val="single" w:sz="4" w:space="0" w:color="auto"/>
              <w:left w:val="nil"/>
              <w:bottom w:val="nil"/>
              <w:right w:val="nil"/>
            </w:tcBorders>
            <w:shd w:val="clear" w:color="auto" w:fill="auto"/>
            <w:noWrap/>
            <w:vAlign w:val="bottom"/>
            <w:hideMark/>
          </w:tcPr>
          <w:p w14:paraId="54A1B8A4"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536" w:type="dxa"/>
            <w:tcBorders>
              <w:top w:val="single" w:sz="4" w:space="0" w:color="auto"/>
              <w:left w:val="nil"/>
              <w:bottom w:val="nil"/>
              <w:right w:val="nil"/>
            </w:tcBorders>
            <w:shd w:val="clear" w:color="auto" w:fill="auto"/>
            <w:noWrap/>
            <w:vAlign w:val="bottom"/>
            <w:hideMark/>
          </w:tcPr>
          <w:p w14:paraId="5B355D6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 </w:t>
            </w:r>
          </w:p>
        </w:tc>
        <w:tc>
          <w:tcPr>
            <w:tcW w:w="190" w:type="dxa"/>
            <w:tcBorders>
              <w:top w:val="single" w:sz="4" w:space="0" w:color="auto"/>
              <w:left w:val="nil"/>
              <w:bottom w:val="nil"/>
              <w:right w:val="nil"/>
            </w:tcBorders>
            <w:shd w:val="clear" w:color="auto" w:fill="auto"/>
            <w:noWrap/>
            <w:vAlign w:val="bottom"/>
            <w:hideMark/>
          </w:tcPr>
          <w:p w14:paraId="294CC22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 </w:t>
            </w:r>
          </w:p>
        </w:tc>
        <w:tc>
          <w:tcPr>
            <w:tcW w:w="1174" w:type="dxa"/>
            <w:tcBorders>
              <w:top w:val="single" w:sz="4" w:space="0" w:color="auto"/>
              <w:left w:val="nil"/>
              <w:bottom w:val="nil"/>
              <w:right w:val="nil"/>
            </w:tcBorders>
            <w:shd w:val="clear" w:color="auto" w:fill="auto"/>
            <w:noWrap/>
            <w:vAlign w:val="bottom"/>
            <w:hideMark/>
          </w:tcPr>
          <w:p w14:paraId="00C169E7"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1.70</w:t>
            </w:r>
          </w:p>
        </w:tc>
        <w:tc>
          <w:tcPr>
            <w:tcW w:w="332" w:type="dxa"/>
            <w:tcBorders>
              <w:top w:val="single" w:sz="4" w:space="0" w:color="auto"/>
              <w:left w:val="nil"/>
              <w:bottom w:val="nil"/>
              <w:right w:val="nil"/>
            </w:tcBorders>
            <w:shd w:val="clear" w:color="auto" w:fill="auto"/>
            <w:noWrap/>
            <w:vAlign w:val="bottom"/>
            <w:hideMark/>
          </w:tcPr>
          <w:p w14:paraId="17086F94"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541" w:type="dxa"/>
            <w:tcBorders>
              <w:top w:val="single" w:sz="4" w:space="0" w:color="auto"/>
              <w:left w:val="nil"/>
              <w:bottom w:val="nil"/>
              <w:right w:val="nil"/>
            </w:tcBorders>
            <w:shd w:val="clear" w:color="auto" w:fill="auto"/>
            <w:noWrap/>
            <w:vAlign w:val="bottom"/>
            <w:hideMark/>
          </w:tcPr>
          <w:p w14:paraId="39AD3E22"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4.80</w:t>
            </w:r>
          </w:p>
        </w:tc>
        <w:tc>
          <w:tcPr>
            <w:tcW w:w="633" w:type="dxa"/>
            <w:tcBorders>
              <w:top w:val="single" w:sz="4" w:space="0" w:color="auto"/>
              <w:left w:val="nil"/>
              <w:bottom w:val="nil"/>
              <w:right w:val="nil"/>
            </w:tcBorders>
            <w:shd w:val="clear" w:color="auto" w:fill="auto"/>
            <w:noWrap/>
            <w:vAlign w:val="bottom"/>
            <w:hideMark/>
          </w:tcPr>
          <w:p w14:paraId="46357AA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460" w:type="dxa"/>
            <w:tcBorders>
              <w:top w:val="single" w:sz="4" w:space="0" w:color="auto"/>
              <w:left w:val="nil"/>
              <w:bottom w:val="nil"/>
              <w:right w:val="nil"/>
            </w:tcBorders>
            <w:shd w:val="clear" w:color="auto" w:fill="auto"/>
            <w:noWrap/>
            <w:vAlign w:val="bottom"/>
            <w:hideMark/>
          </w:tcPr>
          <w:p w14:paraId="0CAE2D3C"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31.9</w:t>
            </w:r>
          </w:p>
        </w:tc>
      </w:tr>
      <w:tr w:rsidR="00BD7167" w:rsidRPr="008C3D75" w14:paraId="3ACA8C5B" w14:textId="77777777" w:rsidTr="00BD7167">
        <w:trPr>
          <w:trHeight w:val="300"/>
        </w:trPr>
        <w:tc>
          <w:tcPr>
            <w:tcW w:w="1296" w:type="dxa"/>
            <w:tcBorders>
              <w:top w:val="nil"/>
              <w:left w:val="nil"/>
              <w:bottom w:val="nil"/>
              <w:right w:val="nil"/>
            </w:tcBorders>
            <w:shd w:val="clear" w:color="auto" w:fill="auto"/>
            <w:noWrap/>
            <w:vAlign w:val="bottom"/>
            <w:hideMark/>
          </w:tcPr>
          <w:p w14:paraId="4B8ED634"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3-7</w:t>
            </w:r>
          </w:p>
        </w:tc>
        <w:tc>
          <w:tcPr>
            <w:tcW w:w="903" w:type="dxa"/>
            <w:tcBorders>
              <w:top w:val="nil"/>
              <w:left w:val="nil"/>
              <w:bottom w:val="nil"/>
              <w:right w:val="nil"/>
            </w:tcBorders>
            <w:shd w:val="clear" w:color="auto" w:fill="auto"/>
            <w:noWrap/>
            <w:vAlign w:val="bottom"/>
            <w:hideMark/>
          </w:tcPr>
          <w:p w14:paraId="41BC5518"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6.71</w:t>
            </w:r>
          </w:p>
        </w:tc>
        <w:tc>
          <w:tcPr>
            <w:tcW w:w="354" w:type="dxa"/>
            <w:tcBorders>
              <w:top w:val="nil"/>
              <w:left w:val="nil"/>
              <w:bottom w:val="nil"/>
              <w:right w:val="nil"/>
            </w:tcBorders>
            <w:shd w:val="clear" w:color="auto" w:fill="auto"/>
            <w:noWrap/>
            <w:vAlign w:val="bottom"/>
            <w:hideMark/>
          </w:tcPr>
          <w:p w14:paraId="71194924"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217D898"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0.45</w:t>
            </w:r>
          </w:p>
        </w:tc>
        <w:tc>
          <w:tcPr>
            <w:tcW w:w="612" w:type="dxa"/>
            <w:tcBorders>
              <w:top w:val="nil"/>
              <w:left w:val="nil"/>
              <w:bottom w:val="nil"/>
              <w:right w:val="nil"/>
            </w:tcBorders>
            <w:shd w:val="clear" w:color="auto" w:fill="auto"/>
            <w:noWrap/>
            <w:vAlign w:val="bottom"/>
            <w:hideMark/>
          </w:tcPr>
          <w:p w14:paraId="17DD3C6D"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1D63E928"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CF468EB" w14:textId="77777777" w:rsidR="00BD7167" w:rsidRPr="008C3D75"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6769BA7D"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0.54</w:t>
            </w:r>
          </w:p>
        </w:tc>
        <w:tc>
          <w:tcPr>
            <w:tcW w:w="332" w:type="dxa"/>
            <w:tcBorders>
              <w:top w:val="nil"/>
              <w:left w:val="nil"/>
              <w:bottom w:val="nil"/>
              <w:right w:val="nil"/>
            </w:tcBorders>
            <w:shd w:val="clear" w:color="auto" w:fill="auto"/>
            <w:noWrap/>
            <w:vAlign w:val="bottom"/>
            <w:hideMark/>
          </w:tcPr>
          <w:p w14:paraId="5E24335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DD15F1A"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0.14</w:t>
            </w:r>
          </w:p>
        </w:tc>
        <w:tc>
          <w:tcPr>
            <w:tcW w:w="633" w:type="dxa"/>
            <w:tcBorders>
              <w:top w:val="nil"/>
              <w:left w:val="nil"/>
              <w:bottom w:val="nil"/>
              <w:right w:val="nil"/>
            </w:tcBorders>
            <w:shd w:val="clear" w:color="auto" w:fill="auto"/>
            <w:noWrap/>
            <w:vAlign w:val="bottom"/>
            <w:hideMark/>
          </w:tcPr>
          <w:p w14:paraId="543A368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584A707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8.11</w:t>
            </w:r>
          </w:p>
        </w:tc>
      </w:tr>
      <w:tr w:rsidR="00BD7167" w:rsidRPr="008C3D75" w14:paraId="17F58CB1" w14:textId="77777777" w:rsidTr="00BD7167">
        <w:trPr>
          <w:trHeight w:val="300"/>
        </w:trPr>
        <w:tc>
          <w:tcPr>
            <w:tcW w:w="1296" w:type="dxa"/>
            <w:tcBorders>
              <w:top w:val="nil"/>
              <w:left w:val="nil"/>
              <w:bottom w:val="nil"/>
              <w:right w:val="nil"/>
            </w:tcBorders>
            <w:shd w:val="clear" w:color="auto" w:fill="auto"/>
            <w:noWrap/>
            <w:vAlign w:val="bottom"/>
            <w:hideMark/>
          </w:tcPr>
          <w:p w14:paraId="07775F32"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5-7</w:t>
            </w:r>
          </w:p>
        </w:tc>
        <w:tc>
          <w:tcPr>
            <w:tcW w:w="903" w:type="dxa"/>
            <w:tcBorders>
              <w:top w:val="nil"/>
              <w:left w:val="nil"/>
              <w:bottom w:val="nil"/>
              <w:right w:val="nil"/>
            </w:tcBorders>
            <w:shd w:val="clear" w:color="auto" w:fill="auto"/>
            <w:noWrap/>
            <w:vAlign w:val="bottom"/>
            <w:hideMark/>
          </w:tcPr>
          <w:p w14:paraId="098BB65E"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10.78</w:t>
            </w:r>
          </w:p>
        </w:tc>
        <w:tc>
          <w:tcPr>
            <w:tcW w:w="354" w:type="dxa"/>
            <w:tcBorders>
              <w:top w:val="nil"/>
              <w:left w:val="nil"/>
              <w:bottom w:val="nil"/>
              <w:right w:val="nil"/>
            </w:tcBorders>
            <w:shd w:val="clear" w:color="auto" w:fill="auto"/>
            <w:noWrap/>
            <w:vAlign w:val="bottom"/>
            <w:hideMark/>
          </w:tcPr>
          <w:p w14:paraId="4FDFE646"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5B91F92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5.71</w:t>
            </w:r>
          </w:p>
        </w:tc>
        <w:tc>
          <w:tcPr>
            <w:tcW w:w="612" w:type="dxa"/>
            <w:tcBorders>
              <w:top w:val="nil"/>
              <w:left w:val="nil"/>
              <w:bottom w:val="nil"/>
              <w:right w:val="nil"/>
            </w:tcBorders>
            <w:shd w:val="clear" w:color="auto" w:fill="auto"/>
            <w:noWrap/>
            <w:vAlign w:val="bottom"/>
            <w:hideMark/>
          </w:tcPr>
          <w:p w14:paraId="0A0F1778"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00041E14"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3902A3AF" w14:textId="77777777" w:rsidR="00BD7167" w:rsidRPr="008C3D75"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354E2FD1"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30.93</w:t>
            </w:r>
          </w:p>
        </w:tc>
        <w:tc>
          <w:tcPr>
            <w:tcW w:w="332" w:type="dxa"/>
            <w:tcBorders>
              <w:top w:val="nil"/>
              <w:left w:val="nil"/>
              <w:bottom w:val="nil"/>
              <w:right w:val="nil"/>
            </w:tcBorders>
            <w:shd w:val="clear" w:color="auto" w:fill="auto"/>
            <w:noWrap/>
            <w:vAlign w:val="bottom"/>
            <w:hideMark/>
          </w:tcPr>
          <w:p w14:paraId="138D31F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AC22CF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15.56</w:t>
            </w:r>
          </w:p>
        </w:tc>
        <w:tc>
          <w:tcPr>
            <w:tcW w:w="633" w:type="dxa"/>
            <w:tcBorders>
              <w:top w:val="nil"/>
              <w:left w:val="nil"/>
              <w:bottom w:val="nil"/>
              <w:right w:val="nil"/>
            </w:tcBorders>
            <w:shd w:val="clear" w:color="auto" w:fill="auto"/>
            <w:noWrap/>
            <w:vAlign w:val="bottom"/>
            <w:hideMark/>
          </w:tcPr>
          <w:p w14:paraId="7644CD7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88B02C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287</w:t>
            </w:r>
          </w:p>
        </w:tc>
      </w:tr>
      <w:tr w:rsidR="00BD7167" w:rsidRPr="008C3D75" w14:paraId="087A3F75" w14:textId="77777777" w:rsidTr="00BD7167">
        <w:trPr>
          <w:trHeight w:val="300"/>
        </w:trPr>
        <w:tc>
          <w:tcPr>
            <w:tcW w:w="1296" w:type="dxa"/>
            <w:tcBorders>
              <w:top w:val="nil"/>
              <w:left w:val="nil"/>
              <w:bottom w:val="nil"/>
              <w:right w:val="nil"/>
            </w:tcBorders>
            <w:shd w:val="clear" w:color="auto" w:fill="auto"/>
            <w:noWrap/>
            <w:vAlign w:val="bottom"/>
            <w:hideMark/>
          </w:tcPr>
          <w:p w14:paraId="42232F54"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3-5</w:t>
            </w:r>
          </w:p>
        </w:tc>
        <w:tc>
          <w:tcPr>
            <w:tcW w:w="903" w:type="dxa"/>
            <w:tcBorders>
              <w:top w:val="nil"/>
              <w:left w:val="nil"/>
              <w:bottom w:val="nil"/>
              <w:right w:val="nil"/>
            </w:tcBorders>
            <w:shd w:val="clear" w:color="auto" w:fill="auto"/>
            <w:noWrap/>
            <w:vAlign w:val="bottom"/>
            <w:hideMark/>
          </w:tcPr>
          <w:p w14:paraId="5ADB78DD"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5.43</w:t>
            </w:r>
          </w:p>
        </w:tc>
        <w:tc>
          <w:tcPr>
            <w:tcW w:w="354" w:type="dxa"/>
            <w:tcBorders>
              <w:top w:val="nil"/>
              <w:left w:val="nil"/>
              <w:bottom w:val="nil"/>
              <w:right w:val="nil"/>
            </w:tcBorders>
            <w:shd w:val="clear" w:color="auto" w:fill="auto"/>
            <w:noWrap/>
            <w:vAlign w:val="bottom"/>
            <w:hideMark/>
          </w:tcPr>
          <w:p w14:paraId="30B89DD6"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58BF5A2"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0.58</w:t>
            </w:r>
          </w:p>
        </w:tc>
        <w:tc>
          <w:tcPr>
            <w:tcW w:w="612" w:type="dxa"/>
            <w:tcBorders>
              <w:top w:val="nil"/>
              <w:left w:val="nil"/>
              <w:bottom w:val="nil"/>
              <w:right w:val="nil"/>
            </w:tcBorders>
            <w:shd w:val="clear" w:color="auto" w:fill="auto"/>
            <w:noWrap/>
            <w:vAlign w:val="bottom"/>
            <w:hideMark/>
          </w:tcPr>
          <w:p w14:paraId="555B07FD"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04E615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79F8CD59" w14:textId="77777777" w:rsidR="00BD7167" w:rsidRPr="008C3D75"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8EAB682"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1.06</w:t>
            </w:r>
          </w:p>
        </w:tc>
        <w:tc>
          <w:tcPr>
            <w:tcW w:w="332" w:type="dxa"/>
            <w:tcBorders>
              <w:top w:val="nil"/>
              <w:left w:val="nil"/>
              <w:bottom w:val="nil"/>
              <w:right w:val="nil"/>
            </w:tcBorders>
            <w:shd w:val="clear" w:color="auto" w:fill="auto"/>
            <w:noWrap/>
            <w:vAlign w:val="bottom"/>
            <w:hideMark/>
          </w:tcPr>
          <w:p w14:paraId="3F6877B6"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5C55CD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1.33</w:t>
            </w:r>
          </w:p>
        </w:tc>
        <w:tc>
          <w:tcPr>
            <w:tcW w:w="633" w:type="dxa"/>
            <w:tcBorders>
              <w:top w:val="nil"/>
              <w:left w:val="nil"/>
              <w:bottom w:val="nil"/>
              <w:right w:val="nil"/>
            </w:tcBorders>
            <w:shd w:val="clear" w:color="auto" w:fill="auto"/>
            <w:noWrap/>
            <w:vAlign w:val="bottom"/>
            <w:hideMark/>
          </w:tcPr>
          <w:p w14:paraId="1F871772"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C9B2F8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19.5</w:t>
            </w:r>
          </w:p>
        </w:tc>
      </w:tr>
      <w:tr w:rsidR="00BD7167" w:rsidRPr="008C3D75" w14:paraId="44DC8FE2" w14:textId="77777777" w:rsidTr="00BD7167">
        <w:trPr>
          <w:trHeight w:val="300"/>
        </w:trPr>
        <w:tc>
          <w:tcPr>
            <w:tcW w:w="1296" w:type="dxa"/>
            <w:tcBorders>
              <w:top w:val="nil"/>
              <w:left w:val="nil"/>
              <w:bottom w:val="nil"/>
              <w:right w:val="nil"/>
            </w:tcBorders>
            <w:shd w:val="clear" w:color="auto" w:fill="auto"/>
            <w:noWrap/>
            <w:vAlign w:val="bottom"/>
            <w:hideMark/>
          </w:tcPr>
          <w:p w14:paraId="54E12BF1"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2-8</w:t>
            </w:r>
          </w:p>
        </w:tc>
        <w:tc>
          <w:tcPr>
            <w:tcW w:w="903" w:type="dxa"/>
            <w:tcBorders>
              <w:top w:val="nil"/>
              <w:left w:val="nil"/>
              <w:bottom w:val="nil"/>
              <w:right w:val="nil"/>
            </w:tcBorders>
            <w:shd w:val="clear" w:color="auto" w:fill="auto"/>
            <w:noWrap/>
            <w:vAlign w:val="bottom"/>
            <w:hideMark/>
          </w:tcPr>
          <w:p w14:paraId="5D5F9E7B"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5.71</w:t>
            </w:r>
          </w:p>
        </w:tc>
        <w:tc>
          <w:tcPr>
            <w:tcW w:w="354" w:type="dxa"/>
            <w:tcBorders>
              <w:top w:val="nil"/>
              <w:left w:val="nil"/>
              <w:bottom w:val="nil"/>
              <w:right w:val="nil"/>
            </w:tcBorders>
            <w:shd w:val="clear" w:color="auto" w:fill="auto"/>
            <w:noWrap/>
            <w:vAlign w:val="bottom"/>
            <w:hideMark/>
          </w:tcPr>
          <w:p w14:paraId="384FBE09"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663A2194"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0.73</w:t>
            </w:r>
          </w:p>
        </w:tc>
        <w:tc>
          <w:tcPr>
            <w:tcW w:w="612" w:type="dxa"/>
            <w:tcBorders>
              <w:top w:val="nil"/>
              <w:left w:val="nil"/>
              <w:bottom w:val="nil"/>
              <w:right w:val="nil"/>
            </w:tcBorders>
            <w:shd w:val="clear" w:color="auto" w:fill="auto"/>
            <w:noWrap/>
            <w:vAlign w:val="bottom"/>
            <w:hideMark/>
          </w:tcPr>
          <w:p w14:paraId="5F272173"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7B3B2E3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867D97B" w14:textId="77777777" w:rsidR="00BD7167" w:rsidRPr="008C3D75"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330F08D8"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1.53</w:t>
            </w:r>
          </w:p>
        </w:tc>
        <w:tc>
          <w:tcPr>
            <w:tcW w:w="332" w:type="dxa"/>
            <w:tcBorders>
              <w:top w:val="nil"/>
              <w:left w:val="nil"/>
              <w:bottom w:val="nil"/>
              <w:right w:val="nil"/>
            </w:tcBorders>
            <w:shd w:val="clear" w:color="auto" w:fill="auto"/>
            <w:noWrap/>
            <w:vAlign w:val="bottom"/>
            <w:hideMark/>
          </w:tcPr>
          <w:p w14:paraId="62D3130B"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568E7F43"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2.54</w:t>
            </w:r>
          </w:p>
        </w:tc>
        <w:tc>
          <w:tcPr>
            <w:tcW w:w="633" w:type="dxa"/>
            <w:tcBorders>
              <w:top w:val="nil"/>
              <w:left w:val="nil"/>
              <w:bottom w:val="nil"/>
              <w:right w:val="nil"/>
            </w:tcBorders>
            <w:shd w:val="clear" w:color="auto" w:fill="auto"/>
            <w:noWrap/>
            <w:vAlign w:val="bottom"/>
            <w:hideMark/>
          </w:tcPr>
          <w:p w14:paraId="33B50741"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2E4214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26.8</w:t>
            </w:r>
          </w:p>
        </w:tc>
      </w:tr>
      <w:tr w:rsidR="00BD7167" w:rsidRPr="008C3D75" w14:paraId="63C6F75B" w14:textId="77777777" w:rsidTr="00BD7167">
        <w:trPr>
          <w:trHeight w:val="300"/>
        </w:trPr>
        <w:tc>
          <w:tcPr>
            <w:tcW w:w="1296" w:type="dxa"/>
            <w:tcBorders>
              <w:top w:val="nil"/>
              <w:left w:val="nil"/>
              <w:bottom w:val="nil"/>
              <w:right w:val="nil"/>
            </w:tcBorders>
            <w:shd w:val="clear" w:color="auto" w:fill="auto"/>
            <w:noWrap/>
            <w:vAlign w:val="bottom"/>
            <w:hideMark/>
          </w:tcPr>
          <w:p w14:paraId="5C889FB3"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4-8</w:t>
            </w:r>
          </w:p>
        </w:tc>
        <w:tc>
          <w:tcPr>
            <w:tcW w:w="903" w:type="dxa"/>
            <w:tcBorders>
              <w:top w:val="nil"/>
              <w:left w:val="nil"/>
              <w:bottom w:val="nil"/>
              <w:right w:val="nil"/>
            </w:tcBorders>
            <w:shd w:val="clear" w:color="auto" w:fill="auto"/>
            <w:noWrap/>
            <w:vAlign w:val="bottom"/>
            <w:hideMark/>
          </w:tcPr>
          <w:p w14:paraId="006384A0"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6.84</w:t>
            </w:r>
          </w:p>
        </w:tc>
        <w:tc>
          <w:tcPr>
            <w:tcW w:w="354" w:type="dxa"/>
            <w:tcBorders>
              <w:top w:val="nil"/>
              <w:left w:val="nil"/>
              <w:bottom w:val="nil"/>
              <w:right w:val="nil"/>
            </w:tcBorders>
            <w:shd w:val="clear" w:color="auto" w:fill="auto"/>
            <w:noWrap/>
            <w:vAlign w:val="bottom"/>
            <w:hideMark/>
          </w:tcPr>
          <w:p w14:paraId="04E3A58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C50DBE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0.57</w:t>
            </w:r>
          </w:p>
        </w:tc>
        <w:tc>
          <w:tcPr>
            <w:tcW w:w="612" w:type="dxa"/>
            <w:tcBorders>
              <w:top w:val="nil"/>
              <w:left w:val="nil"/>
              <w:bottom w:val="nil"/>
              <w:right w:val="nil"/>
            </w:tcBorders>
            <w:shd w:val="clear" w:color="auto" w:fill="auto"/>
            <w:noWrap/>
            <w:vAlign w:val="bottom"/>
            <w:hideMark/>
          </w:tcPr>
          <w:p w14:paraId="3510B17A"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C755B57"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D3DFBC7" w14:textId="77777777" w:rsidR="00BD7167" w:rsidRPr="008C3D75"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6DF0B0F2"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0.71</w:t>
            </w:r>
          </w:p>
        </w:tc>
        <w:tc>
          <w:tcPr>
            <w:tcW w:w="332" w:type="dxa"/>
            <w:tcBorders>
              <w:top w:val="nil"/>
              <w:left w:val="nil"/>
              <w:bottom w:val="nil"/>
              <w:right w:val="nil"/>
            </w:tcBorders>
            <w:shd w:val="clear" w:color="auto" w:fill="auto"/>
            <w:noWrap/>
            <w:vAlign w:val="bottom"/>
            <w:hideMark/>
          </w:tcPr>
          <w:p w14:paraId="45C121D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D3BD434"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0.24</w:t>
            </w:r>
          </w:p>
        </w:tc>
        <w:tc>
          <w:tcPr>
            <w:tcW w:w="633" w:type="dxa"/>
            <w:tcBorders>
              <w:top w:val="nil"/>
              <w:left w:val="nil"/>
              <w:bottom w:val="nil"/>
              <w:right w:val="nil"/>
            </w:tcBorders>
            <w:shd w:val="clear" w:color="auto" w:fill="auto"/>
            <w:noWrap/>
            <w:vAlign w:val="bottom"/>
            <w:hideMark/>
          </w:tcPr>
          <w:p w14:paraId="1B4890FB"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9EEA89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10.3</w:t>
            </w:r>
          </w:p>
        </w:tc>
      </w:tr>
      <w:tr w:rsidR="00BD7167" w:rsidRPr="008C3D75" w14:paraId="1B6F002F" w14:textId="77777777" w:rsidTr="00BD7167">
        <w:trPr>
          <w:trHeight w:val="300"/>
        </w:trPr>
        <w:tc>
          <w:tcPr>
            <w:tcW w:w="1296" w:type="dxa"/>
            <w:tcBorders>
              <w:top w:val="nil"/>
              <w:left w:val="nil"/>
              <w:bottom w:val="nil"/>
              <w:right w:val="nil"/>
            </w:tcBorders>
            <w:shd w:val="clear" w:color="auto" w:fill="auto"/>
            <w:noWrap/>
            <w:vAlign w:val="bottom"/>
            <w:hideMark/>
          </w:tcPr>
          <w:p w14:paraId="630C4EF9"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6-8</w:t>
            </w:r>
          </w:p>
        </w:tc>
        <w:tc>
          <w:tcPr>
            <w:tcW w:w="903" w:type="dxa"/>
            <w:tcBorders>
              <w:top w:val="nil"/>
              <w:left w:val="nil"/>
              <w:bottom w:val="nil"/>
              <w:right w:val="nil"/>
            </w:tcBorders>
            <w:shd w:val="clear" w:color="auto" w:fill="auto"/>
            <w:noWrap/>
            <w:vAlign w:val="bottom"/>
            <w:hideMark/>
          </w:tcPr>
          <w:p w14:paraId="6A3E9C64"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10.63</w:t>
            </w:r>
          </w:p>
        </w:tc>
        <w:tc>
          <w:tcPr>
            <w:tcW w:w="354" w:type="dxa"/>
            <w:tcBorders>
              <w:top w:val="nil"/>
              <w:left w:val="nil"/>
              <w:bottom w:val="nil"/>
              <w:right w:val="nil"/>
            </w:tcBorders>
            <w:shd w:val="clear" w:color="auto" w:fill="auto"/>
            <w:noWrap/>
            <w:vAlign w:val="bottom"/>
            <w:hideMark/>
          </w:tcPr>
          <w:p w14:paraId="7F02A4C8"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378818C"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7.37</w:t>
            </w:r>
          </w:p>
        </w:tc>
        <w:tc>
          <w:tcPr>
            <w:tcW w:w="612" w:type="dxa"/>
            <w:tcBorders>
              <w:top w:val="nil"/>
              <w:left w:val="nil"/>
              <w:bottom w:val="nil"/>
              <w:right w:val="nil"/>
            </w:tcBorders>
            <w:shd w:val="clear" w:color="auto" w:fill="auto"/>
            <w:noWrap/>
            <w:vAlign w:val="bottom"/>
            <w:hideMark/>
          </w:tcPr>
          <w:p w14:paraId="610E991F"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08151C1F"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CE48D48" w14:textId="77777777" w:rsidR="00BD7167" w:rsidRPr="008C3D75"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70CC996"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29.21</w:t>
            </w:r>
          </w:p>
        </w:tc>
        <w:tc>
          <w:tcPr>
            <w:tcW w:w="332" w:type="dxa"/>
            <w:tcBorders>
              <w:top w:val="nil"/>
              <w:left w:val="nil"/>
              <w:bottom w:val="nil"/>
              <w:right w:val="nil"/>
            </w:tcBorders>
            <w:shd w:val="clear" w:color="auto" w:fill="auto"/>
            <w:noWrap/>
            <w:vAlign w:val="bottom"/>
            <w:hideMark/>
          </w:tcPr>
          <w:p w14:paraId="209E75C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A1A3267"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13.59</w:t>
            </w:r>
          </w:p>
        </w:tc>
        <w:tc>
          <w:tcPr>
            <w:tcW w:w="633" w:type="dxa"/>
            <w:tcBorders>
              <w:top w:val="nil"/>
              <w:left w:val="nil"/>
              <w:bottom w:val="nil"/>
              <w:right w:val="nil"/>
            </w:tcBorders>
            <w:shd w:val="clear" w:color="auto" w:fill="auto"/>
            <w:noWrap/>
            <w:vAlign w:val="bottom"/>
            <w:hideMark/>
          </w:tcPr>
          <w:p w14:paraId="5A0CA01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31656F6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275</w:t>
            </w:r>
          </w:p>
        </w:tc>
      </w:tr>
      <w:tr w:rsidR="00BD7167" w:rsidRPr="008C3D75" w14:paraId="029EFFAD" w14:textId="77777777" w:rsidTr="00BD7167">
        <w:trPr>
          <w:trHeight w:val="300"/>
        </w:trPr>
        <w:tc>
          <w:tcPr>
            <w:tcW w:w="1296" w:type="dxa"/>
            <w:tcBorders>
              <w:top w:val="nil"/>
              <w:left w:val="nil"/>
              <w:bottom w:val="nil"/>
              <w:right w:val="nil"/>
            </w:tcBorders>
            <w:shd w:val="clear" w:color="auto" w:fill="auto"/>
            <w:noWrap/>
            <w:vAlign w:val="bottom"/>
            <w:hideMark/>
          </w:tcPr>
          <w:p w14:paraId="0C66CF0A"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4-6</w:t>
            </w:r>
          </w:p>
        </w:tc>
        <w:tc>
          <w:tcPr>
            <w:tcW w:w="903" w:type="dxa"/>
            <w:tcBorders>
              <w:top w:val="nil"/>
              <w:left w:val="nil"/>
              <w:bottom w:val="nil"/>
              <w:right w:val="nil"/>
            </w:tcBorders>
            <w:shd w:val="clear" w:color="auto" w:fill="auto"/>
            <w:noWrap/>
            <w:vAlign w:val="bottom"/>
            <w:hideMark/>
          </w:tcPr>
          <w:p w14:paraId="5F215C71"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5.52</w:t>
            </w:r>
          </w:p>
        </w:tc>
        <w:tc>
          <w:tcPr>
            <w:tcW w:w="354" w:type="dxa"/>
            <w:tcBorders>
              <w:top w:val="nil"/>
              <w:left w:val="nil"/>
              <w:bottom w:val="nil"/>
              <w:right w:val="nil"/>
            </w:tcBorders>
            <w:shd w:val="clear" w:color="auto" w:fill="auto"/>
            <w:noWrap/>
            <w:vAlign w:val="bottom"/>
            <w:hideMark/>
          </w:tcPr>
          <w:p w14:paraId="1DE44287"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58D908F6"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0.62</w:t>
            </w:r>
          </w:p>
        </w:tc>
        <w:tc>
          <w:tcPr>
            <w:tcW w:w="612" w:type="dxa"/>
            <w:tcBorders>
              <w:top w:val="nil"/>
              <w:left w:val="nil"/>
              <w:bottom w:val="nil"/>
              <w:right w:val="nil"/>
            </w:tcBorders>
            <w:shd w:val="clear" w:color="auto" w:fill="auto"/>
            <w:noWrap/>
            <w:vAlign w:val="bottom"/>
            <w:hideMark/>
          </w:tcPr>
          <w:p w14:paraId="1939AFF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52168F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7DC455FE" w14:textId="77777777" w:rsidR="00BD7167" w:rsidRPr="008C3D75"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023ED0D"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0.86</w:t>
            </w:r>
          </w:p>
        </w:tc>
        <w:tc>
          <w:tcPr>
            <w:tcW w:w="332" w:type="dxa"/>
            <w:tcBorders>
              <w:top w:val="nil"/>
              <w:left w:val="nil"/>
              <w:bottom w:val="nil"/>
              <w:right w:val="nil"/>
            </w:tcBorders>
            <w:shd w:val="clear" w:color="auto" w:fill="auto"/>
            <w:noWrap/>
            <w:vAlign w:val="bottom"/>
            <w:hideMark/>
          </w:tcPr>
          <w:p w14:paraId="2D4A0EA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D1FD031"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0.28</w:t>
            </w:r>
          </w:p>
        </w:tc>
        <w:tc>
          <w:tcPr>
            <w:tcW w:w="633" w:type="dxa"/>
            <w:tcBorders>
              <w:top w:val="nil"/>
              <w:left w:val="nil"/>
              <w:bottom w:val="nil"/>
              <w:right w:val="nil"/>
            </w:tcBorders>
            <w:shd w:val="clear" w:color="auto" w:fill="auto"/>
            <w:noWrap/>
            <w:vAlign w:val="bottom"/>
            <w:hideMark/>
          </w:tcPr>
          <w:p w14:paraId="1882A6E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6749506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15.7</w:t>
            </w:r>
          </w:p>
        </w:tc>
      </w:tr>
      <w:tr w:rsidR="00BD7167" w:rsidRPr="008C3D75" w14:paraId="663EC99E" w14:textId="77777777" w:rsidTr="00BD7167">
        <w:trPr>
          <w:trHeight w:val="300"/>
        </w:trPr>
        <w:tc>
          <w:tcPr>
            <w:tcW w:w="1296" w:type="dxa"/>
            <w:tcBorders>
              <w:top w:val="nil"/>
              <w:left w:val="nil"/>
              <w:bottom w:val="nil"/>
              <w:right w:val="nil"/>
            </w:tcBorders>
            <w:shd w:val="clear" w:color="auto" w:fill="auto"/>
            <w:noWrap/>
            <w:vAlign w:val="bottom"/>
            <w:hideMark/>
          </w:tcPr>
          <w:p w14:paraId="28C34B6B"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3-15</w:t>
            </w:r>
          </w:p>
        </w:tc>
        <w:tc>
          <w:tcPr>
            <w:tcW w:w="903" w:type="dxa"/>
            <w:tcBorders>
              <w:top w:val="nil"/>
              <w:left w:val="nil"/>
              <w:bottom w:val="nil"/>
              <w:right w:val="nil"/>
            </w:tcBorders>
            <w:shd w:val="clear" w:color="auto" w:fill="auto"/>
            <w:noWrap/>
            <w:vAlign w:val="bottom"/>
            <w:hideMark/>
          </w:tcPr>
          <w:p w14:paraId="67310ADB"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10.87</w:t>
            </w:r>
          </w:p>
        </w:tc>
        <w:tc>
          <w:tcPr>
            <w:tcW w:w="354" w:type="dxa"/>
            <w:tcBorders>
              <w:top w:val="nil"/>
              <w:left w:val="nil"/>
              <w:bottom w:val="nil"/>
              <w:right w:val="nil"/>
            </w:tcBorders>
            <w:shd w:val="clear" w:color="auto" w:fill="auto"/>
            <w:noWrap/>
            <w:vAlign w:val="bottom"/>
            <w:hideMark/>
          </w:tcPr>
          <w:p w14:paraId="5F7A733C"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7A3B26A"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1.81</w:t>
            </w:r>
          </w:p>
        </w:tc>
        <w:tc>
          <w:tcPr>
            <w:tcW w:w="612" w:type="dxa"/>
            <w:tcBorders>
              <w:top w:val="nil"/>
              <w:left w:val="nil"/>
              <w:bottom w:val="nil"/>
              <w:right w:val="nil"/>
            </w:tcBorders>
            <w:shd w:val="clear" w:color="auto" w:fill="auto"/>
            <w:noWrap/>
            <w:vAlign w:val="bottom"/>
            <w:hideMark/>
          </w:tcPr>
          <w:p w14:paraId="5E0082B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4A4A523"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4B60220E" w14:textId="77777777" w:rsidR="00BD7167" w:rsidRPr="008C3D75"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420753F8"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1.98</w:t>
            </w:r>
          </w:p>
        </w:tc>
        <w:tc>
          <w:tcPr>
            <w:tcW w:w="332" w:type="dxa"/>
            <w:tcBorders>
              <w:top w:val="nil"/>
              <w:left w:val="nil"/>
              <w:bottom w:val="nil"/>
              <w:right w:val="nil"/>
            </w:tcBorders>
            <w:shd w:val="clear" w:color="auto" w:fill="auto"/>
            <w:noWrap/>
            <w:vAlign w:val="bottom"/>
            <w:hideMark/>
          </w:tcPr>
          <w:p w14:paraId="2E2D259D"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508CDA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0.88</w:t>
            </w:r>
          </w:p>
        </w:tc>
        <w:tc>
          <w:tcPr>
            <w:tcW w:w="633" w:type="dxa"/>
            <w:tcBorders>
              <w:top w:val="nil"/>
              <w:left w:val="nil"/>
              <w:bottom w:val="nil"/>
              <w:right w:val="nil"/>
            </w:tcBorders>
            <w:shd w:val="clear" w:color="auto" w:fill="auto"/>
            <w:noWrap/>
            <w:vAlign w:val="bottom"/>
            <w:hideMark/>
          </w:tcPr>
          <w:p w14:paraId="0DC7574B"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336C8BD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18.2</w:t>
            </w:r>
          </w:p>
        </w:tc>
      </w:tr>
      <w:tr w:rsidR="00BD7167" w:rsidRPr="008C3D75" w14:paraId="2E687954" w14:textId="77777777" w:rsidTr="00BD7167">
        <w:trPr>
          <w:trHeight w:val="300"/>
        </w:trPr>
        <w:tc>
          <w:tcPr>
            <w:tcW w:w="1296" w:type="dxa"/>
            <w:tcBorders>
              <w:top w:val="nil"/>
              <w:left w:val="nil"/>
              <w:bottom w:val="nil"/>
              <w:right w:val="nil"/>
            </w:tcBorders>
            <w:shd w:val="clear" w:color="auto" w:fill="auto"/>
            <w:noWrap/>
            <w:vAlign w:val="bottom"/>
            <w:hideMark/>
          </w:tcPr>
          <w:p w14:paraId="11C9A9EA"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13-15</w:t>
            </w:r>
          </w:p>
        </w:tc>
        <w:tc>
          <w:tcPr>
            <w:tcW w:w="903" w:type="dxa"/>
            <w:tcBorders>
              <w:top w:val="nil"/>
              <w:left w:val="nil"/>
              <w:bottom w:val="nil"/>
              <w:right w:val="nil"/>
            </w:tcBorders>
            <w:shd w:val="clear" w:color="auto" w:fill="auto"/>
            <w:noWrap/>
            <w:vAlign w:val="bottom"/>
            <w:hideMark/>
          </w:tcPr>
          <w:p w14:paraId="00881EA0"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11.35</w:t>
            </w:r>
          </w:p>
        </w:tc>
        <w:tc>
          <w:tcPr>
            <w:tcW w:w="354" w:type="dxa"/>
            <w:tcBorders>
              <w:top w:val="nil"/>
              <w:left w:val="nil"/>
              <w:bottom w:val="nil"/>
              <w:right w:val="nil"/>
            </w:tcBorders>
            <w:shd w:val="clear" w:color="auto" w:fill="auto"/>
            <w:noWrap/>
            <w:vAlign w:val="bottom"/>
            <w:hideMark/>
          </w:tcPr>
          <w:p w14:paraId="010B7E7A"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0FFB117"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4.01</w:t>
            </w:r>
          </w:p>
        </w:tc>
        <w:tc>
          <w:tcPr>
            <w:tcW w:w="612" w:type="dxa"/>
            <w:tcBorders>
              <w:top w:val="nil"/>
              <w:left w:val="nil"/>
              <w:bottom w:val="nil"/>
              <w:right w:val="nil"/>
            </w:tcBorders>
            <w:shd w:val="clear" w:color="auto" w:fill="auto"/>
            <w:noWrap/>
            <w:vAlign w:val="bottom"/>
            <w:hideMark/>
          </w:tcPr>
          <w:p w14:paraId="5C39891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64E3993"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2038D54" w14:textId="77777777" w:rsidR="00BD7167" w:rsidRPr="008C3D75"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D518995"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6.36</w:t>
            </w:r>
          </w:p>
        </w:tc>
        <w:tc>
          <w:tcPr>
            <w:tcW w:w="332" w:type="dxa"/>
            <w:tcBorders>
              <w:top w:val="nil"/>
              <w:left w:val="nil"/>
              <w:bottom w:val="nil"/>
              <w:right w:val="nil"/>
            </w:tcBorders>
            <w:shd w:val="clear" w:color="auto" w:fill="auto"/>
            <w:noWrap/>
            <w:vAlign w:val="bottom"/>
            <w:hideMark/>
          </w:tcPr>
          <w:p w14:paraId="3C181091"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24052D6"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6.44</w:t>
            </w:r>
          </w:p>
        </w:tc>
        <w:tc>
          <w:tcPr>
            <w:tcW w:w="633" w:type="dxa"/>
            <w:tcBorders>
              <w:top w:val="nil"/>
              <w:left w:val="nil"/>
              <w:bottom w:val="nil"/>
              <w:right w:val="nil"/>
            </w:tcBorders>
            <w:shd w:val="clear" w:color="auto" w:fill="auto"/>
            <w:noWrap/>
            <w:vAlign w:val="bottom"/>
            <w:hideMark/>
          </w:tcPr>
          <w:p w14:paraId="78B68C2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0E2B4E5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56</w:t>
            </w:r>
          </w:p>
        </w:tc>
      </w:tr>
      <w:tr w:rsidR="00BD7167" w:rsidRPr="008C3D75" w14:paraId="322F34E5" w14:textId="77777777" w:rsidTr="00BD7167">
        <w:trPr>
          <w:trHeight w:val="300"/>
        </w:trPr>
        <w:tc>
          <w:tcPr>
            <w:tcW w:w="1296" w:type="dxa"/>
            <w:tcBorders>
              <w:top w:val="nil"/>
              <w:left w:val="nil"/>
              <w:bottom w:val="nil"/>
              <w:right w:val="nil"/>
            </w:tcBorders>
            <w:shd w:val="clear" w:color="auto" w:fill="auto"/>
            <w:noWrap/>
            <w:vAlign w:val="bottom"/>
            <w:hideMark/>
          </w:tcPr>
          <w:p w14:paraId="790367AD"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4-16</w:t>
            </w:r>
          </w:p>
        </w:tc>
        <w:tc>
          <w:tcPr>
            <w:tcW w:w="903" w:type="dxa"/>
            <w:tcBorders>
              <w:top w:val="nil"/>
              <w:left w:val="nil"/>
              <w:bottom w:val="nil"/>
              <w:right w:val="nil"/>
            </w:tcBorders>
            <w:shd w:val="clear" w:color="auto" w:fill="auto"/>
            <w:noWrap/>
            <w:vAlign w:val="bottom"/>
            <w:hideMark/>
          </w:tcPr>
          <w:p w14:paraId="12AD41B9"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11.26</w:t>
            </w:r>
          </w:p>
        </w:tc>
        <w:tc>
          <w:tcPr>
            <w:tcW w:w="354" w:type="dxa"/>
            <w:tcBorders>
              <w:top w:val="nil"/>
              <w:left w:val="nil"/>
              <w:bottom w:val="nil"/>
              <w:right w:val="nil"/>
            </w:tcBorders>
            <w:shd w:val="clear" w:color="auto" w:fill="auto"/>
            <w:noWrap/>
            <w:vAlign w:val="bottom"/>
            <w:hideMark/>
          </w:tcPr>
          <w:p w14:paraId="1BBF2303"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EAEE48A"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2.76</w:t>
            </w:r>
          </w:p>
        </w:tc>
        <w:tc>
          <w:tcPr>
            <w:tcW w:w="612" w:type="dxa"/>
            <w:tcBorders>
              <w:top w:val="nil"/>
              <w:left w:val="nil"/>
              <w:bottom w:val="nil"/>
              <w:right w:val="nil"/>
            </w:tcBorders>
            <w:shd w:val="clear" w:color="auto" w:fill="auto"/>
            <w:noWrap/>
            <w:vAlign w:val="bottom"/>
            <w:hideMark/>
          </w:tcPr>
          <w:p w14:paraId="66822951"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A78088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59ECFA4A" w14:textId="77777777" w:rsidR="00BD7167" w:rsidRPr="008C3D75"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34AC664"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2.91</w:t>
            </w:r>
          </w:p>
        </w:tc>
        <w:tc>
          <w:tcPr>
            <w:tcW w:w="332" w:type="dxa"/>
            <w:tcBorders>
              <w:top w:val="nil"/>
              <w:left w:val="nil"/>
              <w:bottom w:val="nil"/>
              <w:right w:val="nil"/>
            </w:tcBorders>
            <w:shd w:val="clear" w:color="auto" w:fill="auto"/>
            <w:noWrap/>
            <w:vAlign w:val="bottom"/>
            <w:hideMark/>
          </w:tcPr>
          <w:p w14:paraId="16A9DE8B"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DCB49D9"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2.64</w:t>
            </w:r>
          </w:p>
        </w:tc>
        <w:tc>
          <w:tcPr>
            <w:tcW w:w="633" w:type="dxa"/>
            <w:tcBorders>
              <w:top w:val="nil"/>
              <w:left w:val="nil"/>
              <w:bottom w:val="nil"/>
              <w:right w:val="nil"/>
            </w:tcBorders>
            <w:shd w:val="clear" w:color="auto" w:fill="auto"/>
            <w:noWrap/>
            <w:vAlign w:val="bottom"/>
            <w:hideMark/>
          </w:tcPr>
          <w:p w14:paraId="4ADCCB0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36559B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25.9</w:t>
            </w:r>
          </w:p>
        </w:tc>
      </w:tr>
      <w:tr w:rsidR="00BD7167" w:rsidRPr="008C3D75" w14:paraId="11564BEA"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580CFB4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PWV</w:t>
            </w:r>
            <w:r w:rsidRPr="008C3D75">
              <w:rPr>
                <w:rFonts w:ascii="Calibri" w:hAnsi="Calibri" w:cs="Calibri"/>
                <w:color w:val="000000"/>
                <w:sz w:val="16"/>
                <w:szCs w:val="16"/>
                <w:vertAlign w:val="subscript"/>
              </w:rPr>
              <w:t>14-16</w:t>
            </w:r>
          </w:p>
        </w:tc>
        <w:tc>
          <w:tcPr>
            <w:tcW w:w="903" w:type="dxa"/>
            <w:tcBorders>
              <w:top w:val="nil"/>
              <w:left w:val="nil"/>
              <w:bottom w:val="single" w:sz="4" w:space="0" w:color="auto"/>
              <w:right w:val="nil"/>
            </w:tcBorders>
            <w:shd w:val="clear" w:color="auto" w:fill="auto"/>
            <w:noWrap/>
            <w:vAlign w:val="bottom"/>
            <w:hideMark/>
          </w:tcPr>
          <w:p w14:paraId="050F99B9"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7.48</w:t>
            </w:r>
          </w:p>
        </w:tc>
        <w:tc>
          <w:tcPr>
            <w:tcW w:w="354" w:type="dxa"/>
            <w:tcBorders>
              <w:top w:val="nil"/>
              <w:left w:val="nil"/>
              <w:bottom w:val="single" w:sz="4" w:space="0" w:color="auto"/>
              <w:right w:val="nil"/>
            </w:tcBorders>
            <w:shd w:val="clear" w:color="auto" w:fill="auto"/>
            <w:noWrap/>
            <w:vAlign w:val="bottom"/>
            <w:hideMark/>
          </w:tcPr>
          <w:p w14:paraId="42890F0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1F12113A"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13.49</w:t>
            </w:r>
          </w:p>
        </w:tc>
        <w:tc>
          <w:tcPr>
            <w:tcW w:w="612" w:type="dxa"/>
            <w:tcBorders>
              <w:top w:val="nil"/>
              <w:left w:val="nil"/>
              <w:bottom w:val="single" w:sz="4" w:space="0" w:color="auto"/>
              <w:right w:val="nil"/>
            </w:tcBorders>
            <w:shd w:val="clear" w:color="auto" w:fill="auto"/>
            <w:noWrap/>
            <w:vAlign w:val="bottom"/>
            <w:hideMark/>
          </w:tcPr>
          <w:p w14:paraId="132BB2D1"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0E77C01D"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 </w:t>
            </w:r>
          </w:p>
        </w:tc>
        <w:tc>
          <w:tcPr>
            <w:tcW w:w="190" w:type="dxa"/>
            <w:tcBorders>
              <w:top w:val="nil"/>
              <w:left w:val="nil"/>
              <w:bottom w:val="single" w:sz="4" w:space="0" w:color="auto"/>
              <w:right w:val="nil"/>
            </w:tcBorders>
            <w:shd w:val="clear" w:color="auto" w:fill="auto"/>
            <w:noWrap/>
            <w:vAlign w:val="bottom"/>
            <w:hideMark/>
          </w:tcPr>
          <w:p w14:paraId="2311D74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 </w:t>
            </w:r>
          </w:p>
        </w:tc>
        <w:tc>
          <w:tcPr>
            <w:tcW w:w="1174" w:type="dxa"/>
            <w:tcBorders>
              <w:top w:val="nil"/>
              <w:left w:val="nil"/>
              <w:bottom w:val="single" w:sz="4" w:space="0" w:color="auto"/>
              <w:right w:val="nil"/>
            </w:tcBorders>
            <w:shd w:val="clear" w:color="auto" w:fill="auto"/>
            <w:noWrap/>
            <w:vAlign w:val="bottom"/>
            <w:hideMark/>
          </w:tcPr>
          <w:p w14:paraId="7E7B8D5C"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6.72</w:t>
            </w:r>
          </w:p>
        </w:tc>
        <w:tc>
          <w:tcPr>
            <w:tcW w:w="332" w:type="dxa"/>
            <w:tcBorders>
              <w:top w:val="nil"/>
              <w:left w:val="nil"/>
              <w:bottom w:val="single" w:sz="4" w:space="0" w:color="auto"/>
              <w:right w:val="nil"/>
            </w:tcBorders>
            <w:shd w:val="clear" w:color="auto" w:fill="auto"/>
            <w:noWrap/>
            <w:vAlign w:val="bottom"/>
            <w:hideMark/>
          </w:tcPr>
          <w:p w14:paraId="64EAFDD4"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26188E27"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6.80</w:t>
            </w:r>
          </w:p>
        </w:tc>
        <w:tc>
          <w:tcPr>
            <w:tcW w:w="633" w:type="dxa"/>
            <w:tcBorders>
              <w:top w:val="nil"/>
              <w:left w:val="nil"/>
              <w:bottom w:val="single" w:sz="4" w:space="0" w:color="auto"/>
              <w:right w:val="nil"/>
            </w:tcBorders>
            <w:shd w:val="clear" w:color="auto" w:fill="auto"/>
            <w:noWrap/>
            <w:vAlign w:val="bottom"/>
            <w:hideMark/>
          </w:tcPr>
          <w:p w14:paraId="1712235F"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2DE3A5A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90</w:t>
            </w:r>
          </w:p>
        </w:tc>
      </w:tr>
      <w:tr w:rsidR="00BD7167" w:rsidRPr="008C3D75" w14:paraId="0B066314" w14:textId="77777777" w:rsidTr="00BD7167">
        <w:trPr>
          <w:trHeight w:val="300"/>
        </w:trPr>
        <w:tc>
          <w:tcPr>
            <w:tcW w:w="1296" w:type="dxa"/>
            <w:tcBorders>
              <w:top w:val="nil"/>
              <w:left w:val="nil"/>
              <w:bottom w:val="nil"/>
              <w:right w:val="nil"/>
            </w:tcBorders>
            <w:shd w:val="clear" w:color="auto" w:fill="auto"/>
            <w:noWrap/>
            <w:vAlign w:val="bottom"/>
            <w:hideMark/>
          </w:tcPr>
          <w:p w14:paraId="36AB007D"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SBP</w:t>
            </w:r>
          </w:p>
        </w:tc>
        <w:tc>
          <w:tcPr>
            <w:tcW w:w="903" w:type="dxa"/>
            <w:tcBorders>
              <w:top w:val="nil"/>
              <w:left w:val="nil"/>
              <w:bottom w:val="nil"/>
              <w:right w:val="nil"/>
            </w:tcBorders>
            <w:shd w:val="clear" w:color="auto" w:fill="auto"/>
            <w:noWrap/>
            <w:vAlign w:val="bottom"/>
            <w:hideMark/>
          </w:tcPr>
          <w:p w14:paraId="593E82E4"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135.84</w:t>
            </w:r>
          </w:p>
        </w:tc>
        <w:tc>
          <w:tcPr>
            <w:tcW w:w="354" w:type="dxa"/>
            <w:tcBorders>
              <w:top w:val="nil"/>
              <w:left w:val="nil"/>
              <w:bottom w:val="nil"/>
              <w:right w:val="nil"/>
            </w:tcBorders>
            <w:shd w:val="clear" w:color="auto" w:fill="auto"/>
            <w:noWrap/>
            <w:vAlign w:val="bottom"/>
            <w:hideMark/>
          </w:tcPr>
          <w:p w14:paraId="4E30499B"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D84A4EA"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33.60</w:t>
            </w:r>
          </w:p>
        </w:tc>
        <w:tc>
          <w:tcPr>
            <w:tcW w:w="612" w:type="dxa"/>
            <w:tcBorders>
              <w:top w:val="nil"/>
              <w:left w:val="nil"/>
              <w:bottom w:val="nil"/>
              <w:right w:val="nil"/>
            </w:tcBorders>
            <w:shd w:val="clear" w:color="auto" w:fill="auto"/>
            <w:noWrap/>
            <w:vAlign w:val="bottom"/>
            <w:hideMark/>
          </w:tcPr>
          <w:p w14:paraId="54B7642C"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1A8ACA8C"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5989192D" w14:textId="77777777" w:rsidR="00BD7167" w:rsidRPr="008C3D75"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B97B5A6"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5.97</w:t>
            </w:r>
          </w:p>
        </w:tc>
        <w:tc>
          <w:tcPr>
            <w:tcW w:w="332" w:type="dxa"/>
            <w:tcBorders>
              <w:top w:val="nil"/>
              <w:left w:val="nil"/>
              <w:bottom w:val="nil"/>
              <w:right w:val="nil"/>
            </w:tcBorders>
            <w:shd w:val="clear" w:color="auto" w:fill="auto"/>
            <w:noWrap/>
            <w:vAlign w:val="bottom"/>
            <w:hideMark/>
          </w:tcPr>
          <w:p w14:paraId="0620AD8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EACB548"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2.15</w:t>
            </w:r>
          </w:p>
        </w:tc>
        <w:tc>
          <w:tcPr>
            <w:tcW w:w="633" w:type="dxa"/>
            <w:tcBorders>
              <w:top w:val="nil"/>
              <w:left w:val="nil"/>
              <w:bottom w:val="nil"/>
              <w:right w:val="nil"/>
            </w:tcBorders>
            <w:shd w:val="clear" w:color="auto" w:fill="auto"/>
            <w:noWrap/>
            <w:vAlign w:val="bottom"/>
            <w:hideMark/>
          </w:tcPr>
          <w:p w14:paraId="32B36452"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271C7D79"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4.4</w:t>
            </w:r>
          </w:p>
        </w:tc>
      </w:tr>
      <w:tr w:rsidR="00BD7167" w:rsidRPr="008C3D75" w14:paraId="2BD977BA" w14:textId="77777777" w:rsidTr="00BD7167">
        <w:trPr>
          <w:trHeight w:val="300"/>
        </w:trPr>
        <w:tc>
          <w:tcPr>
            <w:tcW w:w="1296" w:type="dxa"/>
            <w:tcBorders>
              <w:top w:val="nil"/>
              <w:left w:val="nil"/>
              <w:bottom w:val="nil"/>
              <w:right w:val="nil"/>
            </w:tcBorders>
            <w:shd w:val="clear" w:color="auto" w:fill="auto"/>
            <w:noWrap/>
            <w:vAlign w:val="bottom"/>
            <w:hideMark/>
          </w:tcPr>
          <w:p w14:paraId="0F139AC2"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DBP</w:t>
            </w:r>
          </w:p>
        </w:tc>
        <w:tc>
          <w:tcPr>
            <w:tcW w:w="903" w:type="dxa"/>
            <w:tcBorders>
              <w:top w:val="nil"/>
              <w:left w:val="nil"/>
              <w:bottom w:val="nil"/>
              <w:right w:val="nil"/>
            </w:tcBorders>
            <w:shd w:val="clear" w:color="auto" w:fill="auto"/>
            <w:noWrap/>
            <w:vAlign w:val="bottom"/>
            <w:hideMark/>
          </w:tcPr>
          <w:p w14:paraId="7E24C98F"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73.40</w:t>
            </w:r>
          </w:p>
        </w:tc>
        <w:tc>
          <w:tcPr>
            <w:tcW w:w="354" w:type="dxa"/>
            <w:tcBorders>
              <w:top w:val="nil"/>
              <w:left w:val="nil"/>
              <w:bottom w:val="nil"/>
              <w:right w:val="nil"/>
            </w:tcBorders>
            <w:shd w:val="clear" w:color="auto" w:fill="auto"/>
            <w:noWrap/>
            <w:vAlign w:val="bottom"/>
            <w:hideMark/>
          </w:tcPr>
          <w:p w14:paraId="64555EEB"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A2753D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22.46</w:t>
            </w:r>
          </w:p>
        </w:tc>
        <w:tc>
          <w:tcPr>
            <w:tcW w:w="612" w:type="dxa"/>
            <w:tcBorders>
              <w:top w:val="nil"/>
              <w:left w:val="nil"/>
              <w:bottom w:val="nil"/>
              <w:right w:val="nil"/>
            </w:tcBorders>
            <w:shd w:val="clear" w:color="auto" w:fill="auto"/>
            <w:noWrap/>
            <w:vAlign w:val="bottom"/>
            <w:hideMark/>
          </w:tcPr>
          <w:p w14:paraId="11C7F2E4"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3EBDC682"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1752D1D" w14:textId="77777777" w:rsidR="00BD7167" w:rsidRPr="008C3D75"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7507ABD"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3.50</w:t>
            </w:r>
          </w:p>
        </w:tc>
        <w:tc>
          <w:tcPr>
            <w:tcW w:w="332" w:type="dxa"/>
            <w:tcBorders>
              <w:top w:val="nil"/>
              <w:left w:val="nil"/>
              <w:bottom w:val="nil"/>
              <w:right w:val="nil"/>
            </w:tcBorders>
            <w:shd w:val="clear" w:color="auto" w:fill="auto"/>
            <w:noWrap/>
            <w:vAlign w:val="bottom"/>
            <w:hideMark/>
          </w:tcPr>
          <w:p w14:paraId="45819042"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6880786"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1.20</w:t>
            </w:r>
          </w:p>
        </w:tc>
        <w:tc>
          <w:tcPr>
            <w:tcW w:w="633" w:type="dxa"/>
            <w:tcBorders>
              <w:top w:val="nil"/>
              <w:left w:val="nil"/>
              <w:bottom w:val="nil"/>
              <w:right w:val="nil"/>
            </w:tcBorders>
            <w:shd w:val="clear" w:color="auto" w:fill="auto"/>
            <w:noWrap/>
            <w:vAlign w:val="bottom"/>
            <w:hideMark/>
          </w:tcPr>
          <w:p w14:paraId="7B95677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2DAEF42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4.77</w:t>
            </w:r>
          </w:p>
        </w:tc>
      </w:tr>
      <w:tr w:rsidR="00BD7167" w:rsidRPr="008C3D75" w14:paraId="0BBA6846" w14:textId="77777777" w:rsidTr="00BD7167">
        <w:trPr>
          <w:trHeight w:val="300"/>
        </w:trPr>
        <w:tc>
          <w:tcPr>
            <w:tcW w:w="1296" w:type="dxa"/>
            <w:tcBorders>
              <w:top w:val="nil"/>
              <w:left w:val="nil"/>
              <w:bottom w:val="nil"/>
              <w:right w:val="nil"/>
            </w:tcBorders>
            <w:shd w:val="clear" w:color="auto" w:fill="auto"/>
            <w:noWrap/>
            <w:vAlign w:val="bottom"/>
            <w:hideMark/>
          </w:tcPr>
          <w:p w14:paraId="50D2E233"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PP</w:t>
            </w:r>
          </w:p>
        </w:tc>
        <w:tc>
          <w:tcPr>
            <w:tcW w:w="903" w:type="dxa"/>
            <w:tcBorders>
              <w:top w:val="nil"/>
              <w:left w:val="nil"/>
              <w:bottom w:val="nil"/>
              <w:right w:val="nil"/>
            </w:tcBorders>
            <w:shd w:val="clear" w:color="auto" w:fill="auto"/>
            <w:noWrap/>
            <w:vAlign w:val="bottom"/>
            <w:hideMark/>
          </w:tcPr>
          <w:p w14:paraId="453CB13E"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62.44</w:t>
            </w:r>
          </w:p>
        </w:tc>
        <w:tc>
          <w:tcPr>
            <w:tcW w:w="354" w:type="dxa"/>
            <w:tcBorders>
              <w:top w:val="nil"/>
              <w:left w:val="nil"/>
              <w:bottom w:val="nil"/>
              <w:right w:val="nil"/>
            </w:tcBorders>
            <w:shd w:val="clear" w:color="auto" w:fill="auto"/>
            <w:noWrap/>
            <w:vAlign w:val="bottom"/>
            <w:hideMark/>
          </w:tcPr>
          <w:p w14:paraId="446874E2"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658E86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15.36</w:t>
            </w:r>
          </w:p>
        </w:tc>
        <w:tc>
          <w:tcPr>
            <w:tcW w:w="612" w:type="dxa"/>
            <w:tcBorders>
              <w:top w:val="nil"/>
              <w:left w:val="nil"/>
              <w:bottom w:val="nil"/>
              <w:right w:val="nil"/>
            </w:tcBorders>
            <w:shd w:val="clear" w:color="auto" w:fill="auto"/>
            <w:noWrap/>
            <w:vAlign w:val="bottom"/>
            <w:hideMark/>
          </w:tcPr>
          <w:p w14:paraId="4BD7A8C1"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noProof/>
                <w:color w:val="000000"/>
                <w:sz w:val="16"/>
                <w:szCs w:val="16"/>
                <w:lang w:val="en-US" w:eastAsia="en-US"/>
              </w:rPr>
              <mc:AlternateContent>
                <mc:Choice Requires="wps">
                  <w:drawing>
                    <wp:anchor distT="0" distB="0" distL="114300" distR="114300" simplePos="0" relativeHeight="251665408" behindDoc="0" locked="0" layoutInCell="1" allowOverlap="1" wp14:anchorId="7EFE77F1" wp14:editId="034C455A">
                      <wp:simplePos x="0" y="0"/>
                      <wp:positionH relativeFrom="column">
                        <wp:posOffset>161925</wp:posOffset>
                      </wp:positionH>
                      <wp:positionV relativeFrom="paragraph">
                        <wp:posOffset>9525</wp:posOffset>
                      </wp:positionV>
                      <wp:extent cx="0" cy="171450"/>
                      <wp:effectExtent l="0" t="0" r="0" b="0"/>
                      <wp:wrapNone/>
                      <wp:docPr id="194" name="Textové pole 1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E010794" id="Textové pole 194" o:spid="_x0000_s1026" type="#_x0000_t202" style="position:absolute;margin-left:12.75pt;margin-top:.75pt;width:0;height:13.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C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ymrC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8C3D75">
              <w:rPr>
                <w:rFonts w:ascii="Arial" w:hAnsi="Arial" w:cs="Arial"/>
                <w:noProof/>
                <w:color w:val="000000"/>
                <w:sz w:val="16"/>
                <w:szCs w:val="16"/>
                <w:lang w:val="en-US" w:eastAsia="en-US"/>
                <w:rPrChange w:id="2252"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710464" behindDoc="0" locked="0" layoutInCell="1" allowOverlap="1" wp14:anchorId="200D3748" wp14:editId="360E97BB">
                      <wp:simplePos x="0" y="0"/>
                      <wp:positionH relativeFrom="column">
                        <wp:posOffset>161925</wp:posOffset>
                      </wp:positionH>
                      <wp:positionV relativeFrom="paragraph">
                        <wp:posOffset>9525</wp:posOffset>
                      </wp:positionV>
                      <wp:extent cx="0" cy="171450"/>
                      <wp:effectExtent l="0" t="0" r="0" b="0"/>
                      <wp:wrapNone/>
                      <wp:docPr id="193" name="Textové pole 1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A5BFF1B" id="Textové pole 193" o:spid="_x0000_s1026" type="#_x0000_t202" style="position:absolute;margin-left:12.75pt;margin-top:.75pt;width:0;height:13.5pt;z-index:251710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lCwIAAGgEAAAOAAAAZHJzL2Uyb0RvYy54bWysVFFuEzEQ/UfiDpb/ySZB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BkfO+l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8C3D75">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2B71D3F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noProof/>
                <w:color w:val="000000"/>
                <w:sz w:val="22"/>
                <w:szCs w:val="22"/>
                <w:lang w:val="en-US" w:eastAsia="en-US"/>
              </w:rPr>
              <mc:AlternateContent>
                <mc:Choice Requires="wps">
                  <w:drawing>
                    <wp:anchor distT="0" distB="0" distL="114300" distR="114300" simplePos="0" relativeHeight="251697152" behindDoc="0" locked="0" layoutInCell="1" allowOverlap="1" wp14:anchorId="68DFB1DB" wp14:editId="68B6FEFD">
                      <wp:simplePos x="0" y="0"/>
                      <wp:positionH relativeFrom="column">
                        <wp:posOffset>161925</wp:posOffset>
                      </wp:positionH>
                      <wp:positionV relativeFrom="paragraph">
                        <wp:posOffset>9525</wp:posOffset>
                      </wp:positionV>
                      <wp:extent cx="0" cy="171450"/>
                      <wp:effectExtent l="0" t="0" r="0" b="0"/>
                      <wp:wrapNone/>
                      <wp:docPr id="192" name="Textové pole 1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774293B" id="Textové pole 192" o:spid="_x0000_s1026" type="#_x0000_t202" style="position:absolute;margin-left:12.75pt;margin-top:.75pt;width:0;height:13.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CEtA7IKAgAAaAQAAA4AAAAA&#10;AAAAAAAAAAAALgIAAGRycy9lMm9Eb2MueG1sUEsBAi0AFAAGAAgAAAAhAEgJ7Z3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48DCD0F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5A497CB4"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noProof/>
                <w:color w:val="000000"/>
                <w:sz w:val="16"/>
                <w:szCs w:val="16"/>
                <w:lang w:val="en-US" w:eastAsia="en-US"/>
              </w:rPr>
              <mc:AlternateContent>
                <mc:Choice Requires="wps">
                  <w:drawing>
                    <wp:anchor distT="0" distB="0" distL="114300" distR="114300" simplePos="0" relativeHeight="251683840" behindDoc="0" locked="0" layoutInCell="1" allowOverlap="1" wp14:anchorId="4F612758" wp14:editId="5D2F4956">
                      <wp:simplePos x="0" y="0"/>
                      <wp:positionH relativeFrom="column">
                        <wp:posOffset>19050</wp:posOffset>
                      </wp:positionH>
                      <wp:positionV relativeFrom="paragraph">
                        <wp:posOffset>9525</wp:posOffset>
                      </wp:positionV>
                      <wp:extent cx="0" cy="171450"/>
                      <wp:effectExtent l="0" t="0" r="0" b="0"/>
                      <wp:wrapNone/>
                      <wp:docPr id="127" name="Textové pole 12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73942D3" id="Textové pole 127" o:spid="_x0000_s1026" type="#_x0000_t202" style="position:absolute;margin-left:1.5pt;margin-top:.75pt;width:0;height:13.5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fE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" filled="f" stroked="f">
                      <v:textbox style="mso-fit-shape-to-text:t" inset="0,0,0,0"/>
                    </v:shape>
                  </w:pict>
                </mc:Fallback>
              </mc:AlternateContent>
            </w:r>
            <w:r w:rsidRPr="008C3D75">
              <w:rPr>
                <w:rFonts w:ascii="Arial" w:hAnsi="Arial" w:cs="Arial"/>
                <w:color w:val="000000"/>
                <w:sz w:val="16"/>
                <w:szCs w:val="16"/>
              </w:rPr>
              <w:t>3.90</w:t>
            </w:r>
          </w:p>
        </w:tc>
        <w:tc>
          <w:tcPr>
            <w:tcW w:w="332" w:type="dxa"/>
            <w:tcBorders>
              <w:top w:val="nil"/>
              <w:left w:val="nil"/>
              <w:bottom w:val="nil"/>
              <w:right w:val="nil"/>
            </w:tcBorders>
            <w:shd w:val="clear" w:color="auto" w:fill="auto"/>
            <w:noWrap/>
            <w:vAlign w:val="bottom"/>
            <w:hideMark/>
          </w:tcPr>
          <w:p w14:paraId="5041F196"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noProof/>
                <w:color w:val="000000"/>
                <w:sz w:val="16"/>
                <w:szCs w:val="16"/>
                <w:lang w:val="en-US" w:eastAsia="en-US"/>
              </w:rPr>
              <mc:AlternateContent>
                <mc:Choice Requires="wps">
                  <w:drawing>
                    <wp:anchor distT="0" distB="0" distL="114300" distR="114300" simplePos="0" relativeHeight="251666432" behindDoc="0" locked="0" layoutInCell="1" allowOverlap="1" wp14:anchorId="7A1D576F" wp14:editId="52B02C71">
                      <wp:simplePos x="0" y="0"/>
                      <wp:positionH relativeFrom="column">
                        <wp:posOffset>9525</wp:posOffset>
                      </wp:positionH>
                      <wp:positionV relativeFrom="paragraph">
                        <wp:posOffset>9525</wp:posOffset>
                      </wp:positionV>
                      <wp:extent cx="0" cy="171450"/>
                      <wp:effectExtent l="0" t="0" r="0" b="0"/>
                      <wp:wrapNone/>
                      <wp:docPr id="126" name="Textové pole 12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9C42D1E" id="Textové pole 126" o:spid="_x0000_s1026" type="#_x0000_t202" style="position:absolute;margin-left:.75pt;margin-top:.75pt;width:0;height:13.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XSVvT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8C3D75">
              <w:rPr>
                <w:rFonts w:ascii="Arial" w:hAnsi="Arial" w:cs="Arial"/>
                <w:noProof/>
                <w:color w:val="000000"/>
                <w:sz w:val="16"/>
                <w:szCs w:val="16"/>
                <w:lang w:val="en-US" w:eastAsia="en-US"/>
                <w:rPrChange w:id="2253"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667456" behindDoc="0" locked="0" layoutInCell="1" allowOverlap="1" wp14:anchorId="4BA5D347" wp14:editId="33A717AC">
                      <wp:simplePos x="0" y="0"/>
                      <wp:positionH relativeFrom="column">
                        <wp:posOffset>9525</wp:posOffset>
                      </wp:positionH>
                      <wp:positionV relativeFrom="paragraph">
                        <wp:posOffset>9525</wp:posOffset>
                      </wp:positionV>
                      <wp:extent cx="0" cy="171450"/>
                      <wp:effectExtent l="0" t="0" r="0" b="0"/>
                      <wp:wrapNone/>
                      <wp:docPr id="125" name="Textové pole 12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DDF50B8" id="Textové pole 125" o:spid="_x0000_s1026" type="#_x0000_t202" style="position:absolute;margin-left:.75pt;margin-top:.75pt;width:0;height:13.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r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BYum/r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8C3D75">
              <w:rPr>
                <w:rFonts w:ascii="Arial" w:hAnsi="Arial" w:cs="Arial"/>
                <w:noProof/>
                <w:color w:val="000000"/>
                <w:sz w:val="16"/>
                <w:szCs w:val="16"/>
                <w:lang w:val="en-US" w:eastAsia="en-US"/>
                <w:rPrChange w:id="2254"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680768" behindDoc="0" locked="0" layoutInCell="1" allowOverlap="1" wp14:anchorId="2C43E2E6" wp14:editId="43645AFC">
                      <wp:simplePos x="0" y="0"/>
                      <wp:positionH relativeFrom="column">
                        <wp:posOffset>9525</wp:posOffset>
                      </wp:positionH>
                      <wp:positionV relativeFrom="paragraph">
                        <wp:posOffset>9525</wp:posOffset>
                      </wp:positionV>
                      <wp:extent cx="0" cy="171450"/>
                      <wp:effectExtent l="0" t="0" r="0" b="0"/>
                      <wp:wrapNone/>
                      <wp:docPr id="124" name="Textové pole 12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D1EB20D" id="Textové pole 124" o:spid="_x0000_s1026" type="#_x0000_t202" style="position:absolute;margin-left:.75pt;margin-top:.75pt;width:0;height:13.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4P8CgIAAGgEAAAOAAAAZHJzL2Uyb0RvYy54bWysVFFu2zAM/R+wOwj6X5wYWz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Ad64P8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8C3D75">
              <w:rPr>
                <w:rFonts w:ascii="Arial" w:hAnsi="Arial" w:cs="Arial"/>
                <w:noProof/>
                <w:color w:val="000000"/>
                <w:sz w:val="16"/>
                <w:szCs w:val="16"/>
                <w:lang w:val="en-US" w:eastAsia="en-US"/>
                <w:rPrChange w:id="2255"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681792" behindDoc="0" locked="0" layoutInCell="1" allowOverlap="1" wp14:anchorId="7C034FAF" wp14:editId="2614DA1F">
                      <wp:simplePos x="0" y="0"/>
                      <wp:positionH relativeFrom="column">
                        <wp:posOffset>9525</wp:posOffset>
                      </wp:positionH>
                      <wp:positionV relativeFrom="paragraph">
                        <wp:posOffset>9525</wp:posOffset>
                      </wp:positionV>
                      <wp:extent cx="0" cy="171450"/>
                      <wp:effectExtent l="0" t="0" r="0" b="0"/>
                      <wp:wrapNone/>
                      <wp:docPr id="123" name="Textové pole 12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61DD54D" id="Textové pole 123" o:spid="_x0000_s1026" type="#_x0000_t202" style="position:absolute;margin-left:.75pt;margin-top:.75pt;width:0;height:13.5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abCgIAAGgEAAAOAAAAZHJzL2Uyb0RvYy54bWysVFFu2zAM/R+wOwj6X5x4WD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DGXQab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8C3D75">
              <w:rPr>
                <w:rFonts w:ascii="Arial" w:hAnsi="Arial" w:cs="Arial"/>
                <w:noProof/>
                <w:color w:val="000000"/>
                <w:sz w:val="16"/>
                <w:szCs w:val="16"/>
                <w:lang w:val="en-US" w:eastAsia="en-US"/>
                <w:rPrChange w:id="2256"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682816" behindDoc="0" locked="0" layoutInCell="1" allowOverlap="1" wp14:anchorId="0900A052" wp14:editId="78132115">
                      <wp:simplePos x="0" y="0"/>
                      <wp:positionH relativeFrom="column">
                        <wp:posOffset>9525</wp:posOffset>
                      </wp:positionH>
                      <wp:positionV relativeFrom="paragraph">
                        <wp:posOffset>9525</wp:posOffset>
                      </wp:positionV>
                      <wp:extent cx="0" cy="171450"/>
                      <wp:effectExtent l="0" t="0" r="0" b="0"/>
                      <wp:wrapNone/>
                      <wp:docPr id="122" name="Textové pole 12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234D661" id="Textové pole 122" o:spid="_x0000_s1026" type="#_x0000_t202" style="position:absolute;margin-left:.75pt;margin-top:.75pt;width:0;height:13.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qM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DDOqM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8C3D75">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CDDEC6D"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1.30</w:t>
            </w:r>
          </w:p>
        </w:tc>
        <w:tc>
          <w:tcPr>
            <w:tcW w:w="633" w:type="dxa"/>
            <w:tcBorders>
              <w:top w:val="nil"/>
              <w:left w:val="nil"/>
              <w:bottom w:val="nil"/>
              <w:right w:val="nil"/>
            </w:tcBorders>
            <w:shd w:val="clear" w:color="auto" w:fill="auto"/>
            <w:noWrap/>
            <w:vAlign w:val="bottom"/>
            <w:hideMark/>
          </w:tcPr>
          <w:p w14:paraId="38C3B869"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4786716E"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6.24</w:t>
            </w:r>
          </w:p>
        </w:tc>
      </w:tr>
      <w:tr w:rsidR="00BD7167" w:rsidRPr="008C3D75" w14:paraId="20113339" w14:textId="77777777" w:rsidTr="00BD7167">
        <w:trPr>
          <w:trHeight w:val="300"/>
        </w:trPr>
        <w:tc>
          <w:tcPr>
            <w:tcW w:w="1296" w:type="dxa"/>
            <w:tcBorders>
              <w:top w:val="nil"/>
              <w:left w:val="nil"/>
              <w:bottom w:val="nil"/>
              <w:right w:val="nil"/>
            </w:tcBorders>
            <w:shd w:val="clear" w:color="auto" w:fill="auto"/>
            <w:noWrap/>
            <w:vAlign w:val="bottom"/>
            <w:hideMark/>
          </w:tcPr>
          <w:p w14:paraId="093EFAB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MBP</w:t>
            </w:r>
          </w:p>
        </w:tc>
        <w:tc>
          <w:tcPr>
            <w:tcW w:w="903" w:type="dxa"/>
            <w:tcBorders>
              <w:top w:val="nil"/>
              <w:left w:val="nil"/>
              <w:bottom w:val="nil"/>
              <w:right w:val="nil"/>
            </w:tcBorders>
            <w:shd w:val="clear" w:color="auto" w:fill="auto"/>
            <w:noWrap/>
            <w:vAlign w:val="bottom"/>
            <w:hideMark/>
          </w:tcPr>
          <w:p w14:paraId="5024AAD9"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94.21</w:t>
            </w:r>
          </w:p>
        </w:tc>
        <w:tc>
          <w:tcPr>
            <w:tcW w:w="354" w:type="dxa"/>
            <w:tcBorders>
              <w:top w:val="nil"/>
              <w:left w:val="nil"/>
              <w:bottom w:val="nil"/>
              <w:right w:val="nil"/>
            </w:tcBorders>
            <w:shd w:val="clear" w:color="auto" w:fill="auto"/>
            <w:noWrap/>
            <w:vAlign w:val="bottom"/>
            <w:hideMark/>
          </w:tcPr>
          <w:p w14:paraId="29BB3068"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D3CDD0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25.70</w:t>
            </w:r>
          </w:p>
        </w:tc>
        <w:tc>
          <w:tcPr>
            <w:tcW w:w="612" w:type="dxa"/>
            <w:tcBorders>
              <w:top w:val="nil"/>
              <w:left w:val="nil"/>
              <w:bottom w:val="nil"/>
              <w:right w:val="nil"/>
            </w:tcBorders>
            <w:shd w:val="clear" w:color="auto" w:fill="auto"/>
            <w:noWrap/>
            <w:vAlign w:val="bottom"/>
            <w:hideMark/>
          </w:tcPr>
          <w:p w14:paraId="72F70CF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noProof/>
                <w:color w:val="000000"/>
                <w:sz w:val="16"/>
                <w:szCs w:val="16"/>
                <w:lang w:val="en-US" w:eastAsia="en-US"/>
              </w:rPr>
              <mc:AlternateContent>
                <mc:Choice Requires="wps">
                  <w:drawing>
                    <wp:anchor distT="0" distB="0" distL="114300" distR="114300" simplePos="0" relativeHeight="251668480" behindDoc="0" locked="0" layoutInCell="1" allowOverlap="1" wp14:anchorId="10E924C8" wp14:editId="5B34D3C3">
                      <wp:simplePos x="0" y="0"/>
                      <wp:positionH relativeFrom="column">
                        <wp:posOffset>161925</wp:posOffset>
                      </wp:positionH>
                      <wp:positionV relativeFrom="paragraph">
                        <wp:posOffset>9525</wp:posOffset>
                      </wp:positionV>
                      <wp:extent cx="0" cy="171450"/>
                      <wp:effectExtent l="0" t="0" r="0" b="0"/>
                      <wp:wrapNone/>
                      <wp:docPr id="121" name="Textové pole 12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C02DF7F" id="Textové pole 121" o:spid="_x0000_s1026" type="#_x0000_t202" style="position:absolute;margin-left:12.75pt;margin-top:.75pt;width:0;height:13.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60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Ez/3rQ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8C3D75">
              <w:rPr>
                <w:rFonts w:ascii="Arial" w:hAnsi="Arial" w:cs="Arial"/>
                <w:noProof/>
                <w:color w:val="000000"/>
                <w:sz w:val="16"/>
                <w:szCs w:val="16"/>
                <w:lang w:val="en-US" w:eastAsia="en-US"/>
                <w:rPrChange w:id="2257"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711488" behindDoc="0" locked="0" layoutInCell="1" allowOverlap="1" wp14:anchorId="14ACC825" wp14:editId="4386E0EC">
                      <wp:simplePos x="0" y="0"/>
                      <wp:positionH relativeFrom="column">
                        <wp:posOffset>161925</wp:posOffset>
                      </wp:positionH>
                      <wp:positionV relativeFrom="paragraph">
                        <wp:posOffset>19050</wp:posOffset>
                      </wp:positionV>
                      <wp:extent cx="0" cy="171450"/>
                      <wp:effectExtent l="0" t="0" r="0" b="0"/>
                      <wp:wrapNone/>
                      <wp:docPr id="120" name="Textové pole 12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783F563" id="Textové pole 120" o:spid="_x0000_s1026" type="#_x0000_t202" style="position:absolute;margin-left:12.75pt;margin-top:1.5pt;width:0;height:13.5pt;z-index:251711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Kj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AmuMqMKAgAAaA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8C3D75">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0AB9098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noProof/>
                <w:color w:val="000000"/>
                <w:sz w:val="22"/>
                <w:szCs w:val="22"/>
                <w:lang w:val="en-US" w:eastAsia="en-US"/>
              </w:rPr>
              <mc:AlternateContent>
                <mc:Choice Requires="wps">
                  <w:drawing>
                    <wp:anchor distT="0" distB="0" distL="114300" distR="114300" simplePos="0" relativeHeight="251698176" behindDoc="0" locked="0" layoutInCell="1" allowOverlap="1" wp14:anchorId="286FA164" wp14:editId="5D8F4322">
                      <wp:simplePos x="0" y="0"/>
                      <wp:positionH relativeFrom="column">
                        <wp:posOffset>161925</wp:posOffset>
                      </wp:positionH>
                      <wp:positionV relativeFrom="paragraph">
                        <wp:posOffset>19050</wp:posOffset>
                      </wp:positionV>
                      <wp:extent cx="0" cy="171450"/>
                      <wp:effectExtent l="0" t="0" r="0" b="0"/>
                      <wp:wrapNone/>
                      <wp:docPr id="119" name="Textové pole 11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A4F7886" id="Textové pole 119" o:spid="_x0000_s1026" type="#_x0000_t202" style="position:absolute;margin-left:12.75pt;margin-top:1.5pt;width:0;height:13.5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8ACwIAAGg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lrq3eo9&#10;Z144atKjGhIcfv1kAaxi+YJk6kNcU/RDoPg0fISBUiZ/JGeuftDo8i/VxeieBD/OIhMmk+S8eMu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2nl8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77AFDAC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30682656"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noProof/>
                <w:color w:val="000000"/>
                <w:sz w:val="16"/>
                <w:szCs w:val="16"/>
                <w:lang w:val="en-US" w:eastAsia="en-US"/>
              </w:rPr>
              <mc:AlternateContent>
                <mc:Choice Requires="wps">
                  <w:drawing>
                    <wp:anchor distT="0" distB="0" distL="114300" distR="114300" simplePos="0" relativeHeight="251684864" behindDoc="0" locked="0" layoutInCell="1" allowOverlap="1" wp14:anchorId="5C0F45F8" wp14:editId="50FC1408">
                      <wp:simplePos x="0" y="0"/>
                      <wp:positionH relativeFrom="column">
                        <wp:posOffset>19050</wp:posOffset>
                      </wp:positionH>
                      <wp:positionV relativeFrom="paragraph">
                        <wp:posOffset>19050</wp:posOffset>
                      </wp:positionV>
                      <wp:extent cx="0" cy="171450"/>
                      <wp:effectExtent l="0" t="0" r="0" b="0"/>
                      <wp:wrapNone/>
                      <wp:docPr id="118" name="Textové pole 11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7C02BD2" id="Textové pole 118" o:spid="_x0000_s1026" type="#_x0000_t202" style="position:absolute;margin-left:1.5pt;margin-top:1.5pt;width:0;height:13.5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7MX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zz7MX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8C3D75">
              <w:rPr>
                <w:rFonts w:ascii="Arial" w:hAnsi="Arial" w:cs="Arial"/>
                <w:color w:val="000000"/>
                <w:sz w:val="16"/>
                <w:szCs w:val="16"/>
              </w:rPr>
              <w:t>4.09</w:t>
            </w:r>
          </w:p>
        </w:tc>
        <w:tc>
          <w:tcPr>
            <w:tcW w:w="332" w:type="dxa"/>
            <w:tcBorders>
              <w:top w:val="nil"/>
              <w:left w:val="nil"/>
              <w:bottom w:val="nil"/>
              <w:right w:val="nil"/>
            </w:tcBorders>
            <w:shd w:val="clear" w:color="auto" w:fill="auto"/>
            <w:noWrap/>
            <w:vAlign w:val="bottom"/>
            <w:hideMark/>
          </w:tcPr>
          <w:p w14:paraId="26936D69"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0D9298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1.45</w:t>
            </w:r>
          </w:p>
        </w:tc>
        <w:tc>
          <w:tcPr>
            <w:tcW w:w="633" w:type="dxa"/>
            <w:tcBorders>
              <w:top w:val="nil"/>
              <w:left w:val="nil"/>
              <w:bottom w:val="nil"/>
              <w:right w:val="nil"/>
            </w:tcBorders>
            <w:shd w:val="clear" w:color="auto" w:fill="auto"/>
            <w:noWrap/>
            <w:vAlign w:val="bottom"/>
            <w:hideMark/>
          </w:tcPr>
          <w:p w14:paraId="261A74A9"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5FFA4AB7"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4.34</w:t>
            </w:r>
          </w:p>
        </w:tc>
      </w:tr>
      <w:tr w:rsidR="00BD7167" w:rsidRPr="008C3D75" w14:paraId="6CEEF5F6" w14:textId="77777777" w:rsidTr="00BD7167">
        <w:trPr>
          <w:trHeight w:val="300"/>
        </w:trPr>
        <w:tc>
          <w:tcPr>
            <w:tcW w:w="1296" w:type="dxa"/>
            <w:tcBorders>
              <w:top w:val="nil"/>
              <w:left w:val="nil"/>
              <w:bottom w:val="nil"/>
              <w:right w:val="nil"/>
            </w:tcBorders>
            <w:shd w:val="clear" w:color="auto" w:fill="auto"/>
            <w:noWrap/>
            <w:vAlign w:val="bottom"/>
            <w:hideMark/>
          </w:tcPr>
          <w:p w14:paraId="4EE6E0A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R-SBP</w:t>
            </w:r>
          </w:p>
        </w:tc>
        <w:tc>
          <w:tcPr>
            <w:tcW w:w="903" w:type="dxa"/>
            <w:tcBorders>
              <w:top w:val="nil"/>
              <w:left w:val="nil"/>
              <w:bottom w:val="nil"/>
              <w:right w:val="nil"/>
            </w:tcBorders>
            <w:shd w:val="clear" w:color="auto" w:fill="auto"/>
            <w:noWrap/>
            <w:vAlign w:val="bottom"/>
            <w:hideMark/>
          </w:tcPr>
          <w:p w14:paraId="0A465E49"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279.6</w:t>
            </w:r>
          </w:p>
        </w:tc>
        <w:tc>
          <w:tcPr>
            <w:tcW w:w="354" w:type="dxa"/>
            <w:tcBorders>
              <w:top w:val="nil"/>
              <w:left w:val="nil"/>
              <w:bottom w:val="nil"/>
              <w:right w:val="nil"/>
            </w:tcBorders>
            <w:shd w:val="clear" w:color="auto" w:fill="auto"/>
            <w:noWrap/>
            <w:vAlign w:val="bottom"/>
            <w:hideMark/>
          </w:tcPr>
          <w:p w14:paraId="489BDFA6"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1EDFC7F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18.1</w:t>
            </w:r>
          </w:p>
        </w:tc>
        <w:tc>
          <w:tcPr>
            <w:tcW w:w="612" w:type="dxa"/>
            <w:tcBorders>
              <w:top w:val="nil"/>
              <w:left w:val="nil"/>
              <w:bottom w:val="nil"/>
              <w:right w:val="nil"/>
            </w:tcBorders>
            <w:shd w:val="clear" w:color="auto" w:fill="auto"/>
            <w:noWrap/>
            <w:vAlign w:val="bottom"/>
            <w:hideMark/>
          </w:tcPr>
          <w:p w14:paraId="0A05F37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noProof/>
                <w:color w:val="000000"/>
                <w:sz w:val="16"/>
                <w:szCs w:val="16"/>
                <w:lang w:val="en-US" w:eastAsia="en-US"/>
              </w:rPr>
              <mc:AlternateContent>
                <mc:Choice Requires="wps">
                  <w:drawing>
                    <wp:anchor distT="0" distB="0" distL="114300" distR="114300" simplePos="0" relativeHeight="251669504" behindDoc="0" locked="0" layoutInCell="1" allowOverlap="1" wp14:anchorId="7199680C" wp14:editId="253978D7">
                      <wp:simplePos x="0" y="0"/>
                      <wp:positionH relativeFrom="column">
                        <wp:posOffset>161925</wp:posOffset>
                      </wp:positionH>
                      <wp:positionV relativeFrom="paragraph">
                        <wp:posOffset>9525</wp:posOffset>
                      </wp:positionV>
                      <wp:extent cx="0" cy="171450"/>
                      <wp:effectExtent l="0" t="0" r="0" b="0"/>
                      <wp:wrapNone/>
                      <wp:docPr id="104" name="Textové pole 1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32ECCCD" id="Textové pole 104" o:spid="_x0000_s1026" type="#_x0000_t202" style="position:absolute;margin-left:12.75pt;margin-top:.75pt;width:0;height:13.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HxCwIAAGgEAAAOAAAAZHJzL2Uyb0RvYy54bWysVFFu2zAM/R+wOwj6X5wYWz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BWcHx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8C3D75">
              <w:rPr>
                <w:rFonts w:ascii="Arial" w:hAnsi="Arial" w:cs="Arial"/>
                <w:noProof/>
                <w:color w:val="000000"/>
                <w:sz w:val="16"/>
                <w:szCs w:val="16"/>
                <w:lang w:val="en-US" w:eastAsia="en-US"/>
                <w:rPrChange w:id="2258"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712512" behindDoc="0" locked="0" layoutInCell="1" allowOverlap="1" wp14:anchorId="28DD99E9" wp14:editId="58665643">
                      <wp:simplePos x="0" y="0"/>
                      <wp:positionH relativeFrom="column">
                        <wp:posOffset>161925</wp:posOffset>
                      </wp:positionH>
                      <wp:positionV relativeFrom="paragraph">
                        <wp:posOffset>19050</wp:posOffset>
                      </wp:positionV>
                      <wp:extent cx="0" cy="171450"/>
                      <wp:effectExtent l="0" t="0" r="0" b="0"/>
                      <wp:wrapNone/>
                      <wp:docPr id="103" name="Textové pole 1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2A6CB19" id="Textové pole 103" o:spid="_x0000_s1026" type="#_x0000_t202" style="position:absolute;margin-left:12.75pt;margin-top:1.5pt;width:0;height:13.5pt;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SWCwIAAGgEAAAOAAAAZHJzL2Uyb0RvYy54bWysVFFu2zAM/R+wOwj6X5x4WD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a70SW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8C3D75">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15AF02F"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noProof/>
                <w:color w:val="000000"/>
                <w:sz w:val="22"/>
                <w:szCs w:val="22"/>
                <w:lang w:val="en-US" w:eastAsia="en-US"/>
              </w:rPr>
              <mc:AlternateContent>
                <mc:Choice Requires="wps">
                  <w:drawing>
                    <wp:anchor distT="0" distB="0" distL="114300" distR="114300" simplePos="0" relativeHeight="251699200" behindDoc="0" locked="0" layoutInCell="1" allowOverlap="1" wp14:anchorId="69082147" wp14:editId="77F191EE">
                      <wp:simplePos x="0" y="0"/>
                      <wp:positionH relativeFrom="column">
                        <wp:posOffset>161925</wp:posOffset>
                      </wp:positionH>
                      <wp:positionV relativeFrom="paragraph">
                        <wp:posOffset>19050</wp:posOffset>
                      </wp:positionV>
                      <wp:extent cx="0" cy="171450"/>
                      <wp:effectExtent l="0" t="0" r="0" b="0"/>
                      <wp:wrapNone/>
                      <wp:docPr id="102" name="Textové pole 1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9E5EA7C" id="Textové pole 102" o:spid="_x0000_s1026" type="#_x0000_t202" style="position:absolute;margin-left:12.75pt;margin-top:1.5pt;width:0;height:13.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B++qIEKAgAAaAQAAA4AAAAA&#10;AAAAAAAAAAAALgIAAGRycy9lMm9Eb2MueG1sUEsBAi0AFAAGAAgAAAAhAN868hf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38BCF28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43B0C20A"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noProof/>
                <w:color w:val="000000"/>
                <w:sz w:val="16"/>
                <w:szCs w:val="16"/>
                <w:lang w:val="en-US" w:eastAsia="en-US"/>
              </w:rPr>
              <mc:AlternateContent>
                <mc:Choice Requires="wps">
                  <w:drawing>
                    <wp:anchor distT="0" distB="0" distL="114300" distR="114300" simplePos="0" relativeHeight="251685888" behindDoc="0" locked="0" layoutInCell="1" allowOverlap="1" wp14:anchorId="0978624F" wp14:editId="6A601423">
                      <wp:simplePos x="0" y="0"/>
                      <wp:positionH relativeFrom="column">
                        <wp:posOffset>19050</wp:posOffset>
                      </wp:positionH>
                      <wp:positionV relativeFrom="paragraph">
                        <wp:posOffset>19050</wp:posOffset>
                      </wp:positionV>
                      <wp:extent cx="0" cy="171450"/>
                      <wp:effectExtent l="0" t="0" r="0" b="0"/>
                      <wp:wrapNone/>
                      <wp:docPr id="101" name="Textové pole 1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C9EE1FA" id="Textové pole 101" o:spid="_x0000_s1026" type="#_x0000_t202" style="position:absolute;margin-left:1.5pt;margin-top:1.5pt;width:0;height:13.5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QTZy5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8C3D75">
              <w:rPr>
                <w:rFonts w:ascii="Arial" w:hAnsi="Arial" w:cs="Arial"/>
                <w:color w:val="000000"/>
                <w:sz w:val="16"/>
                <w:szCs w:val="16"/>
              </w:rPr>
              <w:t>5.4</w:t>
            </w:r>
          </w:p>
        </w:tc>
        <w:tc>
          <w:tcPr>
            <w:tcW w:w="332" w:type="dxa"/>
            <w:tcBorders>
              <w:top w:val="nil"/>
              <w:left w:val="nil"/>
              <w:bottom w:val="nil"/>
              <w:right w:val="nil"/>
            </w:tcBorders>
            <w:shd w:val="clear" w:color="auto" w:fill="auto"/>
            <w:noWrap/>
            <w:vAlign w:val="bottom"/>
            <w:hideMark/>
          </w:tcPr>
          <w:p w14:paraId="6F10DEC9"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53FA719"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1.6</w:t>
            </w:r>
          </w:p>
        </w:tc>
        <w:tc>
          <w:tcPr>
            <w:tcW w:w="633" w:type="dxa"/>
            <w:tcBorders>
              <w:top w:val="nil"/>
              <w:left w:val="nil"/>
              <w:bottom w:val="nil"/>
              <w:right w:val="nil"/>
            </w:tcBorders>
            <w:shd w:val="clear" w:color="auto" w:fill="auto"/>
            <w:noWrap/>
            <w:vAlign w:val="bottom"/>
            <w:hideMark/>
          </w:tcPr>
          <w:p w14:paraId="25FA6172"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179138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1.94</w:t>
            </w:r>
          </w:p>
        </w:tc>
      </w:tr>
      <w:tr w:rsidR="00BD7167" w:rsidRPr="008C3D75" w14:paraId="578E14BE" w14:textId="77777777" w:rsidTr="00BD7167">
        <w:trPr>
          <w:trHeight w:val="300"/>
        </w:trPr>
        <w:tc>
          <w:tcPr>
            <w:tcW w:w="1296" w:type="dxa"/>
            <w:tcBorders>
              <w:top w:val="nil"/>
              <w:left w:val="nil"/>
              <w:bottom w:val="nil"/>
              <w:right w:val="nil"/>
            </w:tcBorders>
            <w:shd w:val="clear" w:color="auto" w:fill="auto"/>
            <w:noWrap/>
            <w:vAlign w:val="bottom"/>
            <w:hideMark/>
          </w:tcPr>
          <w:p w14:paraId="265EC8F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R-DBP</w:t>
            </w:r>
          </w:p>
        </w:tc>
        <w:tc>
          <w:tcPr>
            <w:tcW w:w="903" w:type="dxa"/>
            <w:tcBorders>
              <w:top w:val="nil"/>
              <w:left w:val="nil"/>
              <w:bottom w:val="nil"/>
              <w:right w:val="nil"/>
            </w:tcBorders>
            <w:shd w:val="clear" w:color="auto" w:fill="auto"/>
            <w:noWrap/>
            <w:vAlign w:val="bottom"/>
            <w:hideMark/>
          </w:tcPr>
          <w:p w14:paraId="1D517E09"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171.3</w:t>
            </w:r>
          </w:p>
        </w:tc>
        <w:tc>
          <w:tcPr>
            <w:tcW w:w="354" w:type="dxa"/>
            <w:tcBorders>
              <w:top w:val="nil"/>
              <w:left w:val="nil"/>
              <w:bottom w:val="nil"/>
              <w:right w:val="nil"/>
            </w:tcBorders>
            <w:shd w:val="clear" w:color="auto" w:fill="auto"/>
            <w:noWrap/>
            <w:vAlign w:val="bottom"/>
            <w:hideMark/>
          </w:tcPr>
          <w:p w14:paraId="5A5CD6DD"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6ABD3F2"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15.4</w:t>
            </w:r>
          </w:p>
        </w:tc>
        <w:tc>
          <w:tcPr>
            <w:tcW w:w="612" w:type="dxa"/>
            <w:tcBorders>
              <w:top w:val="nil"/>
              <w:left w:val="nil"/>
              <w:bottom w:val="nil"/>
              <w:right w:val="nil"/>
            </w:tcBorders>
            <w:shd w:val="clear" w:color="auto" w:fill="auto"/>
            <w:noWrap/>
            <w:vAlign w:val="bottom"/>
            <w:hideMark/>
          </w:tcPr>
          <w:p w14:paraId="78EEC7D2"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noProof/>
                <w:color w:val="000000"/>
                <w:sz w:val="16"/>
                <w:szCs w:val="16"/>
                <w:lang w:val="en-US" w:eastAsia="en-US"/>
              </w:rPr>
              <mc:AlternateContent>
                <mc:Choice Requires="wps">
                  <w:drawing>
                    <wp:anchor distT="0" distB="0" distL="114300" distR="114300" simplePos="0" relativeHeight="251670528" behindDoc="0" locked="0" layoutInCell="1" allowOverlap="1" wp14:anchorId="02F17FB3" wp14:editId="05BCA89C">
                      <wp:simplePos x="0" y="0"/>
                      <wp:positionH relativeFrom="column">
                        <wp:posOffset>161925</wp:posOffset>
                      </wp:positionH>
                      <wp:positionV relativeFrom="paragraph">
                        <wp:posOffset>9525</wp:posOffset>
                      </wp:positionV>
                      <wp:extent cx="0" cy="171450"/>
                      <wp:effectExtent l="0" t="0" r="0" b="0"/>
                      <wp:wrapNone/>
                      <wp:docPr id="100" name="Textové pole 1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298F39A" id="Textové pole 100" o:spid="_x0000_s1026" type="#_x0000_t202" style="position:absolute;margin-left:12.75pt;margin-top:.75pt;width:0;height:13.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JUccK4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8C3D75">
              <w:rPr>
                <w:rFonts w:ascii="Arial" w:hAnsi="Arial" w:cs="Arial"/>
                <w:noProof/>
                <w:color w:val="000000"/>
                <w:sz w:val="16"/>
                <w:szCs w:val="16"/>
                <w:lang w:val="en-US" w:eastAsia="en-US"/>
                <w:rPrChange w:id="2259"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671552" behindDoc="0" locked="0" layoutInCell="1" allowOverlap="1" wp14:anchorId="319D0D17" wp14:editId="710C0076">
                      <wp:simplePos x="0" y="0"/>
                      <wp:positionH relativeFrom="column">
                        <wp:posOffset>161925</wp:posOffset>
                      </wp:positionH>
                      <wp:positionV relativeFrom="paragraph">
                        <wp:posOffset>9525</wp:posOffset>
                      </wp:positionV>
                      <wp:extent cx="0" cy="171450"/>
                      <wp:effectExtent l="0" t="0" r="0" b="0"/>
                      <wp:wrapNone/>
                      <wp:docPr id="99" name="Textové pole 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497E7EC" id="Textové pole 99" o:spid="_x0000_s1026" type="#_x0000_t202" style="position:absolute;margin-left:12.75pt;margin-top:.75pt;width:0;height:13.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HJuaTwKAgAAZg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8C3D75">
              <w:rPr>
                <w:rFonts w:ascii="Arial" w:hAnsi="Arial" w:cs="Arial"/>
                <w:noProof/>
                <w:color w:val="000000"/>
                <w:sz w:val="16"/>
                <w:szCs w:val="16"/>
                <w:lang w:val="en-US" w:eastAsia="en-US"/>
                <w:rPrChange w:id="2260"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713536" behindDoc="0" locked="0" layoutInCell="1" allowOverlap="1" wp14:anchorId="747AAD02" wp14:editId="214C0ACF">
                      <wp:simplePos x="0" y="0"/>
                      <wp:positionH relativeFrom="column">
                        <wp:posOffset>161925</wp:posOffset>
                      </wp:positionH>
                      <wp:positionV relativeFrom="paragraph">
                        <wp:posOffset>19050</wp:posOffset>
                      </wp:positionV>
                      <wp:extent cx="0" cy="171450"/>
                      <wp:effectExtent l="0" t="0" r="0" b="0"/>
                      <wp:wrapNone/>
                      <wp:docPr id="96" name="Textové pole 9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532D156" id="Textové pole 96" o:spid="_x0000_s1026" type="#_x0000_t202" style="position:absolute;margin-left:12.75pt;margin-top:1.5pt;width:0;height:13.5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1Vm0I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8C3D75">
              <w:rPr>
                <w:rFonts w:ascii="Arial" w:hAnsi="Arial" w:cs="Arial"/>
                <w:noProof/>
                <w:color w:val="000000"/>
                <w:sz w:val="16"/>
                <w:szCs w:val="16"/>
                <w:lang w:val="en-US" w:eastAsia="en-US"/>
                <w:rPrChange w:id="2261"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714560" behindDoc="0" locked="0" layoutInCell="1" allowOverlap="1" wp14:anchorId="7D475C05" wp14:editId="35A22E31">
                      <wp:simplePos x="0" y="0"/>
                      <wp:positionH relativeFrom="column">
                        <wp:posOffset>161925</wp:posOffset>
                      </wp:positionH>
                      <wp:positionV relativeFrom="paragraph">
                        <wp:posOffset>19050</wp:posOffset>
                      </wp:positionV>
                      <wp:extent cx="0" cy="171450"/>
                      <wp:effectExtent l="0" t="0" r="0" b="0"/>
                      <wp:wrapNone/>
                      <wp:docPr id="95" name="Textové pole 9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38EB4C5" id="Textové pole 95" o:spid="_x0000_s1026" type="#_x0000_t202" style="position:absolute;margin-left:12.75pt;margin-top:1.5pt;width:0;height:13.5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TtCgIAAGY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HwhO0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8C3D75">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7B74CC7B"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noProof/>
                <w:color w:val="000000"/>
                <w:sz w:val="22"/>
                <w:szCs w:val="22"/>
                <w:lang w:val="en-US" w:eastAsia="en-US"/>
              </w:rPr>
              <mc:AlternateContent>
                <mc:Choice Requires="wps">
                  <w:drawing>
                    <wp:anchor distT="0" distB="0" distL="114300" distR="114300" simplePos="0" relativeHeight="251700224" behindDoc="0" locked="0" layoutInCell="1" allowOverlap="1" wp14:anchorId="29D2E9BD" wp14:editId="1B5DCCA2">
                      <wp:simplePos x="0" y="0"/>
                      <wp:positionH relativeFrom="column">
                        <wp:posOffset>161925</wp:posOffset>
                      </wp:positionH>
                      <wp:positionV relativeFrom="paragraph">
                        <wp:posOffset>19050</wp:posOffset>
                      </wp:positionV>
                      <wp:extent cx="0" cy="171450"/>
                      <wp:effectExtent l="0" t="0" r="0" b="0"/>
                      <wp:wrapNone/>
                      <wp:docPr id="511" name="Textové pole 51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3C66440" id="Textové pole 511" o:spid="_x0000_s1026" type="#_x0000_t202" style="position:absolute;margin-left:12.75pt;margin-top:1.5pt;width:0;height:13.5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lKSWX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8C3D75">
              <w:rPr>
                <w:rFonts w:ascii="Calibri" w:hAnsi="Calibri" w:cs="Calibri"/>
                <w:noProof/>
                <w:color w:val="000000"/>
                <w:sz w:val="22"/>
                <w:szCs w:val="22"/>
                <w:lang w:val="en-US" w:eastAsia="en-US"/>
                <w:rPrChange w:id="2262" w:author="admin" w:date="2018-06-18T11:14:00Z">
                  <w:rPr>
                    <w:rFonts w:ascii="Calibri" w:hAnsi="Calibri" w:cs="Calibri"/>
                    <w:noProof/>
                    <w:color w:val="000000"/>
                    <w:sz w:val="22"/>
                    <w:szCs w:val="22"/>
                    <w:lang w:val="en-US" w:eastAsia="en-US"/>
                  </w:rPr>
                </w:rPrChange>
              </w:rPr>
              <mc:AlternateContent>
                <mc:Choice Requires="wps">
                  <w:drawing>
                    <wp:anchor distT="0" distB="0" distL="114300" distR="114300" simplePos="0" relativeHeight="251701248" behindDoc="0" locked="0" layoutInCell="1" allowOverlap="1" wp14:anchorId="78801593" wp14:editId="64C8A77B">
                      <wp:simplePos x="0" y="0"/>
                      <wp:positionH relativeFrom="column">
                        <wp:posOffset>161925</wp:posOffset>
                      </wp:positionH>
                      <wp:positionV relativeFrom="paragraph">
                        <wp:posOffset>19050</wp:posOffset>
                      </wp:positionV>
                      <wp:extent cx="0" cy="171450"/>
                      <wp:effectExtent l="0" t="0" r="0" b="0"/>
                      <wp:wrapNone/>
                      <wp:docPr id="510" name="Textové pole 51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026CC69" id="Textové pole 510" o:spid="_x0000_s1026" type="#_x0000_t202" style="position:absolute;margin-left:12.75pt;margin-top:1.5pt;width:0;height:13.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geMm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4AD57B00"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7ADC93A0"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noProof/>
                <w:color w:val="000000"/>
                <w:sz w:val="16"/>
                <w:szCs w:val="16"/>
                <w:lang w:val="en-US" w:eastAsia="en-US"/>
              </w:rPr>
              <mc:AlternateContent>
                <mc:Choice Requires="wps">
                  <w:drawing>
                    <wp:anchor distT="0" distB="0" distL="114300" distR="114300" simplePos="0" relativeHeight="251686912" behindDoc="0" locked="0" layoutInCell="1" allowOverlap="1" wp14:anchorId="00CDF5ED" wp14:editId="78602936">
                      <wp:simplePos x="0" y="0"/>
                      <wp:positionH relativeFrom="column">
                        <wp:posOffset>19050</wp:posOffset>
                      </wp:positionH>
                      <wp:positionV relativeFrom="paragraph">
                        <wp:posOffset>19050</wp:posOffset>
                      </wp:positionV>
                      <wp:extent cx="0" cy="171450"/>
                      <wp:effectExtent l="0" t="0" r="0" b="0"/>
                      <wp:wrapNone/>
                      <wp:docPr id="509" name="Textové pole 50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8A7BF5" id="Textové pole 509" o:spid="_x0000_s1026" type="#_x0000_t202" style="position:absolute;margin-left:1.5pt;margin-top:1.5pt;width:0;height:13.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A/rmL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8C3D75">
              <w:rPr>
                <w:rFonts w:ascii="Arial" w:hAnsi="Arial" w:cs="Arial"/>
                <w:noProof/>
                <w:color w:val="000000"/>
                <w:sz w:val="16"/>
                <w:szCs w:val="16"/>
                <w:lang w:val="en-US" w:eastAsia="en-US"/>
                <w:rPrChange w:id="2263"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687936" behindDoc="0" locked="0" layoutInCell="1" allowOverlap="1" wp14:anchorId="1C19EB97" wp14:editId="296FBF52">
                      <wp:simplePos x="0" y="0"/>
                      <wp:positionH relativeFrom="column">
                        <wp:posOffset>19050</wp:posOffset>
                      </wp:positionH>
                      <wp:positionV relativeFrom="paragraph">
                        <wp:posOffset>19050</wp:posOffset>
                      </wp:positionV>
                      <wp:extent cx="0" cy="171450"/>
                      <wp:effectExtent l="0" t="0" r="0" b="0"/>
                      <wp:wrapNone/>
                      <wp:docPr id="508" name="Textové pole 50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A8A8BCF" id="Textové pole 508" o:spid="_x0000_s1026" type="#_x0000_t202" style="position:absolute;margin-left:1.5pt;margin-top:1.5pt;width:0;height:13.5pt;z-index:25168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o5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RqsKO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8C3D75">
              <w:rPr>
                <w:rFonts w:ascii="Arial" w:hAnsi="Arial" w:cs="Arial"/>
                <w:color w:val="000000"/>
                <w:sz w:val="16"/>
                <w:szCs w:val="16"/>
              </w:rPr>
              <w:t>5.2</w:t>
            </w:r>
          </w:p>
        </w:tc>
        <w:tc>
          <w:tcPr>
            <w:tcW w:w="332" w:type="dxa"/>
            <w:tcBorders>
              <w:top w:val="nil"/>
              <w:left w:val="nil"/>
              <w:bottom w:val="nil"/>
              <w:right w:val="nil"/>
            </w:tcBorders>
            <w:shd w:val="clear" w:color="auto" w:fill="auto"/>
            <w:noWrap/>
            <w:vAlign w:val="bottom"/>
            <w:hideMark/>
          </w:tcPr>
          <w:p w14:paraId="7B185F27"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1074916"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1.5</w:t>
            </w:r>
          </w:p>
        </w:tc>
        <w:tc>
          <w:tcPr>
            <w:tcW w:w="633" w:type="dxa"/>
            <w:tcBorders>
              <w:top w:val="nil"/>
              <w:left w:val="nil"/>
              <w:bottom w:val="nil"/>
              <w:right w:val="nil"/>
            </w:tcBorders>
            <w:shd w:val="clear" w:color="auto" w:fill="auto"/>
            <w:noWrap/>
            <w:vAlign w:val="bottom"/>
            <w:hideMark/>
          </w:tcPr>
          <w:p w14:paraId="3F8BBCD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6ED7601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3.02</w:t>
            </w:r>
          </w:p>
        </w:tc>
      </w:tr>
      <w:tr w:rsidR="00BD7167" w:rsidRPr="008C3D75" w14:paraId="401EF1E8" w14:textId="77777777" w:rsidTr="00BD7167">
        <w:trPr>
          <w:trHeight w:val="300"/>
        </w:trPr>
        <w:tc>
          <w:tcPr>
            <w:tcW w:w="1296" w:type="dxa"/>
            <w:tcBorders>
              <w:top w:val="single" w:sz="4" w:space="0" w:color="auto"/>
              <w:left w:val="nil"/>
              <w:bottom w:val="nil"/>
              <w:right w:val="nil"/>
            </w:tcBorders>
            <w:shd w:val="clear" w:color="auto" w:fill="auto"/>
            <w:noWrap/>
            <w:vAlign w:val="bottom"/>
            <w:hideMark/>
          </w:tcPr>
          <w:p w14:paraId="00BE9478"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R-S1</w:t>
            </w:r>
          </w:p>
        </w:tc>
        <w:tc>
          <w:tcPr>
            <w:tcW w:w="903" w:type="dxa"/>
            <w:tcBorders>
              <w:top w:val="single" w:sz="4" w:space="0" w:color="auto"/>
              <w:left w:val="nil"/>
              <w:bottom w:val="nil"/>
              <w:right w:val="nil"/>
            </w:tcBorders>
            <w:shd w:val="clear" w:color="auto" w:fill="auto"/>
            <w:noWrap/>
            <w:vAlign w:val="bottom"/>
            <w:hideMark/>
          </w:tcPr>
          <w:p w14:paraId="2A527219"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76.4</w:t>
            </w:r>
          </w:p>
        </w:tc>
        <w:tc>
          <w:tcPr>
            <w:tcW w:w="354" w:type="dxa"/>
            <w:tcBorders>
              <w:top w:val="single" w:sz="4" w:space="0" w:color="auto"/>
              <w:left w:val="nil"/>
              <w:bottom w:val="nil"/>
              <w:right w:val="nil"/>
            </w:tcBorders>
            <w:shd w:val="clear" w:color="auto" w:fill="auto"/>
            <w:noWrap/>
            <w:vAlign w:val="bottom"/>
            <w:hideMark/>
          </w:tcPr>
          <w:p w14:paraId="37EFECE5"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single" w:sz="4" w:space="0" w:color="auto"/>
              <w:left w:val="nil"/>
              <w:bottom w:val="nil"/>
              <w:right w:val="nil"/>
            </w:tcBorders>
            <w:shd w:val="clear" w:color="auto" w:fill="auto"/>
            <w:noWrap/>
            <w:vAlign w:val="bottom"/>
            <w:hideMark/>
          </w:tcPr>
          <w:p w14:paraId="0A5FDAEF"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20.7</w:t>
            </w:r>
          </w:p>
        </w:tc>
        <w:tc>
          <w:tcPr>
            <w:tcW w:w="612" w:type="dxa"/>
            <w:tcBorders>
              <w:top w:val="single" w:sz="4" w:space="0" w:color="auto"/>
              <w:left w:val="nil"/>
              <w:bottom w:val="nil"/>
              <w:right w:val="nil"/>
            </w:tcBorders>
            <w:shd w:val="clear" w:color="auto" w:fill="auto"/>
            <w:noWrap/>
            <w:vAlign w:val="bottom"/>
            <w:hideMark/>
          </w:tcPr>
          <w:p w14:paraId="1A5EB46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noProof/>
                <w:color w:val="000000"/>
                <w:sz w:val="16"/>
                <w:szCs w:val="16"/>
                <w:lang w:val="en-US" w:eastAsia="en-US"/>
              </w:rPr>
              <mc:AlternateContent>
                <mc:Choice Requires="wps">
                  <w:drawing>
                    <wp:anchor distT="0" distB="0" distL="114300" distR="114300" simplePos="0" relativeHeight="251672576" behindDoc="0" locked="0" layoutInCell="1" allowOverlap="1" wp14:anchorId="3F0B80DC" wp14:editId="375B4A1E">
                      <wp:simplePos x="0" y="0"/>
                      <wp:positionH relativeFrom="column">
                        <wp:posOffset>161925</wp:posOffset>
                      </wp:positionH>
                      <wp:positionV relativeFrom="paragraph">
                        <wp:posOffset>9525</wp:posOffset>
                      </wp:positionV>
                      <wp:extent cx="0" cy="171450"/>
                      <wp:effectExtent l="0" t="0" r="0" b="0"/>
                      <wp:wrapNone/>
                      <wp:docPr id="507" name="Textové pole 50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0127B71" id="Textové pole 507" o:spid="_x0000_s1026" type="#_x0000_t202" style="position:absolute;margin-left:12.75pt;margin-top:.75pt;width:0;height:13.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3h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1l+3h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8C3D75">
              <w:rPr>
                <w:rFonts w:ascii="Arial" w:hAnsi="Arial" w:cs="Arial"/>
                <w:noProof/>
                <w:color w:val="000000"/>
                <w:sz w:val="16"/>
                <w:szCs w:val="16"/>
                <w:lang w:val="en-US" w:eastAsia="en-US"/>
                <w:rPrChange w:id="2264"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673600" behindDoc="0" locked="0" layoutInCell="1" allowOverlap="1" wp14:anchorId="443744B4" wp14:editId="17538522">
                      <wp:simplePos x="0" y="0"/>
                      <wp:positionH relativeFrom="column">
                        <wp:posOffset>161925</wp:posOffset>
                      </wp:positionH>
                      <wp:positionV relativeFrom="paragraph">
                        <wp:posOffset>9525</wp:posOffset>
                      </wp:positionV>
                      <wp:extent cx="0" cy="171450"/>
                      <wp:effectExtent l="0" t="0" r="0" b="0"/>
                      <wp:wrapNone/>
                      <wp:docPr id="506" name="Textové pole 50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2BADA20" id="Textové pole 506" o:spid="_x0000_s1026" type="#_x0000_t202" style="position:absolute;margin-left:12.75pt;margin-top:.75pt;width:0;height:13.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wxgH2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8C3D75">
              <w:rPr>
                <w:rFonts w:ascii="Arial" w:hAnsi="Arial" w:cs="Arial"/>
                <w:noProof/>
                <w:color w:val="000000"/>
                <w:sz w:val="16"/>
                <w:szCs w:val="16"/>
                <w:lang w:val="en-US" w:eastAsia="en-US"/>
                <w:rPrChange w:id="2265"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715584" behindDoc="0" locked="0" layoutInCell="1" allowOverlap="1" wp14:anchorId="7A2737B9" wp14:editId="4D91B442">
                      <wp:simplePos x="0" y="0"/>
                      <wp:positionH relativeFrom="column">
                        <wp:posOffset>161925</wp:posOffset>
                      </wp:positionH>
                      <wp:positionV relativeFrom="paragraph">
                        <wp:posOffset>19050</wp:posOffset>
                      </wp:positionV>
                      <wp:extent cx="0" cy="171450"/>
                      <wp:effectExtent l="0" t="0" r="0" b="0"/>
                      <wp:wrapNone/>
                      <wp:docPr id="505" name="Textové pole 50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B59C094" id="Textové pole 505" o:spid="_x0000_s1026" type="#_x0000_t202" style="position:absolute;margin-left:12.75pt;margin-top:1.5pt;width:0;height:13.5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O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NTX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8C3D75">
              <w:rPr>
                <w:rFonts w:ascii="Arial" w:hAnsi="Arial" w:cs="Arial"/>
                <w:noProof/>
                <w:color w:val="000000"/>
                <w:sz w:val="16"/>
                <w:szCs w:val="16"/>
                <w:lang w:val="en-US" w:eastAsia="en-US"/>
                <w:rPrChange w:id="2266"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716608" behindDoc="0" locked="0" layoutInCell="1" allowOverlap="1" wp14:anchorId="69BD3226" wp14:editId="1A39C468">
                      <wp:simplePos x="0" y="0"/>
                      <wp:positionH relativeFrom="column">
                        <wp:posOffset>161925</wp:posOffset>
                      </wp:positionH>
                      <wp:positionV relativeFrom="paragraph">
                        <wp:posOffset>19050</wp:posOffset>
                      </wp:positionV>
                      <wp:extent cx="0" cy="171450"/>
                      <wp:effectExtent l="0" t="0" r="0" b="0"/>
                      <wp:wrapNone/>
                      <wp:docPr id="504" name="Textové pole 5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6784C5E" id="Textové pole 504" o:spid="_x0000_s1026" type="#_x0000_t202" style="position:absolute;margin-left:12.75pt;margin-top:1.5pt;width:0;height:13.5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NnZCwIAAGgEAAAOAAAAZHJzL2Uyb0RvYy54bWysVFFu2zAM/R+wOwj6X+wYaz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6ZNnZ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8C3D75">
              <w:rPr>
                <w:rFonts w:ascii="Arial" w:hAnsi="Arial" w:cs="Arial"/>
                <w:color w:val="000000"/>
                <w:sz w:val="16"/>
                <w:szCs w:val="16"/>
              </w:rPr>
              <w:t>ms</w:t>
            </w:r>
          </w:p>
        </w:tc>
        <w:tc>
          <w:tcPr>
            <w:tcW w:w="536" w:type="dxa"/>
            <w:tcBorders>
              <w:top w:val="single" w:sz="4" w:space="0" w:color="auto"/>
              <w:left w:val="nil"/>
              <w:bottom w:val="nil"/>
              <w:right w:val="nil"/>
            </w:tcBorders>
            <w:shd w:val="clear" w:color="auto" w:fill="auto"/>
            <w:noWrap/>
            <w:vAlign w:val="bottom"/>
            <w:hideMark/>
          </w:tcPr>
          <w:p w14:paraId="3E3C9CE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noProof/>
                <w:color w:val="000000"/>
                <w:sz w:val="22"/>
                <w:szCs w:val="22"/>
                <w:lang w:val="en-US" w:eastAsia="en-US"/>
              </w:rPr>
              <mc:AlternateContent>
                <mc:Choice Requires="wps">
                  <w:drawing>
                    <wp:anchor distT="0" distB="0" distL="114300" distR="114300" simplePos="0" relativeHeight="251702272" behindDoc="0" locked="0" layoutInCell="1" allowOverlap="1" wp14:anchorId="35309323" wp14:editId="238978E3">
                      <wp:simplePos x="0" y="0"/>
                      <wp:positionH relativeFrom="column">
                        <wp:posOffset>161925</wp:posOffset>
                      </wp:positionH>
                      <wp:positionV relativeFrom="paragraph">
                        <wp:posOffset>19050</wp:posOffset>
                      </wp:positionV>
                      <wp:extent cx="0" cy="171450"/>
                      <wp:effectExtent l="0" t="0" r="0" b="0"/>
                      <wp:wrapNone/>
                      <wp:docPr id="503" name="Textové pole 5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2683608" id="Textové pole 503" o:spid="_x0000_s1026" type="#_x0000_t202" style="position:absolute;margin-left:12.75pt;margin-top:1.5pt;width:0;height:13.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y+CwIAAGgEAAAOAAAAZHJzL2Uyb0RvYy54bWysVFFu2zAM/R+wOwj6X+x4aD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h0ly+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8C3D75">
              <w:rPr>
                <w:rFonts w:ascii="Calibri" w:hAnsi="Calibri" w:cs="Calibri"/>
                <w:noProof/>
                <w:color w:val="000000"/>
                <w:sz w:val="22"/>
                <w:szCs w:val="22"/>
                <w:lang w:val="en-US" w:eastAsia="en-US"/>
                <w:rPrChange w:id="2267" w:author="admin" w:date="2018-06-18T11:14:00Z">
                  <w:rPr>
                    <w:rFonts w:ascii="Calibri" w:hAnsi="Calibri" w:cs="Calibri"/>
                    <w:noProof/>
                    <w:color w:val="000000"/>
                    <w:sz w:val="22"/>
                    <w:szCs w:val="22"/>
                    <w:lang w:val="en-US" w:eastAsia="en-US"/>
                  </w:rPr>
                </w:rPrChange>
              </w:rPr>
              <mc:AlternateContent>
                <mc:Choice Requires="wps">
                  <w:drawing>
                    <wp:anchor distT="0" distB="0" distL="114300" distR="114300" simplePos="0" relativeHeight="251703296" behindDoc="0" locked="0" layoutInCell="1" allowOverlap="1" wp14:anchorId="6BEF67C4" wp14:editId="5A6CB919">
                      <wp:simplePos x="0" y="0"/>
                      <wp:positionH relativeFrom="column">
                        <wp:posOffset>161925</wp:posOffset>
                      </wp:positionH>
                      <wp:positionV relativeFrom="paragraph">
                        <wp:posOffset>19050</wp:posOffset>
                      </wp:positionV>
                      <wp:extent cx="0" cy="171450"/>
                      <wp:effectExtent l="0" t="0" r="0" b="0"/>
                      <wp:wrapNone/>
                      <wp:docPr id="502" name="Textové pole 5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88EB9F1" id="Textové pole 502" o:spid="_x0000_s1026" type="#_x0000_t202" style="position:absolute;margin-left:12.75pt;margin-top:1.5pt;width:0;height:13.5pt;z-index:251703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7Cp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kg7Cp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8C3D75">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365B3111"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1174" w:type="dxa"/>
            <w:tcBorders>
              <w:top w:val="single" w:sz="4" w:space="0" w:color="auto"/>
              <w:left w:val="nil"/>
              <w:bottom w:val="nil"/>
              <w:right w:val="nil"/>
            </w:tcBorders>
            <w:shd w:val="clear" w:color="auto" w:fill="auto"/>
            <w:noWrap/>
            <w:vAlign w:val="bottom"/>
            <w:hideMark/>
          </w:tcPr>
          <w:p w14:paraId="63761E08"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noProof/>
                <w:color w:val="000000"/>
                <w:sz w:val="16"/>
                <w:szCs w:val="16"/>
                <w:lang w:val="en-US" w:eastAsia="en-US"/>
              </w:rPr>
              <mc:AlternateContent>
                <mc:Choice Requires="wps">
                  <w:drawing>
                    <wp:anchor distT="0" distB="0" distL="114300" distR="114300" simplePos="0" relativeHeight="251688960" behindDoc="0" locked="0" layoutInCell="1" allowOverlap="1" wp14:anchorId="1805C755" wp14:editId="30BCB3CA">
                      <wp:simplePos x="0" y="0"/>
                      <wp:positionH relativeFrom="column">
                        <wp:posOffset>19050</wp:posOffset>
                      </wp:positionH>
                      <wp:positionV relativeFrom="paragraph">
                        <wp:posOffset>19050</wp:posOffset>
                      </wp:positionV>
                      <wp:extent cx="0" cy="171450"/>
                      <wp:effectExtent l="0" t="0" r="0" b="0"/>
                      <wp:wrapNone/>
                      <wp:docPr id="501" name="Textové pole 5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12EDA6E" id="Textové pole 501" o:spid="_x0000_s1026" type="#_x0000_t202" style="position:absolute;margin-left:1.5pt;margin-top:1.5pt;width:0;height:1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ISR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WS&#10;My8cNelRjQn2v3+xAFaxfEEyDSGuKPohUHwaP8JI7Z79kZy5+lGjy79UF6N7EvxwEpkwmSTn5QVn&#10;ktzL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K3CEk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8C3D75">
              <w:rPr>
                <w:rFonts w:ascii="Arial" w:hAnsi="Arial" w:cs="Arial"/>
                <w:noProof/>
                <w:color w:val="000000"/>
                <w:sz w:val="16"/>
                <w:szCs w:val="16"/>
                <w:lang w:val="en-US" w:eastAsia="en-US"/>
                <w:rPrChange w:id="2268"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689984" behindDoc="0" locked="0" layoutInCell="1" allowOverlap="1" wp14:anchorId="524A10CB" wp14:editId="7E730F5D">
                      <wp:simplePos x="0" y="0"/>
                      <wp:positionH relativeFrom="column">
                        <wp:posOffset>19050</wp:posOffset>
                      </wp:positionH>
                      <wp:positionV relativeFrom="paragraph">
                        <wp:posOffset>19050</wp:posOffset>
                      </wp:positionV>
                      <wp:extent cx="0" cy="171450"/>
                      <wp:effectExtent l="0" t="0" r="0" b="0"/>
                      <wp:wrapNone/>
                      <wp:docPr id="500" name="Textové pole 5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B224C44" id="Textové pole 500" o:spid="_x0000_s1026" type="#_x0000_t202" style="position:absolute;margin-left:1.5pt;margin-top:1.5pt;width:0;height:13.5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iG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biFoh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8C3D75">
              <w:rPr>
                <w:rFonts w:ascii="Arial" w:hAnsi="Arial" w:cs="Arial"/>
                <w:color w:val="000000"/>
                <w:sz w:val="16"/>
                <w:szCs w:val="16"/>
              </w:rPr>
              <w:t>11.2</w:t>
            </w:r>
          </w:p>
        </w:tc>
        <w:tc>
          <w:tcPr>
            <w:tcW w:w="332" w:type="dxa"/>
            <w:tcBorders>
              <w:top w:val="single" w:sz="4" w:space="0" w:color="auto"/>
              <w:left w:val="nil"/>
              <w:bottom w:val="nil"/>
              <w:right w:val="nil"/>
            </w:tcBorders>
            <w:shd w:val="clear" w:color="auto" w:fill="auto"/>
            <w:noWrap/>
            <w:vAlign w:val="bottom"/>
            <w:hideMark/>
          </w:tcPr>
          <w:p w14:paraId="456B1656"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541" w:type="dxa"/>
            <w:tcBorders>
              <w:top w:val="single" w:sz="4" w:space="0" w:color="auto"/>
              <w:left w:val="nil"/>
              <w:bottom w:val="nil"/>
              <w:right w:val="nil"/>
            </w:tcBorders>
            <w:shd w:val="clear" w:color="auto" w:fill="auto"/>
            <w:noWrap/>
            <w:vAlign w:val="bottom"/>
            <w:hideMark/>
          </w:tcPr>
          <w:p w14:paraId="3844BDA1"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10.1</w:t>
            </w:r>
          </w:p>
        </w:tc>
        <w:tc>
          <w:tcPr>
            <w:tcW w:w="633" w:type="dxa"/>
            <w:tcBorders>
              <w:top w:val="single" w:sz="4" w:space="0" w:color="auto"/>
              <w:left w:val="nil"/>
              <w:bottom w:val="nil"/>
              <w:right w:val="nil"/>
            </w:tcBorders>
            <w:shd w:val="clear" w:color="auto" w:fill="auto"/>
            <w:noWrap/>
            <w:vAlign w:val="bottom"/>
            <w:hideMark/>
          </w:tcPr>
          <w:p w14:paraId="402BA1E7"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460" w:type="dxa"/>
            <w:tcBorders>
              <w:top w:val="single" w:sz="4" w:space="0" w:color="auto"/>
              <w:left w:val="nil"/>
              <w:bottom w:val="nil"/>
              <w:right w:val="nil"/>
            </w:tcBorders>
            <w:shd w:val="clear" w:color="auto" w:fill="auto"/>
            <w:noWrap/>
            <w:vAlign w:val="bottom"/>
            <w:hideMark/>
          </w:tcPr>
          <w:p w14:paraId="64EF01A5"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14.7</w:t>
            </w:r>
          </w:p>
        </w:tc>
      </w:tr>
      <w:tr w:rsidR="00BD7167" w:rsidRPr="008C3D75" w14:paraId="355D4EE1" w14:textId="77777777" w:rsidTr="00BD7167">
        <w:trPr>
          <w:trHeight w:val="300"/>
        </w:trPr>
        <w:tc>
          <w:tcPr>
            <w:tcW w:w="1296" w:type="dxa"/>
            <w:tcBorders>
              <w:top w:val="nil"/>
              <w:left w:val="nil"/>
              <w:bottom w:val="nil"/>
              <w:right w:val="nil"/>
            </w:tcBorders>
            <w:shd w:val="clear" w:color="auto" w:fill="auto"/>
            <w:noWrap/>
            <w:vAlign w:val="bottom"/>
            <w:hideMark/>
          </w:tcPr>
          <w:p w14:paraId="7E331862"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R-S2</w:t>
            </w:r>
          </w:p>
        </w:tc>
        <w:tc>
          <w:tcPr>
            <w:tcW w:w="903" w:type="dxa"/>
            <w:tcBorders>
              <w:top w:val="nil"/>
              <w:left w:val="nil"/>
              <w:bottom w:val="nil"/>
              <w:right w:val="nil"/>
            </w:tcBorders>
            <w:shd w:val="clear" w:color="auto" w:fill="auto"/>
            <w:noWrap/>
            <w:vAlign w:val="bottom"/>
            <w:hideMark/>
          </w:tcPr>
          <w:p w14:paraId="093B7645"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395.8</w:t>
            </w:r>
          </w:p>
        </w:tc>
        <w:tc>
          <w:tcPr>
            <w:tcW w:w="354" w:type="dxa"/>
            <w:tcBorders>
              <w:top w:val="nil"/>
              <w:left w:val="nil"/>
              <w:bottom w:val="nil"/>
              <w:right w:val="nil"/>
            </w:tcBorders>
            <w:shd w:val="clear" w:color="auto" w:fill="auto"/>
            <w:noWrap/>
            <w:vAlign w:val="bottom"/>
            <w:hideMark/>
          </w:tcPr>
          <w:p w14:paraId="4934E28C"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CE3F884"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26.8</w:t>
            </w:r>
          </w:p>
        </w:tc>
        <w:tc>
          <w:tcPr>
            <w:tcW w:w="612" w:type="dxa"/>
            <w:tcBorders>
              <w:top w:val="nil"/>
              <w:left w:val="nil"/>
              <w:bottom w:val="nil"/>
              <w:right w:val="nil"/>
            </w:tcBorders>
            <w:shd w:val="clear" w:color="auto" w:fill="auto"/>
            <w:noWrap/>
            <w:vAlign w:val="bottom"/>
            <w:hideMark/>
          </w:tcPr>
          <w:p w14:paraId="20C1A9C2"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noProof/>
                <w:color w:val="000000"/>
                <w:sz w:val="16"/>
                <w:szCs w:val="16"/>
                <w:lang w:val="en-US" w:eastAsia="en-US"/>
              </w:rPr>
              <mc:AlternateContent>
                <mc:Choice Requires="wps">
                  <w:drawing>
                    <wp:anchor distT="0" distB="0" distL="114300" distR="114300" simplePos="0" relativeHeight="251674624" behindDoc="0" locked="0" layoutInCell="1" allowOverlap="1" wp14:anchorId="1F2157E7" wp14:editId="5D35E8CC">
                      <wp:simplePos x="0" y="0"/>
                      <wp:positionH relativeFrom="column">
                        <wp:posOffset>161925</wp:posOffset>
                      </wp:positionH>
                      <wp:positionV relativeFrom="paragraph">
                        <wp:posOffset>9525</wp:posOffset>
                      </wp:positionV>
                      <wp:extent cx="0" cy="171450"/>
                      <wp:effectExtent l="0" t="0" r="0" b="0"/>
                      <wp:wrapNone/>
                      <wp:docPr id="499" name="Textové pole 4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319FFFD" id="Textové pole 499" o:spid="_x0000_s1026" type="#_x0000_t202" style="position:absolute;margin-left:12.75pt;margin-top:.75pt;width:0;height:13.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86QvjA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8C3D75">
              <w:rPr>
                <w:rFonts w:ascii="Arial" w:hAnsi="Arial" w:cs="Arial"/>
                <w:noProof/>
                <w:color w:val="000000"/>
                <w:sz w:val="16"/>
                <w:szCs w:val="16"/>
                <w:lang w:val="en-US" w:eastAsia="en-US"/>
                <w:rPrChange w:id="2269"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675648" behindDoc="0" locked="0" layoutInCell="1" allowOverlap="1" wp14:anchorId="7830B691" wp14:editId="7FD8DE6B">
                      <wp:simplePos x="0" y="0"/>
                      <wp:positionH relativeFrom="column">
                        <wp:posOffset>161925</wp:posOffset>
                      </wp:positionH>
                      <wp:positionV relativeFrom="paragraph">
                        <wp:posOffset>9525</wp:posOffset>
                      </wp:positionV>
                      <wp:extent cx="0" cy="171450"/>
                      <wp:effectExtent l="0" t="0" r="0" b="0"/>
                      <wp:wrapNone/>
                      <wp:docPr id="498" name="Textové pole 49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554B6AB" id="Textové pole 498" o:spid="_x0000_s1026" type="#_x0000_t202" style="position:absolute;margin-left:12.75pt;margin-top:.75pt;width:0;height:13.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Ob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29cOb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8C3D75">
              <w:rPr>
                <w:rFonts w:ascii="Arial" w:hAnsi="Arial" w:cs="Arial"/>
                <w:noProof/>
                <w:color w:val="000000"/>
                <w:sz w:val="16"/>
                <w:szCs w:val="16"/>
                <w:lang w:val="en-US" w:eastAsia="en-US"/>
                <w:rPrChange w:id="2270"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717632" behindDoc="0" locked="0" layoutInCell="1" allowOverlap="1" wp14:anchorId="3DD9B7EA" wp14:editId="64716E63">
                      <wp:simplePos x="0" y="0"/>
                      <wp:positionH relativeFrom="column">
                        <wp:posOffset>161925</wp:posOffset>
                      </wp:positionH>
                      <wp:positionV relativeFrom="paragraph">
                        <wp:posOffset>19050</wp:posOffset>
                      </wp:positionV>
                      <wp:extent cx="0" cy="171450"/>
                      <wp:effectExtent l="0" t="0" r="0" b="0"/>
                      <wp:wrapNone/>
                      <wp:docPr id="494" name="Textové pole 4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47F9489" id="Textové pole 494" o:spid="_x0000_s1026" type="#_x0000_t202" style="position:absolute;margin-left:12.75pt;margin-top:1.5pt;width:0;height:13.5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ijoQew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8C3D75">
              <w:rPr>
                <w:rFonts w:ascii="Arial" w:hAnsi="Arial" w:cs="Arial"/>
                <w:noProof/>
                <w:color w:val="000000"/>
                <w:sz w:val="16"/>
                <w:szCs w:val="16"/>
                <w:lang w:val="en-US" w:eastAsia="en-US"/>
                <w:rPrChange w:id="2271"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718656" behindDoc="0" locked="0" layoutInCell="1" allowOverlap="1" wp14:anchorId="6EA4B8C2" wp14:editId="4050E0CA">
                      <wp:simplePos x="0" y="0"/>
                      <wp:positionH relativeFrom="column">
                        <wp:posOffset>161925</wp:posOffset>
                      </wp:positionH>
                      <wp:positionV relativeFrom="paragraph">
                        <wp:posOffset>19050</wp:posOffset>
                      </wp:positionV>
                      <wp:extent cx="0" cy="171450"/>
                      <wp:effectExtent l="0" t="0" r="0" b="0"/>
                      <wp:wrapNone/>
                      <wp:docPr id="493" name="Textové pole 4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DDE197B" id="Textové pole 493" o:spid="_x0000_s1026" type="#_x0000_t202" style="position:absolute;margin-left:12.75pt;margin-top:1.5pt;width:0;height:13.5pt;z-index:251718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UYyVHA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8C3D75">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409A4E1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noProof/>
                <w:color w:val="000000"/>
                <w:sz w:val="22"/>
                <w:szCs w:val="22"/>
                <w:lang w:val="en-US" w:eastAsia="en-US"/>
              </w:rPr>
              <mc:AlternateContent>
                <mc:Choice Requires="wps">
                  <w:drawing>
                    <wp:anchor distT="0" distB="0" distL="114300" distR="114300" simplePos="0" relativeHeight="251704320" behindDoc="0" locked="0" layoutInCell="1" allowOverlap="1" wp14:anchorId="79CC7807" wp14:editId="34258BCC">
                      <wp:simplePos x="0" y="0"/>
                      <wp:positionH relativeFrom="column">
                        <wp:posOffset>161925</wp:posOffset>
                      </wp:positionH>
                      <wp:positionV relativeFrom="paragraph">
                        <wp:posOffset>19050</wp:posOffset>
                      </wp:positionV>
                      <wp:extent cx="0" cy="171450"/>
                      <wp:effectExtent l="0" t="0" r="0" b="0"/>
                      <wp:wrapNone/>
                      <wp:docPr id="492" name="Textové pole 4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7CBB10E" id="Textové pole 492" o:spid="_x0000_s1026" type="#_x0000_t202" style="position:absolute;margin-left:12.75pt;margin-top:1.5pt;width:0;height:13.5pt;z-index:251704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U3XkL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8C3D75">
              <w:rPr>
                <w:rFonts w:ascii="Calibri" w:hAnsi="Calibri" w:cs="Calibri"/>
                <w:noProof/>
                <w:color w:val="000000"/>
                <w:sz w:val="22"/>
                <w:szCs w:val="22"/>
                <w:lang w:val="en-US" w:eastAsia="en-US"/>
                <w:rPrChange w:id="2272" w:author="admin" w:date="2018-06-18T11:14:00Z">
                  <w:rPr>
                    <w:rFonts w:ascii="Calibri" w:hAnsi="Calibri" w:cs="Calibri"/>
                    <w:noProof/>
                    <w:color w:val="000000"/>
                    <w:sz w:val="22"/>
                    <w:szCs w:val="22"/>
                    <w:lang w:val="en-US" w:eastAsia="en-US"/>
                  </w:rPr>
                </w:rPrChange>
              </w:rPr>
              <mc:AlternateContent>
                <mc:Choice Requires="wps">
                  <w:drawing>
                    <wp:anchor distT="0" distB="0" distL="114300" distR="114300" simplePos="0" relativeHeight="251705344" behindDoc="0" locked="0" layoutInCell="1" allowOverlap="1" wp14:anchorId="1F70D047" wp14:editId="45F2EBFD">
                      <wp:simplePos x="0" y="0"/>
                      <wp:positionH relativeFrom="column">
                        <wp:posOffset>161925</wp:posOffset>
                      </wp:positionH>
                      <wp:positionV relativeFrom="paragraph">
                        <wp:posOffset>19050</wp:posOffset>
                      </wp:positionV>
                      <wp:extent cx="0" cy="171450"/>
                      <wp:effectExtent l="0" t="0" r="0" b="0"/>
                      <wp:wrapNone/>
                      <wp:docPr id="491" name="Textové pole 49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9E4360F" id="Textové pole 491" o:spid="_x0000_s1026" type="#_x0000_t202" style="position:absolute;margin-left:12.75pt;margin-top:1.5pt;width:0;height:13.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0z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bLk0z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7AB2C7A8"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37A2692C"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noProof/>
                <w:color w:val="000000"/>
                <w:sz w:val="16"/>
                <w:szCs w:val="16"/>
                <w:lang w:val="en-US" w:eastAsia="en-US"/>
              </w:rPr>
              <mc:AlternateContent>
                <mc:Choice Requires="wps">
                  <w:drawing>
                    <wp:anchor distT="0" distB="0" distL="114300" distR="114300" simplePos="0" relativeHeight="251691008" behindDoc="0" locked="0" layoutInCell="1" allowOverlap="1" wp14:anchorId="13542B98" wp14:editId="1F19222A">
                      <wp:simplePos x="0" y="0"/>
                      <wp:positionH relativeFrom="column">
                        <wp:posOffset>19050</wp:posOffset>
                      </wp:positionH>
                      <wp:positionV relativeFrom="paragraph">
                        <wp:posOffset>19050</wp:posOffset>
                      </wp:positionV>
                      <wp:extent cx="0" cy="171450"/>
                      <wp:effectExtent l="0" t="0" r="0" b="0"/>
                      <wp:wrapNone/>
                      <wp:docPr id="490" name="Textové pole 49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ADEC476" id="Textové pole 490" o:spid="_x0000_s1026" type="#_x0000_t202" style="position:absolute;margin-left:1.5pt;margin-top:1.5pt;width:0;height:13.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6Ek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nn+hJA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8C3D75">
              <w:rPr>
                <w:rFonts w:ascii="Arial" w:hAnsi="Arial" w:cs="Arial"/>
                <w:noProof/>
                <w:color w:val="000000"/>
                <w:sz w:val="16"/>
                <w:szCs w:val="16"/>
                <w:lang w:val="en-US" w:eastAsia="en-US"/>
                <w:rPrChange w:id="2273"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692032" behindDoc="0" locked="0" layoutInCell="1" allowOverlap="1" wp14:anchorId="224064B9" wp14:editId="1B64E147">
                      <wp:simplePos x="0" y="0"/>
                      <wp:positionH relativeFrom="column">
                        <wp:posOffset>19050</wp:posOffset>
                      </wp:positionH>
                      <wp:positionV relativeFrom="paragraph">
                        <wp:posOffset>19050</wp:posOffset>
                      </wp:positionV>
                      <wp:extent cx="0" cy="171450"/>
                      <wp:effectExtent l="0" t="0" r="0" b="0"/>
                      <wp:wrapNone/>
                      <wp:docPr id="489" name="Textové pole 48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F3FDCBF" id="Textové pole 489" o:spid="_x0000_s1026" type="#_x0000_t202" style="position:absolute;margin-left:1.5pt;margin-top:1.5pt;width:0;height:13.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L39joo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8C3D75">
              <w:rPr>
                <w:rFonts w:ascii="Arial" w:hAnsi="Arial" w:cs="Arial"/>
                <w:color w:val="000000"/>
                <w:sz w:val="16"/>
                <w:szCs w:val="16"/>
              </w:rPr>
              <w:t>21.4</w:t>
            </w:r>
          </w:p>
        </w:tc>
        <w:tc>
          <w:tcPr>
            <w:tcW w:w="332" w:type="dxa"/>
            <w:tcBorders>
              <w:top w:val="nil"/>
              <w:left w:val="nil"/>
              <w:bottom w:val="nil"/>
              <w:right w:val="nil"/>
            </w:tcBorders>
            <w:shd w:val="clear" w:color="auto" w:fill="auto"/>
            <w:noWrap/>
            <w:vAlign w:val="bottom"/>
            <w:hideMark/>
          </w:tcPr>
          <w:p w14:paraId="6CA9A19C"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42A9DBB4"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21.2</w:t>
            </w:r>
          </w:p>
        </w:tc>
        <w:tc>
          <w:tcPr>
            <w:tcW w:w="633" w:type="dxa"/>
            <w:tcBorders>
              <w:top w:val="nil"/>
              <w:left w:val="nil"/>
              <w:bottom w:val="nil"/>
              <w:right w:val="nil"/>
            </w:tcBorders>
            <w:shd w:val="clear" w:color="auto" w:fill="auto"/>
            <w:noWrap/>
            <w:vAlign w:val="bottom"/>
            <w:hideMark/>
          </w:tcPr>
          <w:p w14:paraId="095E4FF3"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022DE2AA"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5.41</w:t>
            </w:r>
          </w:p>
        </w:tc>
      </w:tr>
      <w:tr w:rsidR="00BD7167" w:rsidRPr="008C3D75" w14:paraId="2C5DD285"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57A7CD47"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S1-S2</w:t>
            </w:r>
          </w:p>
        </w:tc>
        <w:tc>
          <w:tcPr>
            <w:tcW w:w="903" w:type="dxa"/>
            <w:tcBorders>
              <w:top w:val="nil"/>
              <w:left w:val="nil"/>
              <w:bottom w:val="single" w:sz="4" w:space="0" w:color="auto"/>
              <w:right w:val="nil"/>
            </w:tcBorders>
            <w:shd w:val="clear" w:color="auto" w:fill="auto"/>
            <w:noWrap/>
            <w:vAlign w:val="bottom"/>
            <w:hideMark/>
          </w:tcPr>
          <w:p w14:paraId="5B7B0ED5"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319.3</w:t>
            </w:r>
          </w:p>
        </w:tc>
        <w:tc>
          <w:tcPr>
            <w:tcW w:w="354" w:type="dxa"/>
            <w:tcBorders>
              <w:top w:val="nil"/>
              <w:left w:val="nil"/>
              <w:bottom w:val="single" w:sz="4" w:space="0" w:color="auto"/>
              <w:right w:val="nil"/>
            </w:tcBorders>
            <w:shd w:val="clear" w:color="auto" w:fill="auto"/>
            <w:noWrap/>
            <w:vAlign w:val="bottom"/>
            <w:hideMark/>
          </w:tcPr>
          <w:p w14:paraId="1AF4ECC1"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412B66C1"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31.1</w:t>
            </w:r>
          </w:p>
        </w:tc>
        <w:tc>
          <w:tcPr>
            <w:tcW w:w="612" w:type="dxa"/>
            <w:tcBorders>
              <w:top w:val="nil"/>
              <w:left w:val="nil"/>
              <w:bottom w:val="single" w:sz="4" w:space="0" w:color="auto"/>
              <w:right w:val="nil"/>
            </w:tcBorders>
            <w:shd w:val="clear" w:color="auto" w:fill="auto"/>
            <w:noWrap/>
            <w:vAlign w:val="bottom"/>
            <w:hideMark/>
          </w:tcPr>
          <w:p w14:paraId="3911CE42"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noProof/>
                <w:color w:val="000000"/>
                <w:sz w:val="16"/>
                <w:szCs w:val="16"/>
                <w:lang w:val="en-US" w:eastAsia="en-US"/>
              </w:rPr>
              <mc:AlternateContent>
                <mc:Choice Requires="wps">
                  <w:drawing>
                    <wp:anchor distT="0" distB="0" distL="114300" distR="114300" simplePos="0" relativeHeight="251676672" behindDoc="0" locked="0" layoutInCell="1" allowOverlap="1" wp14:anchorId="082332FE" wp14:editId="4967F7B7">
                      <wp:simplePos x="0" y="0"/>
                      <wp:positionH relativeFrom="column">
                        <wp:posOffset>161925</wp:posOffset>
                      </wp:positionH>
                      <wp:positionV relativeFrom="paragraph">
                        <wp:posOffset>9525</wp:posOffset>
                      </wp:positionV>
                      <wp:extent cx="0" cy="171450"/>
                      <wp:effectExtent l="0" t="0" r="0" b="0"/>
                      <wp:wrapNone/>
                      <wp:docPr id="488" name="Textové pole 48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EE7BBA6" id="Textové pole 488" o:spid="_x0000_s1026" type="#_x0000_t202" style="position:absolute;margin-left:12.75pt;margin-top:.75pt;width:0;height:13.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GKd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4rGKd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8C3D75">
              <w:rPr>
                <w:rFonts w:ascii="Arial" w:hAnsi="Arial" w:cs="Arial"/>
                <w:noProof/>
                <w:color w:val="000000"/>
                <w:sz w:val="16"/>
                <w:szCs w:val="16"/>
                <w:lang w:val="en-US" w:eastAsia="en-US"/>
                <w:rPrChange w:id="2274"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677696" behindDoc="0" locked="0" layoutInCell="1" allowOverlap="1" wp14:anchorId="3496FF39" wp14:editId="1FC9FC16">
                      <wp:simplePos x="0" y="0"/>
                      <wp:positionH relativeFrom="column">
                        <wp:posOffset>161925</wp:posOffset>
                      </wp:positionH>
                      <wp:positionV relativeFrom="paragraph">
                        <wp:posOffset>9525</wp:posOffset>
                      </wp:positionV>
                      <wp:extent cx="0" cy="171450"/>
                      <wp:effectExtent l="0" t="0" r="0" b="0"/>
                      <wp:wrapNone/>
                      <wp:docPr id="487" name="Textové pole 48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8E5C886" id="Textové pole 487" o:spid="_x0000_s1026" type="#_x0000_t202" style="position:absolute;margin-left:12.75pt;margin-top:.75pt;width:0;height:13.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VFDA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C5CFRQ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8C3D75">
              <w:rPr>
                <w:rFonts w:ascii="Arial" w:hAnsi="Arial" w:cs="Arial"/>
                <w:noProof/>
                <w:color w:val="000000"/>
                <w:sz w:val="16"/>
                <w:szCs w:val="16"/>
                <w:lang w:val="en-US" w:eastAsia="en-US"/>
                <w:rPrChange w:id="2275"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719680" behindDoc="0" locked="0" layoutInCell="1" allowOverlap="1" wp14:anchorId="22D88B52" wp14:editId="68658C86">
                      <wp:simplePos x="0" y="0"/>
                      <wp:positionH relativeFrom="column">
                        <wp:posOffset>161925</wp:posOffset>
                      </wp:positionH>
                      <wp:positionV relativeFrom="paragraph">
                        <wp:posOffset>19050</wp:posOffset>
                      </wp:positionV>
                      <wp:extent cx="0" cy="171450"/>
                      <wp:effectExtent l="0" t="0" r="0" b="0"/>
                      <wp:wrapNone/>
                      <wp:docPr id="486" name="Textové pole 48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568EFF6" id="Textové pole 486" o:spid="_x0000_s1026" type="#_x0000_t202" style="position:absolute;margin-left:12.75pt;margin-top:1.5pt;width:0;height:13.5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TsFpU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8C3D75">
              <w:rPr>
                <w:rFonts w:ascii="Arial" w:hAnsi="Arial" w:cs="Arial"/>
                <w:noProof/>
                <w:color w:val="000000"/>
                <w:sz w:val="16"/>
                <w:szCs w:val="16"/>
                <w:lang w:val="en-US" w:eastAsia="en-US"/>
                <w:rPrChange w:id="2276"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720704" behindDoc="0" locked="0" layoutInCell="1" allowOverlap="1" wp14:anchorId="1ACCD250" wp14:editId="3EAD148A">
                      <wp:simplePos x="0" y="0"/>
                      <wp:positionH relativeFrom="column">
                        <wp:posOffset>161925</wp:posOffset>
                      </wp:positionH>
                      <wp:positionV relativeFrom="paragraph">
                        <wp:posOffset>19050</wp:posOffset>
                      </wp:positionV>
                      <wp:extent cx="0" cy="171450"/>
                      <wp:effectExtent l="0" t="0" r="0" b="0"/>
                      <wp:wrapNone/>
                      <wp:docPr id="485" name="Textové pole 48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258C891" id="Textové pole 485" o:spid="_x0000_s1026" type="#_x0000_t202" style="position:absolute;margin-left:12.75pt;margin-top:1.5pt;width:0;height:13.5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l1q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BMl1q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8C3D75">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7B22932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noProof/>
                <w:color w:val="000000"/>
                <w:sz w:val="22"/>
                <w:szCs w:val="22"/>
                <w:lang w:val="en-US" w:eastAsia="en-US"/>
              </w:rPr>
              <mc:AlternateContent>
                <mc:Choice Requires="wps">
                  <w:drawing>
                    <wp:anchor distT="0" distB="0" distL="114300" distR="114300" simplePos="0" relativeHeight="251706368" behindDoc="0" locked="0" layoutInCell="1" allowOverlap="1" wp14:anchorId="10F9C4EF" wp14:editId="5904AD49">
                      <wp:simplePos x="0" y="0"/>
                      <wp:positionH relativeFrom="column">
                        <wp:posOffset>161925</wp:posOffset>
                      </wp:positionH>
                      <wp:positionV relativeFrom="paragraph">
                        <wp:posOffset>19050</wp:posOffset>
                      </wp:positionV>
                      <wp:extent cx="0" cy="171450"/>
                      <wp:effectExtent l="0" t="0" r="0" b="0"/>
                      <wp:wrapNone/>
                      <wp:docPr id="484" name="Textové pole 48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86F4734" id="Textové pole 484" o:spid="_x0000_s1026" type="#_x0000_t202" style="position:absolute;margin-left:12.75pt;margin-top:1.5pt;width:0;height:13.5pt;z-index:251706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xGOxf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8C3D75">
              <w:rPr>
                <w:rFonts w:ascii="Calibri" w:hAnsi="Calibri" w:cs="Calibri"/>
                <w:noProof/>
                <w:color w:val="000000"/>
                <w:sz w:val="22"/>
                <w:szCs w:val="22"/>
                <w:lang w:val="en-US" w:eastAsia="en-US"/>
                <w:rPrChange w:id="2277" w:author="admin" w:date="2018-06-18T11:14:00Z">
                  <w:rPr>
                    <w:rFonts w:ascii="Calibri" w:hAnsi="Calibri" w:cs="Calibri"/>
                    <w:noProof/>
                    <w:color w:val="000000"/>
                    <w:sz w:val="22"/>
                    <w:szCs w:val="22"/>
                    <w:lang w:val="en-US" w:eastAsia="en-US"/>
                  </w:rPr>
                </w:rPrChange>
              </w:rPr>
              <mc:AlternateContent>
                <mc:Choice Requires="wps">
                  <w:drawing>
                    <wp:anchor distT="0" distB="0" distL="114300" distR="114300" simplePos="0" relativeHeight="251707392" behindDoc="0" locked="0" layoutInCell="1" allowOverlap="1" wp14:anchorId="2378A6A8" wp14:editId="669E4C67">
                      <wp:simplePos x="0" y="0"/>
                      <wp:positionH relativeFrom="column">
                        <wp:posOffset>161925</wp:posOffset>
                      </wp:positionH>
                      <wp:positionV relativeFrom="paragraph">
                        <wp:posOffset>19050</wp:posOffset>
                      </wp:positionV>
                      <wp:extent cx="0" cy="171450"/>
                      <wp:effectExtent l="0" t="0" r="0" b="0"/>
                      <wp:wrapNone/>
                      <wp:docPr id="483" name="Textové pole 48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C2F4BEC" id="Textové pole 483" o:spid="_x0000_s1026" type="#_x0000_t202" style="position:absolute;margin-left:12.75pt;margin-top:1.5pt;width:0;height:13.5pt;z-index:251707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H9U0G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8C3D75">
              <w:rPr>
                <w:rFonts w:ascii="Calibri" w:hAnsi="Calibri" w:cs="Calibri"/>
                <w:color w:val="000000"/>
                <w:sz w:val="22"/>
                <w:szCs w:val="22"/>
              </w:rPr>
              <w:t> </w:t>
            </w:r>
          </w:p>
        </w:tc>
        <w:tc>
          <w:tcPr>
            <w:tcW w:w="190" w:type="dxa"/>
            <w:tcBorders>
              <w:top w:val="nil"/>
              <w:left w:val="nil"/>
              <w:bottom w:val="single" w:sz="4" w:space="0" w:color="auto"/>
              <w:right w:val="nil"/>
            </w:tcBorders>
            <w:shd w:val="clear" w:color="auto" w:fill="auto"/>
            <w:noWrap/>
            <w:vAlign w:val="bottom"/>
            <w:hideMark/>
          </w:tcPr>
          <w:p w14:paraId="7873ABC2"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1174" w:type="dxa"/>
            <w:tcBorders>
              <w:top w:val="nil"/>
              <w:left w:val="nil"/>
              <w:bottom w:val="single" w:sz="4" w:space="0" w:color="auto"/>
              <w:right w:val="nil"/>
            </w:tcBorders>
            <w:shd w:val="clear" w:color="auto" w:fill="auto"/>
            <w:noWrap/>
            <w:vAlign w:val="bottom"/>
            <w:hideMark/>
          </w:tcPr>
          <w:p w14:paraId="08913009"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noProof/>
                <w:color w:val="000000"/>
                <w:sz w:val="16"/>
                <w:szCs w:val="16"/>
                <w:lang w:val="en-US" w:eastAsia="en-US"/>
              </w:rPr>
              <mc:AlternateContent>
                <mc:Choice Requires="wps">
                  <w:drawing>
                    <wp:anchor distT="0" distB="0" distL="114300" distR="114300" simplePos="0" relativeHeight="251693056" behindDoc="0" locked="0" layoutInCell="1" allowOverlap="1" wp14:anchorId="61E5EF4C" wp14:editId="4D1A1551">
                      <wp:simplePos x="0" y="0"/>
                      <wp:positionH relativeFrom="column">
                        <wp:posOffset>19050</wp:posOffset>
                      </wp:positionH>
                      <wp:positionV relativeFrom="paragraph">
                        <wp:posOffset>19050</wp:posOffset>
                      </wp:positionV>
                      <wp:extent cx="0" cy="171450"/>
                      <wp:effectExtent l="0" t="0" r="0" b="0"/>
                      <wp:wrapNone/>
                      <wp:docPr id="482" name="Textové pole 48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2B3FBF9" id="Textové pole 482" o:spid="_x0000_s1026" type="#_x0000_t202" style="position:absolute;margin-left:1.5pt;margin-top:1.5pt;width:0;height:13.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WoTYD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8C3D75">
              <w:rPr>
                <w:rFonts w:ascii="Arial" w:hAnsi="Arial" w:cs="Arial"/>
                <w:noProof/>
                <w:color w:val="000000"/>
                <w:sz w:val="16"/>
                <w:szCs w:val="16"/>
                <w:lang w:val="en-US" w:eastAsia="en-US"/>
                <w:rPrChange w:id="2278"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694080" behindDoc="0" locked="0" layoutInCell="1" allowOverlap="1" wp14:anchorId="7CB0B50A" wp14:editId="221E4110">
                      <wp:simplePos x="0" y="0"/>
                      <wp:positionH relativeFrom="column">
                        <wp:posOffset>19050</wp:posOffset>
                      </wp:positionH>
                      <wp:positionV relativeFrom="paragraph">
                        <wp:posOffset>19050</wp:posOffset>
                      </wp:positionV>
                      <wp:extent cx="0" cy="171450"/>
                      <wp:effectExtent l="0" t="0" r="0" b="0"/>
                      <wp:wrapNone/>
                      <wp:docPr id="481" name="Textové pole 48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2ED59CB" id="Textové pole 481" o:spid="_x0000_s1026" type="#_x0000_t202" style="position:absolute;margin-left:1.5pt;margin-top:1.5pt;width:0;height:13.5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lXfsN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8C3D75">
              <w:rPr>
                <w:rFonts w:ascii="Arial" w:hAnsi="Arial" w:cs="Arial"/>
                <w:color w:val="000000"/>
                <w:sz w:val="16"/>
                <w:szCs w:val="16"/>
              </w:rPr>
              <w:t>23.0</w:t>
            </w:r>
          </w:p>
        </w:tc>
        <w:tc>
          <w:tcPr>
            <w:tcW w:w="332" w:type="dxa"/>
            <w:tcBorders>
              <w:top w:val="nil"/>
              <w:left w:val="nil"/>
              <w:bottom w:val="single" w:sz="4" w:space="0" w:color="auto"/>
              <w:right w:val="nil"/>
            </w:tcBorders>
            <w:shd w:val="clear" w:color="auto" w:fill="auto"/>
            <w:noWrap/>
            <w:vAlign w:val="bottom"/>
            <w:hideMark/>
          </w:tcPr>
          <w:p w14:paraId="44EC74C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3E49CAC4"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18.5</w:t>
            </w:r>
          </w:p>
        </w:tc>
        <w:tc>
          <w:tcPr>
            <w:tcW w:w="633" w:type="dxa"/>
            <w:tcBorders>
              <w:top w:val="nil"/>
              <w:left w:val="nil"/>
              <w:bottom w:val="single" w:sz="4" w:space="0" w:color="auto"/>
              <w:right w:val="nil"/>
            </w:tcBorders>
            <w:shd w:val="clear" w:color="auto" w:fill="auto"/>
            <w:noWrap/>
            <w:vAlign w:val="bottom"/>
            <w:hideMark/>
          </w:tcPr>
          <w:p w14:paraId="2FF4A96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5814ADD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7.2</w:t>
            </w:r>
          </w:p>
        </w:tc>
      </w:tr>
      <w:tr w:rsidR="00BD7167" w:rsidRPr="008C3D75" w14:paraId="6B6042D0"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266201BF"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RR</w:t>
            </w:r>
          </w:p>
        </w:tc>
        <w:tc>
          <w:tcPr>
            <w:tcW w:w="903" w:type="dxa"/>
            <w:tcBorders>
              <w:top w:val="nil"/>
              <w:left w:val="nil"/>
              <w:bottom w:val="single" w:sz="4" w:space="0" w:color="auto"/>
              <w:right w:val="nil"/>
            </w:tcBorders>
            <w:shd w:val="clear" w:color="auto" w:fill="auto"/>
            <w:noWrap/>
            <w:vAlign w:val="bottom"/>
            <w:hideMark/>
          </w:tcPr>
          <w:p w14:paraId="18E9D687"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color w:val="000000"/>
                <w:sz w:val="16"/>
                <w:szCs w:val="16"/>
              </w:rPr>
              <w:t>941.9</w:t>
            </w:r>
          </w:p>
        </w:tc>
        <w:tc>
          <w:tcPr>
            <w:tcW w:w="354" w:type="dxa"/>
            <w:tcBorders>
              <w:top w:val="nil"/>
              <w:left w:val="nil"/>
              <w:bottom w:val="single" w:sz="4" w:space="0" w:color="auto"/>
              <w:right w:val="nil"/>
            </w:tcBorders>
            <w:shd w:val="clear" w:color="auto" w:fill="auto"/>
            <w:noWrap/>
            <w:vAlign w:val="bottom"/>
            <w:hideMark/>
          </w:tcPr>
          <w:p w14:paraId="5DD7C039"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38F639FA"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121.3</w:t>
            </w:r>
          </w:p>
        </w:tc>
        <w:tc>
          <w:tcPr>
            <w:tcW w:w="612" w:type="dxa"/>
            <w:tcBorders>
              <w:top w:val="nil"/>
              <w:left w:val="nil"/>
              <w:bottom w:val="single" w:sz="4" w:space="0" w:color="auto"/>
              <w:right w:val="nil"/>
            </w:tcBorders>
            <w:shd w:val="clear" w:color="auto" w:fill="auto"/>
            <w:noWrap/>
            <w:vAlign w:val="bottom"/>
            <w:hideMark/>
          </w:tcPr>
          <w:p w14:paraId="591AFB8B"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noProof/>
                <w:color w:val="000000"/>
                <w:sz w:val="16"/>
                <w:szCs w:val="16"/>
                <w:lang w:val="en-US" w:eastAsia="en-US"/>
              </w:rPr>
              <mc:AlternateContent>
                <mc:Choice Requires="wps">
                  <w:drawing>
                    <wp:anchor distT="0" distB="0" distL="114300" distR="114300" simplePos="0" relativeHeight="251678720" behindDoc="0" locked="0" layoutInCell="1" allowOverlap="1" wp14:anchorId="7DB2C32C" wp14:editId="4DF6704F">
                      <wp:simplePos x="0" y="0"/>
                      <wp:positionH relativeFrom="column">
                        <wp:posOffset>161925</wp:posOffset>
                      </wp:positionH>
                      <wp:positionV relativeFrom="paragraph">
                        <wp:posOffset>9525</wp:posOffset>
                      </wp:positionV>
                      <wp:extent cx="0" cy="171450"/>
                      <wp:effectExtent l="0" t="0" r="0" b="0"/>
                      <wp:wrapNone/>
                      <wp:docPr id="480" name="Textové pole 48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69211E0" id="Textové pole 480" o:spid="_x0000_s1026" type="#_x0000_t202" style="position:absolute;margin-left:12.75pt;margin-top:.75pt;width:0;height:1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Ai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QJgAi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8C3D75">
              <w:rPr>
                <w:rFonts w:ascii="Arial" w:hAnsi="Arial" w:cs="Arial"/>
                <w:noProof/>
                <w:color w:val="000000"/>
                <w:sz w:val="16"/>
                <w:szCs w:val="16"/>
                <w:lang w:val="en-US" w:eastAsia="en-US"/>
                <w:rPrChange w:id="2279"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679744" behindDoc="0" locked="0" layoutInCell="1" allowOverlap="1" wp14:anchorId="023F7453" wp14:editId="575E3DA9">
                      <wp:simplePos x="0" y="0"/>
                      <wp:positionH relativeFrom="column">
                        <wp:posOffset>161925</wp:posOffset>
                      </wp:positionH>
                      <wp:positionV relativeFrom="paragraph">
                        <wp:posOffset>9525</wp:posOffset>
                      </wp:positionV>
                      <wp:extent cx="0" cy="171450"/>
                      <wp:effectExtent l="0" t="0" r="0" b="0"/>
                      <wp:wrapNone/>
                      <wp:docPr id="479" name="Textové pole 47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069034C" id="Textové pole 479" o:spid="_x0000_s1026" type="#_x0000_t202" style="position:absolute;margin-left:12.75pt;margin-top:.75pt;width:0;height:13.5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&#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J7nirg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8C3D75">
              <w:rPr>
                <w:rFonts w:ascii="Arial" w:hAnsi="Arial" w:cs="Arial"/>
                <w:noProof/>
                <w:color w:val="000000"/>
                <w:sz w:val="16"/>
                <w:szCs w:val="16"/>
                <w:lang w:val="en-US" w:eastAsia="en-US"/>
                <w:rPrChange w:id="2280"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721728" behindDoc="0" locked="0" layoutInCell="1" allowOverlap="1" wp14:anchorId="55706E5D" wp14:editId="5546BAD4">
                      <wp:simplePos x="0" y="0"/>
                      <wp:positionH relativeFrom="column">
                        <wp:posOffset>161925</wp:posOffset>
                      </wp:positionH>
                      <wp:positionV relativeFrom="paragraph">
                        <wp:posOffset>19050</wp:posOffset>
                      </wp:positionV>
                      <wp:extent cx="0" cy="171450"/>
                      <wp:effectExtent l="0" t="0" r="0" b="0"/>
                      <wp:wrapNone/>
                      <wp:docPr id="478" name="Textové pole 47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C9BE9EC" id="Textové pole 478" o:spid="_x0000_s1026" type="#_x0000_t202" style="position:absolute;margin-left:12.75pt;margin-top:1.5pt;width:0;height:13.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65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i6A65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8C3D75">
              <w:rPr>
                <w:rFonts w:ascii="Arial" w:hAnsi="Arial" w:cs="Arial"/>
                <w:noProof/>
                <w:color w:val="000000"/>
                <w:sz w:val="16"/>
                <w:szCs w:val="16"/>
                <w:lang w:val="en-US" w:eastAsia="en-US"/>
                <w:rPrChange w:id="2281"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722752" behindDoc="0" locked="0" layoutInCell="1" allowOverlap="1" wp14:anchorId="157A3714" wp14:editId="0C9FA880">
                      <wp:simplePos x="0" y="0"/>
                      <wp:positionH relativeFrom="column">
                        <wp:posOffset>161925</wp:posOffset>
                      </wp:positionH>
                      <wp:positionV relativeFrom="paragraph">
                        <wp:posOffset>19050</wp:posOffset>
                      </wp:positionV>
                      <wp:extent cx="0" cy="171450"/>
                      <wp:effectExtent l="0" t="0" r="0" b="0"/>
                      <wp:wrapNone/>
                      <wp:docPr id="477" name="Textové pole 47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F6FA2F0" id="Textové pole 477" o:spid="_x0000_s1026" type="#_x0000_t202" style="position:absolute;margin-left:12.75pt;margin-top:1.5pt;width:0;height:13.5pt;z-index:251722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OlhDA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kdTpY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8C3D75">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7B30E786"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noProof/>
                <w:color w:val="000000"/>
                <w:sz w:val="22"/>
                <w:szCs w:val="22"/>
                <w:lang w:val="en-US" w:eastAsia="en-US"/>
              </w:rPr>
              <mc:AlternateContent>
                <mc:Choice Requires="wps">
                  <w:drawing>
                    <wp:anchor distT="0" distB="0" distL="114300" distR="114300" simplePos="0" relativeHeight="251708416" behindDoc="0" locked="0" layoutInCell="1" allowOverlap="1" wp14:anchorId="640FECBF" wp14:editId="51FA48B5">
                      <wp:simplePos x="0" y="0"/>
                      <wp:positionH relativeFrom="column">
                        <wp:posOffset>161925</wp:posOffset>
                      </wp:positionH>
                      <wp:positionV relativeFrom="paragraph">
                        <wp:posOffset>19050</wp:posOffset>
                      </wp:positionV>
                      <wp:extent cx="0" cy="171450"/>
                      <wp:effectExtent l="0" t="0" r="0" b="0"/>
                      <wp:wrapNone/>
                      <wp:docPr id="476" name="Textové pole 47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04226CA" id="Textové pole 476" o:spid="_x0000_s1026" type="#_x0000_t202" style="position:absolute;margin-left:12.75pt;margin-top:1.5pt;width:0;height:13.5pt;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UhQV2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8C3D75">
              <w:rPr>
                <w:rFonts w:ascii="Calibri" w:hAnsi="Calibri" w:cs="Calibri"/>
                <w:noProof/>
                <w:color w:val="000000"/>
                <w:sz w:val="22"/>
                <w:szCs w:val="22"/>
                <w:lang w:val="en-US" w:eastAsia="en-US"/>
                <w:rPrChange w:id="2282" w:author="admin" w:date="2018-06-18T11:14:00Z">
                  <w:rPr>
                    <w:rFonts w:ascii="Calibri" w:hAnsi="Calibri" w:cs="Calibri"/>
                    <w:noProof/>
                    <w:color w:val="000000"/>
                    <w:sz w:val="22"/>
                    <w:szCs w:val="22"/>
                    <w:lang w:val="en-US" w:eastAsia="en-US"/>
                  </w:rPr>
                </w:rPrChange>
              </w:rPr>
              <mc:AlternateContent>
                <mc:Choice Requires="wps">
                  <w:drawing>
                    <wp:anchor distT="0" distB="0" distL="114300" distR="114300" simplePos="0" relativeHeight="251709440" behindDoc="0" locked="0" layoutInCell="1" allowOverlap="1" wp14:anchorId="09C4221F" wp14:editId="445DB4FC">
                      <wp:simplePos x="0" y="0"/>
                      <wp:positionH relativeFrom="column">
                        <wp:posOffset>161925</wp:posOffset>
                      </wp:positionH>
                      <wp:positionV relativeFrom="paragraph">
                        <wp:posOffset>19050</wp:posOffset>
                      </wp:positionV>
                      <wp:extent cx="0" cy="171450"/>
                      <wp:effectExtent l="0" t="0" r="0" b="0"/>
                      <wp:wrapNone/>
                      <wp:docPr id="475" name="Textové pole 47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E6E757B" id="Textové pole 475" o:spid="_x0000_s1026" type="#_x0000_t202" style="position:absolute;margin-left:12.75pt;margin-top:1.5pt;width:0;height:13.5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FO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bdjF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8C3D75">
              <w:rPr>
                <w:rFonts w:ascii="Calibri" w:hAnsi="Calibri" w:cs="Calibri"/>
                <w:color w:val="000000"/>
                <w:sz w:val="22"/>
                <w:szCs w:val="22"/>
              </w:rPr>
              <w:t> </w:t>
            </w:r>
          </w:p>
        </w:tc>
        <w:tc>
          <w:tcPr>
            <w:tcW w:w="190" w:type="dxa"/>
            <w:tcBorders>
              <w:top w:val="nil"/>
              <w:left w:val="nil"/>
              <w:bottom w:val="single" w:sz="4" w:space="0" w:color="auto"/>
              <w:right w:val="nil"/>
            </w:tcBorders>
            <w:shd w:val="clear" w:color="auto" w:fill="auto"/>
            <w:noWrap/>
            <w:vAlign w:val="bottom"/>
            <w:hideMark/>
          </w:tcPr>
          <w:p w14:paraId="1E2EEC54"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22"/>
                <w:szCs w:val="22"/>
              </w:rPr>
            </w:pPr>
            <w:r w:rsidRPr="008C3D75">
              <w:rPr>
                <w:rFonts w:ascii="Calibri" w:hAnsi="Calibri" w:cs="Calibri"/>
                <w:color w:val="000000"/>
                <w:sz w:val="22"/>
                <w:szCs w:val="22"/>
              </w:rPr>
              <w:t> </w:t>
            </w:r>
          </w:p>
        </w:tc>
        <w:tc>
          <w:tcPr>
            <w:tcW w:w="1174" w:type="dxa"/>
            <w:tcBorders>
              <w:top w:val="nil"/>
              <w:left w:val="nil"/>
              <w:bottom w:val="single" w:sz="4" w:space="0" w:color="auto"/>
              <w:right w:val="nil"/>
            </w:tcBorders>
            <w:shd w:val="clear" w:color="auto" w:fill="auto"/>
            <w:noWrap/>
            <w:vAlign w:val="bottom"/>
            <w:hideMark/>
          </w:tcPr>
          <w:p w14:paraId="092D14AE" w14:textId="77777777" w:rsidR="00BD7167" w:rsidRPr="008C3D75"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8C3D75">
              <w:rPr>
                <w:rFonts w:ascii="Arial" w:hAnsi="Arial" w:cs="Arial"/>
                <w:noProof/>
                <w:color w:val="000000"/>
                <w:sz w:val="16"/>
                <w:szCs w:val="16"/>
                <w:lang w:val="en-US" w:eastAsia="en-US"/>
              </w:rPr>
              <mc:AlternateContent>
                <mc:Choice Requires="wps">
                  <w:drawing>
                    <wp:anchor distT="0" distB="0" distL="114300" distR="114300" simplePos="0" relativeHeight="251695104" behindDoc="0" locked="0" layoutInCell="1" allowOverlap="1" wp14:anchorId="59F50A73" wp14:editId="289ED4FD">
                      <wp:simplePos x="0" y="0"/>
                      <wp:positionH relativeFrom="column">
                        <wp:posOffset>19050</wp:posOffset>
                      </wp:positionH>
                      <wp:positionV relativeFrom="paragraph">
                        <wp:posOffset>19050</wp:posOffset>
                      </wp:positionV>
                      <wp:extent cx="0" cy="171450"/>
                      <wp:effectExtent l="0" t="0" r="0" b="0"/>
                      <wp:wrapNone/>
                      <wp:docPr id="474" name="Textové pole 47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2FFB37D" id="Textové pole 474" o:spid="_x0000_s1026" type="#_x0000_t202" style="position:absolute;margin-left:1.5pt;margin-top:1.5pt;width:0;height:13.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F4n3Vk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8C3D75">
              <w:rPr>
                <w:rFonts w:ascii="Arial" w:hAnsi="Arial" w:cs="Arial"/>
                <w:noProof/>
                <w:color w:val="000000"/>
                <w:sz w:val="16"/>
                <w:szCs w:val="16"/>
                <w:lang w:val="en-US" w:eastAsia="en-US"/>
                <w:rPrChange w:id="2283" w:author="admin" w:date="2018-06-18T11:14:00Z">
                  <w:rPr>
                    <w:rFonts w:ascii="Arial" w:hAnsi="Arial" w:cs="Arial"/>
                    <w:noProof/>
                    <w:color w:val="000000"/>
                    <w:sz w:val="16"/>
                    <w:szCs w:val="16"/>
                    <w:lang w:val="en-US" w:eastAsia="en-US"/>
                  </w:rPr>
                </w:rPrChange>
              </w:rPr>
              <mc:AlternateContent>
                <mc:Choice Requires="wps">
                  <w:drawing>
                    <wp:anchor distT="0" distB="0" distL="114300" distR="114300" simplePos="0" relativeHeight="251696128" behindDoc="0" locked="0" layoutInCell="1" allowOverlap="1" wp14:anchorId="705DC75F" wp14:editId="58B68311">
                      <wp:simplePos x="0" y="0"/>
                      <wp:positionH relativeFrom="column">
                        <wp:posOffset>19050</wp:posOffset>
                      </wp:positionH>
                      <wp:positionV relativeFrom="paragraph">
                        <wp:posOffset>19050</wp:posOffset>
                      </wp:positionV>
                      <wp:extent cx="0" cy="171450"/>
                      <wp:effectExtent l="0" t="0" r="0" b="0"/>
                      <wp:wrapNone/>
                      <wp:docPr id="473" name="Textové pole 47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6A6DF3C" id="Textové pole 473" o:spid="_x0000_s1026" type="#_x0000_t202" style="position:absolute;margin-left:1.5pt;margin-top:1.5pt;width:0;height:13.5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&#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IWRWD4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8C3D75">
              <w:rPr>
                <w:rFonts w:ascii="Arial" w:hAnsi="Arial" w:cs="Arial"/>
                <w:color w:val="000000"/>
                <w:sz w:val="16"/>
                <w:szCs w:val="16"/>
              </w:rPr>
              <w:t>90.3</w:t>
            </w:r>
          </w:p>
        </w:tc>
        <w:tc>
          <w:tcPr>
            <w:tcW w:w="332" w:type="dxa"/>
            <w:tcBorders>
              <w:top w:val="nil"/>
              <w:left w:val="nil"/>
              <w:bottom w:val="single" w:sz="4" w:space="0" w:color="auto"/>
              <w:right w:val="nil"/>
            </w:tcBorders>
            <w:shd w:val="clear" w:color="auto" w:fill="auto"/>
            <w:noWrap/>
            <w:vAlign w:val="bottom"/>
            <w:hideMark/>
          </w:tcPr>
          <w:p w14:paraId="217F1999"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2405D9E0"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36.1</w:t>
            </w:r>
          </w:p>
        </w:tc>
        <w:tc>
          <w:tcPr>
            <w:tcW w:w="633" w:type="dxa"/>
            <w:tcBorders>
              <w:top w:val="nil"/>
              <w:left w:val="nil"/>
              <w:bottom w:val="single" w:sz="4" w:space="0" w:color="auto"/>
              <w:right w:val="nil"/>
            </w:tcBorders>
            <w:shd w:val="clear" w:color="auto" w:fill="auto"/>
            <w:noWrap/>
            <w:vAlign w:val="bottom"/>
            <w:hideMark/>
          </w:tcPr>
          <w:p w14:paraId="0F84314E" w14:textId="77777777" w:rsidR="00BD7167" w:rsidRPr="008C3D75" w:rsidRDefault="00BD7167" w:rsidP="00BD7167">
            <w:pPr>
              <w:overflowPunct/>
              <w:autoSpaceDE/>
              <w:autoSpaceDN/>
              <w:adjustRightInd/>
              <w:spacing w:line="240" w:lineRule="auto"/>
              <w:textAlignment w:val="auto"/>
              <w:rPr>
                <w:rFonts w:ascii="Arial" w:hAnsi="Arial" w:cs="Arial"/>
                <w:color w:val="000000"/>
                <w:sz w:val="16"/>
                <w:szCs w:val="16"/>
              </w:rPr>
            </w:pPr>
            <w:r w:rsidRPr="008C3D75">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5D644963" w14:textId="77777777" w:rsidR="00BD7167" w:rsidRPr="008C3D75" w:rsidRDefault="00BD7167" w:rsidP="00BD7167">
            <w:pPr>
              <w:overflowPunct/>
              <w:autoSpaceDE/>
              <w:autoSpaceDN/>
              <w:adjustRightInd/>
              <w:spacing w:line="240" w:lineRule="auto"/>
              <w:textAlignment w:val="auto"/>
              <w:rPr>
                <w:rFonts w:ascii="Calibri" w:hAnsi="Calibri" w:cs="Calibri"/>
                <w:color w:val="000000"/>
                <w:sz w:val="18"/>
                <w:szCs w:val="18"/>
              </w:rPr>
            </w:pPr>
            <w:r w:rsidRPr="008C3D75">
              <w:rPr>
                <w:rFonts w:ascii="Calibri" w:hAnsi="Calibri" w:cs="Calibri"/>
                <w:color w:val="000000"/>
                <w:sz w:val="18"/>
                <w:szCs w:val="18"/>
              </w:rPr>
              <w:t>9.59</w:t>
            </w:r>
          </w:p>
        </w:tc>
      </w:tr>
    </w:tbl>
    <w:p w14:paraId="66F01C52" w14:textId="77777777" w:rsidR="00BD7167" w:rsidRPr="008C3D75" w:rsidRDefault="00BD7167" w:rsidP="00BD7167">
      <w:pPr>
        <w:pStyle w:val="Caption"/>
        <w:spacing w:before="240"/>
        <w:rPr>
          <w:vanish/>
          <w:lang w:val="sk-SK"/>
          <w:specVanish/>
        </w:rPr>
      </w:pPr>
      <w:bookmarkStart w:id="2284" w:name="_Toc509997483"/>
      <w:bookmarkStart w:id="2285" w:name="_Toc510268072"/>
      <w:bookmarkStart w:id="2286" w:name="_Ref509742072"/>
      <w:bookmarkStart w:id="2287" w:name="_Toc513584977"/>
      <w:bookmarkStart w:id="2288" w:name="_Toc516835711"/>
      <w:r w:rsidRPr="008C3D75">
        <w:rPr>
          <w:lang w:val="sk-SK"/>
        </w:rPr>
        <w:t xml:space="preserve">Tabuľka </w:t>
      </w:r>
      <w:r w:rsidRPr="005C2483">
        <w:rPr>
          <w:lang w:val="sk-SK"/>
        </w:rPr>
        <w:fldChar w:fldCharType="begin"/>
      </w:r>
      <w:r w:rsidRPr="008C3D75">
        <w:rPr>
          <w:lang w:val="sk-SK"/>
        </w:rPr>
        <w:instrText xml:space="preserve"> SEQ Tabuľka \* ARABIC </w:instrText>
      </w:r>
      <w:r w:rsidRPr="008C3D75">
        <w:rPr>
          <w:lang w:val="sk-SK"/>
          <w:rPrChange w:id="2289" w:author="admin" w:date="2018-06-18T11:14:00Z">
            <w:rPr>
              <w:lang w:val="sk-SK"/>
            </w:rPr>
          </w:rPrChange>
        </w:rPr>
        <w:fldChar w:fldCharType="separate"/>
      </w:r>
      <w:r w:rsidR="00A37FEB" w:rsidRPr="008C3D75">
        <w:rPr>
          <w:noProof/>
          <w:lang w:val="sk-SK"/>
        </w:rPr>
        <w:t>14</w:t>
      </w:r>
      <w:bookmarkEnd w:id="2284"/>
      <w:bookmarkEnd w:id="2285"/>
      <w:r w:rsidRPr="008C3D75">
        <w:rPr>
          <w:lang w:val="sk-SK"/>
          <w:rPrChange w:id="2290" w:author="admin" w:date="2018-06-18T11:14:00Z">
            <w:rPr>
              <w:lang w:val="sk-SK"/>
            </w:rPr>
          </w:rPrChange>
        </w:rPr>
        <w:fldChar w:fldCharType="end"/>
      </w:r>
      <w:bookmarkEnd w:id="2286"/>
      <w:r w:rsidRPr="008C3D75">
        <w:rPr>
          <w:lang w:val="sk-SK"/>
        </w:rPr>
        <w:t>: Priemerné hodnoty a výchylky hemodynamických parametrov</w:t>
      </w:r>
      <w:bookmarkEnd w:id="2287"/>
      <w:bookmarkEnd w:id="2288"/>
    </w:p>
    <w:p w14:paraId="247B723F" w14:textId="5904A17A" w:rsidR="00BD7167" w:rsidRPr="008C3D75" w:rsidRDefault="00BD7167" w:rsidP="00BD7167">
      <w:pPr>
        <w:pStyle w:val="Caption"/>
        <w:rPr>
          <w:lang w:val="sk-SK"/>
        </w:rPr>
      </w:pPr>
      <w:r w:rsidRPr="008C3D75">
        <w:rPr>
          <w:lang w:val="sk-SK"/>
        </w:rPr>
        <w:t xml:space="preserve"> pre 30 dobrovoľníkov. Stĺpec Hodnota parametra: z priemerných hodnôt parametrov počas merania ako definuje </w:t>
      </w:r>
      <w:r w:rsidRPr="008C3D75">
        <w:rPr>
          <w:lang w:val="sk-SK"/>
          <w:rPrChange w:id="2291" w:author="admin" w:date="2018-06-18T11:14:00Z">
            <w:rPr>
              <w:lang w:val="sk-SK"/>
            </w:rPr>
          </w:rPrChange>
        </w:rPr>
        <w:fldChar w:fldCharType="begin"/>
      </w:r>
      <w:r w:rsidRPr="008C3D75">
        <w:rPr>
          <w:lang w:val="sk-SK"/>
        </w:rPr>
        <w:instrText xml:space="preserve"> REF _Ref513892756 \h </w:instrText>
      </w:r>
      <w:r w:rsidRPr="008C3D75">
        <w:rPr>
          <w:lang w:val="sk-SK"/>
          <w:rPrChange w:id="2292" w:author="admin" w:date="2018-06-18T11:14:00Z">
            <w:rPr>
              <w:lang w:val="sk-SK"/>
            </w:rPr>
          </w:rPrChange>
        </w:rPr>
      </w:r>
      <w:r w:rsidRPr="008C3D75">
        <w:rPr>
          <w:lang w:val="sk-SK"/>
          <w:rPrChange w:id="2293" w:author="admin" w:date="2018-06-18T11:14:00Z">
            <w:rPr>
              <w:lang w:val="sk-SK"/>
            </w:rPr>
          </w:rPrChange>
        </w:rPr>
        <w:fldChar w:fldCharType="separate"/>
      </w:r>
      <w:r w:rsidR="00A37FEB" w:rsidRPr="008C3D75">
        <w:rPr>
          <w:lang w:val="sk-SK"/>
        </w:rPr>
        <w:t xml:space="preserve">Obrázok </w:t>
      </w:r>
      <w:r w:rsidR="00A37FEB" w:rsidRPr="008C3D75">
        <w:rPr>
          <w:noProof/>
          <w:lang w:val="sk-SK"/>
        </w:rPr>
        <w:t>3</w:t>
      </w:r>
      <w:r w:rsidR="00A37FEB" w:rsidRPr="008C3D75">
        <w:rPr>
          <w:lang w:val="sk-SK"/>
        </w:rPr>
        <w:t>.</w:t>
      </w:r>
      <w:r w:rsidR="00A37FEB" w:rsidRPr="008C3D75">
        <w:rPr>
          <w:noProof/>
          <w:lang w:val="sk-SK"/>
        </w:rPr>
        <w:t>14</w:t>
      </w:r>
      <w:r w:rsidRPr="008C3D75">
        <w:rPr>
          <w:lang w:val="sk-SK"/>
          <w:rPrChange w:id="2294" w:author="admin" w:date="2018-06-18T11:14:00Z">
            <w:rPr>
              <w:lang w:val="sk-SK"/>
            </w:rPr>
          </w:rPrChange>
        </w:rPr>
        <w:fldChar w:fldCharType="end"/>
      </w:r>
      <w:r w:rsidRPr="008C3D75">
        <w:rPr>
          <w:lang w:val="sk-SK"/>
        </w:rPr>
        <w:t xml:space="preserve"> boli spočítané priemerné hodnoty a </w:t>
      </w:r>
      <w:del w:id="2295" w:author="admin" w:date="2018-06-18T11:29:00Z">
        <w:r w:rsidRPr="008C3D75" w:rsidDel="008C3D75">
          <w:rPr>
            <w:lang w:val="sk-SK"/>
          </w:rPr>
          <w:delText>smerodatné</w:delText>
        </w:r>
      </w:del>
      <w:ins w:id="2296" w:author="admin" w:date="2018-06-18T11:29:00Z">
        <w:r w:rsidR="008C3D75" w:rsidRPr="008C3D75">
          <w:rPr>
            <w:lang w:val="sk-SK"/>
          </w:rPr>
          <w:t>smerodajné</w:t>
        </w:r>
      </w:ins>
      <w:r w:rsidRPr="008C3D75">
        <w:rPr>
          <w:lang w:val="sk-SK"/>
        </w:rPr>
        <w:t xml:space="preserve"> </w:t>
      </w:r>
      <w:del w:id="2297" w:author="admin" w:date="2018-06-18T11:29:00Z">
        <w:r w:rsidRPr="008C3D75" w:rsidDel="008C3D75">
          <w:rPr>
            <w:lang w:val="sk-SK"/>
          </w:rPr>
          <w:delText>odchylky</w:delText>
        </w:r>
      </w:del>
      <w:ins w:id="2298" w:author="admin" w:date="2018-06-18T11:29:00Z">
        <w:r w:rsidR="008C3D75" w:rsidRPr="008C3D75">
          <w:rPr>
            <w:lang w:val="sk-SK"/>
          </w:rPr>
          <w:t>odchýlky</w:t>
        </w:r>
      </w:ins>
      <w:r w:rsidRPr="008C3D75">
        <w:rPr>
          <w:lang w:val="sk-SK"/>
        </w:rPr>
        <w:t xml:space="preserve"> pre 30 dobrovoľníkov (mean +- std). Stĺpec výchylka parametra počas merania: z výchyliek </w:t>
      </w:r>
      <w:r w:rsidRPr="008C3D75">
        <w:rPr>
          <w:lang w:val="sk-SK"/>
        </w:rPr>
        <w:lastRenderedPageBreak/>
        <w:t xml:space="preserve">parametrov počas merania ako definuje </w:t>
      </w:r>
      <w:r w:rsidRPr="008C3D75">
        <w:rPr>
          <w:lang w:val="sk-SK"/>
          <w:rPrChange w:id="2299" w:author="admin" w:date="2018-06-18T11:14:00Z">
            <w:rPr>
              <w:lang w:val="sk-SK"/>
            </w:rPr>
          </w:rPrChange>
        </w:rPr>
        <w:fldChar w:fldCharType="begin"/>
      </w:r>
      <w:r w:rsidRPr="008C3D75">
        <w:rPr>
          <w:lang w:val="sk-SK"/>
        </w:rPr>
        <w:instrText xml:space="preserve"> REF _Ref513892756 \h </w:instrText>
      </w:r>
      <w:r w:rsidRPr="008C3D75">
        <w:rPr>
          <w:lang w:val="sk-SK"/>
          <w:rPrChange w:id="2300" w:author="admin" w:date="2018-06-18T11:14:00Z">
            <w:rPr>
              <w:lang w:val="sk-SK"/>
            </w:rPr>
          </w:rPrChange>
        </w:rPr>
      </w:r>
      <w:r w:rsidRPr="008C3D75">
        <w:rPr>
          <w:lang w:val="sk-SK"/>
          <w:rPrChange w:id="2301" w:author="admin" w:date="2018-06-18T11:14:00Z">
            <w:rPr>
              <w:lang w:val="sk-SK"/>
            </w:rPr>
          </w:rPrChange>
        </w:rPr>
        <w:fldChar w:fldCharType="separate"/>
      </w:r>
      <w:r w:rsidR="00A37FEB" w:rsidRPr="008C3D75">
        <w:rPr>
          <w:lang w:val="sk-SK"/>
        </w:rPr>
        <w:t xml:space="preserve">Obrázok </w:t>
      </w:r>
      <w:r w:rsidR="00A37FEB" w:rsidRPr="008C3D75">
        <w:rPr>
          <w:noProof/>
          <w:lang w:val="sk-SK"/>
        </w:rPr>
        <w:t>3</w:t>
      </w:r>
      <w:r w:rsidR="00A37FEB" w:rsidRPr="008C3D75">
        <w:rPr>
          <w:lang w:val="sk-SK"/>
        </w:rPr>
        <w:t>.</w:t>
      </w:r>
      <w:r w:rsidR="00A37FEB" w:rsidRPr="008C3D75">
        <w:rPr>
          <w:noProof/>
          <w:lang w:val="sk-SK"/>
        </w:rPr>
        <w:t>14</w:t>
      </w:r>
      <w:r w:rsidRPr="008C3D75">
        <w:rPr>
          <w:lang w:val="sk-SK"/>
          <w:rPrChange w:id="2302" w:author="admin" w:date="2018-06-18T11:14:00Z">
            <w:rPr>
              <w:lang w:val="sk-SK"/>
            </w:rPr>
          </w:rPrChange>
        </w:rPr>
        <w:fldChar w:fldCharType="end"/>
      </w:r>
      <w:r w:rsidRPr="008C3D75">
        <w:rPr>
          <w:lang w:val="sk-SK"/>
        </w:rPr>
        <w:t xml:space="preserve"> boli spočítané priemerné hodnoty a </w:t>
      </w:r>
      <w:del w:id="2303" w:author="admin" w:date="2018-06-18T11:29:00Z">
        <w:r w:rsidRPr="008C3D75" w:rsidDel="008C3D75">
          <w:rPr>
            <w:lang w:val="sk-SK"/>
          </w:rPr>
          <w:delText>smerodatné</w:delText>
        </w:r>
      </w:del>
      <w:ins w:id="2304" w:author="admin" w:date="2018-06-18T11:29:00Z">
        <w:r w:rsidR="008C3D75" w:rsidRPr="008C3D75">
          <w:rPr>
            <w:lang w:val="sk-SK"/>
          </w:rPr>
          <w:t>smerodajné</w:t>
        </w:r>
      </w:ins>
      <w:r w:rsidRPr="008C3D75">
        <w:rPr>
          <w:lang w:val="sk-SK"/>
        </w:rPr>
        <w:t xml:space="preserve"> </w:t>
      </w:r>
      <w:del w:id="2305" w:author="admin" w:date="2018-06-18T11:29:00Z">
        <w:r w:rsidRPr="008C3D75" w:rsidDel="008C3D75">
          <w:rPr>
            <w:lang w:val="sk-SK"/>
          </w:rPr>
          <w:delText>odchylky</w:delText>
        </w:r>
      </w:del>
      <w:ins w:id="2306" w:author="admin" w:date="2018-06-18T11:29:00Z">
        <w:r w:rsidR="008C3D75" w:rsidRPr="008C3D75">
          <w:rPr>
            <w:lang w:val="sk-SK"/>
          </w:rPr>
          <w:t>odchýlky</w:t>
        </w:r>
      </w:ins>
      <w:r w:rsidRPr="008C3D75">
        <w:rPr>
          <w:lang w:val="sk-SK"/>
        </w:rPr>
        <w:t xml:space="preserve"> pre 30 dobrovoľníkov (mean +- std).</w:t>
      </w:r>
    </w:p>
    <w:p w14:paraId="2EDAA96A" w14:textId="77777777" w:rsidR="00BD7167" w:rsidRPr="008C3D75" w:rsidRDefault="00BD7167" w:rsidP="00BD7167">
      <w:pPr>
        <w:pStyle w:val="Caption"/>
        <w:rPr>
          <w:lang w:val="sk-SK"/>
        </w:rPr>
      </w:pPr>
    </w:p>
    <w:p w14:paraId="15A208C6" w14:textId="77777777" w:rsidR="00BD7167" w:rsidRPr="008C3D75" w:rsidRDefault="00BD7167" w:rsidP="00BD7167">
      <w:pPr>
        <w:pStyle w:val="Heading4"/>
        <w:rPr>
          <w:lang w:eastAsia="en-US" w:bidi="en-US"/>
        </w:rPr>
      </w:pPr>
      <w:r w:rsidRPr="008C3D75">
        <w:rPr>
          <w:lang w:eastAsia="en-US" w:bidi="en-US"/>
        </w:rPr>
        <w:t>Arteriálny krvný tlak: BP</w:t>
      </w:r>
    </w:p>
    <w:p w14:paraId="04374F6D" w14:textId="77777777" w:rsidR="00BD7167" w:rsidRPr="008C3D75" w:rsidRDefault="00BD7167" w:rsidP="00BD7167">
      <w:pPr>
        <w:rPr>
          <w:lang w:eastAsia="en-US" w:bidi="en-US"/>
        </w:rPr>
      </w:pPr>
    </w:p>
    <w:p w14:paraId="58EEC49D" w14:textId="7E1665C4" w:rsidR="00BD7167" w:rsidRPr="008C3D75" w:rsidRDefault="00BD7167" w:rsidP="00BD7167">
      <w:del w:id="2307" w:author="admin" w:date="2018-06-18T11:29:00Z">
        <w:r w:rsidRPr="008C3D75" w:rsidDel="008C3D75">
          <w:rPr>
            <w:lang w:eastAsia="en-US" w:bidi="en-US"/>
          </w:rPr>
          <w:delText>Krvý</w:delText>
        </w:r>
      </w:del>
      <w:ins w:id="2308" w:author="admin" w:date="2018-06-18T11:29:00Z">
        <w:r w:rsidR="008C3D75" w:rsidRPr="008C3D75">
          <w:rPr>
            <w:lang w:eastAsia="en-US" w:bidi="en-US"/>
          </w:rPr>
          <w:t>Krvný</w:t>
        </w:r>
      </w:ins>
      <w:r w:rsidRPr="008C3D75">
        <w:rPr>
          <w:lang w:eastAsia="en-US" w:bidi="en-US"/>
        </w:rPr>
        <w:t xml:space="preserve"> tlak vysoko koreluje s respiráciou. Časové posuny medzi parametrami SBP, SBP, PP a MBP a respiráciou sa líšia len nevýrazne a pohybujú sa v rozmedzí 0,8-2,9 s. Výsledky ukazujú nárast SBP ako reakciu na nádych. Parameter</w:t>
      </w:r>
      <w:ins w:id="2309" w:author="admin" w:date="2018-06-18T11:30:00Z">
        <w:r w:rsidR="008C3D75">
          <w:rPr>
            <w:lang w:eastAsia="en-US" w:bidi="en-US"/>
          </w:rPr>
          <w:t xml:space="preserve"> Parametre</w:t>
        </w:r>
      </w:ins>
      <w:r w:rsidRPr="008C3D75">
        <w:rPr>
          <w:lang w:eastAsia="en-US" w:bidi="en-US"/>
        </w:rPr>
        <w:t xml:space="preserve">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rPr>
          <m:t>-</m:t>
        </m:r>
        <m:r>
          <w:rPr>
            <w:rFonts w:ascii="Cambria Math" w:hAnsi="Cambria Math"/>
            <w:rPrChange w:id="2310" w:author="admin" w:date="2018-06-18T11:14:00Z">
              <w:rPr>
                <w:rFonts w:ascii="Cambria Math" w:hAnsi="Cambria Math"/>
              </w:rPr>
            </w:rPrChange>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8C3D75">
        <w:t>.</w:t>
      </w:r>
    </w:p>
    <w:p w14:paraId="5AF9A7D4" w14:textId="395E7D0C" w:rsidR="00BD7167" w:rsidRPr="008C3D75" w:rsidRDefault="009076DD" w:rsidP="00BD7167">
      <w:pPr>
        <w:pStyle w:val="Heading3"/>
      </w:pPr>
      <w:bookmarkStart w:id="2311" w:name="_Toc516835646"/>
      <w:r w:rsidRPr="008C3D75">
        <w:t>Srdcov</w:t>
      </w:r>
      <w:r w:rsidR="00BD7167" w:rsidRPr="008C3D75">
        <w:t>é zvuky</w:t>
      </w:r>
      <w:bookmarkEnd w:id="2311"/>
    </w:p>
    <w:p w14:paraId="36A86654" w14:textId="77777777" w:rsidR="00BD7167" w:rsidRPr="008C3D75" w:rsidRDefault="00BD7167" w:rsidP="00BD7167"/>
    <w:p w14:paraId="756A7715" w14:textId="77777777" w:rsidR="00BD7167" w:rsidRPr="008C3D75" w:rsidRDefault="00BD7167" w:rsidP="00BD7167">
      <w:r w:rsidRPr="008C3D75">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10676747" w14:textId="77777777" w:rsidR="00BD7167" w:rsidRPr="008C3D75" w:rsidRDefault="00BD7167" w:rsidP="00BD7167"/>
    <w:p w14:paraId="69F1D200" w14:textId="77777777" w:rsidR="00BD7167" w:rsidRPr="008C3D75" w:rsidRDefault="00BD7167" w:rsidP="00BD7167">
      <w:pPr>
        <w:pStyle w:val="Heading3"/>
      </w:pPr>
      <w:bookmarkStart w:id="2312" w:name="_Toc516835647"/>
      <w:r w:rsidRPr="008C3D75">
        <w:t>RR intervaly</w:t>
      </w:r>
      <w:bookmarkEnd w:id="2312"/>
    </w:p>
    <w:p w14:paraId="7D124794" w14:textId="77777777" w:rsidR="00BD7167" w:rsidRPr="008C3D75" w:rsidRDefault="00BD7167" w:rsidP="00BD7167"/>
    <w:p w14:paraId="4150E317" w14:textId="5C22C19C" w:rsidR="00BD7167" w:rsidRPr="008C3D75" w:rsidRDefault="00BD7167" w:rsidP="00BD7167">
      <w:r w:rsidRPr="008C3D75">
        <w:lastRenderedPageBreak/>
        <w:t xml:space="preserve">RR intervaly silno korelujú s respiráciou s časovým posuvom 3,2s. Podľa literatúry je u zdravých ľudí posun reakcie RR intervalov na SBP 1,5-2 s </w:t>
      </w:r>
      <w:r w:rsidRPr="008C3D75">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rsidRPr="008C3D75">
        <w:instrText xml:space="preserve"> ADDIN EN.CITE </w:instrText>
      </w:r>
      <w:r w:rsidR="00284C6A" w:rsidRPr="008C3D75">
        <w:rPr>
          <w:rPrChange w:id="2313" w:author="admin" w:date="2018-06-18T11:14:00Z">
            <w:rPr/>
          </w:rPrChange>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rsidRPr="008C3D75">
        <w:instrText xml:space="preserve"> ADDIN EN.CITE.DATA </w:instrText>
      </w:r>
      <w:r w:rsidR="00284C6A" w:rsidRPr="008C3D75">
        <w:rPr>
          <w:rPrChange w:id="2314" w:author="admin" w:date="2018-06-18T11:14:00Z">
            <w:rPr/>
          </w:rPrChange>
        </w:rPr>
      </w:r>
      <w:r w:rsidR="00284C6A" w:rsidRPr="008C3D75">
        <w:rPr>
          <w:rPrChange w:id="2315" w:author="admin" w:date="2018-06-18T11:14:00Z">
            <w:rPr/>
          </w:rPrChange>
        </w:rPr>
        <w:fldChar w:fldCharType="end"/>
      </w:r>
      <w:r w:rsidRPr="008C3D75">
        <w:rPr>
          <w:rPrChange w:id="2316" w:author="admin" w:date="2018-06-18T11:14:00Z">
            <w:rPr/>
          </w:rPrChange>
        </w:rPr>
      </w:r>
      <w:r w:rsidRPr="008C3D75">
        <w:rPr>
          <w:rPrChange w:id="2317" w:author="admin" w:date="2018-06-18T11:14:00Z">
            <w:rPr/>
          </w:rPrChange>
        </w:rPr>
        <w:fldChar w:fldCharType="separate"/>
      </w:r>
      <w:r w:rsidRPr="008C3D75">
        <w:rPr>
          <w:noProof/>
        </w:rPr>
        <w:t>[71]</w:t>
      </w:r>
      <w:r w:rsidRPr="008C3D75">
        <w:fldChar w:fldCharType="end"/>
      </w:r>
      <w:r w:rsidRPr="008C3D75">
        <w:t>. V tejto práci bol pozorovaný posun medzi respiráciou a RR intervalmi 2 s a posun ďalších 1,2 s k predĺženiu RR intervalov (predĺženie RR intervalu = zníženie tepu).</w:t>
      </w:r>
    </w:p>
    <w:p w14:paraId="5724B99A" w14:textId="77777777" w:rsidR="00BD7167" w:rsidRPr="008C3D75" w:rsidRDefault="00BD7167" w:rsidP="00BD7167"/>
    <w:p w14:paraId="36F13764" w14:textId="77777777" w:rsidR="00BD7167" w:rsidRPr="008C3D75" w:rsidRDefault="00BD7167" w:rsidP="00BD7167">
      <w:pPr>
        <w:pStyle w:val="Heading3"/>
      </w:pPr>
      <w:bookmarkStart w:id="2318" w:name="_Toc516835648"/>
      <w:r w:rsidRPr="008C3D75">
        <w:t>Diskusia</w:t>
      </w:r>
      <w:bookmarkEnd w:id="2318"/>
    </w:p>
    <w:p w14:paraId="5EE6C720" w14:textId="3AC25D5B" w:rsidR="00BD7167" w:rsidRPr="008C3D75" w:rsidRDefault="00BD7167" w:rsidP="00BD7167">
      <w:r w:rsidRPr="008C3D75">
        <w:t xml:space="preserve">V prezentovanej štúdií bola uvedená nová metóda pre simultánne stanovenie toku </w:t>
      </w:r>
      <w:del w:id="2319" w:author="admin" w:date="2018-06-18T11:30:00Z">
        <w:r w:rsidRPr="008C3D75" w:rsidDel="008C3D75">
          <w:delText>krvy</w:delText>
        </w:r>
      </w:del>
      <w:ins w:id="2320" w:author="admin" w:date="2018-06-18T11:30:00Z">
        <w:r w:rsidR="008C3D75" w:rsidRPr="008C3D75">
          <w:t>krvi</w:t>
        </w:r>
      </w:ins>
      <w:r w:rsidRPr="008C3D75">
        <w:t xml:space="preserve"> a distribúcie </w:t>
      </w:r>
      <w:del w:id="2321" w:author="admin" w:date="2018-06-18T11:30:00Z">
        <w:r w:rsidRPr="008C3D75" w:rsidDel="008C3D75">
          <w:delText>krvy</w:delText>
        </w:r>
      </w:del>
      <w:ins w:id="2322" w:author="admin" w:date="2018-06-18T11:30:00Z">
        <w:r w:rsidR="008C3D75" w:rsidRPr="008C3D75">
          <w:t>krvi</w:t>
        </w:r>
      </w:ins>
      <w:r w:rsidRPr="008C3D75">
        <w:t xml:space="preserve"> v rôznych častiach tela použitím paralelného kontinuálneho merania bioimpedancie spolu s neinvazívnym meraním krvného tlaku, </w:t>
      </w:r>
      <w:r w:rsidR="009076DD" w:rsidRPr="008C3D75">
        <w:t>srdcov</w:t>
      </w:r>
      <w:r w:rsidRPr="008C3D75">
        <w:t xml:space="preserve">ými zvukmi a EKG ako reakcia na hlboké a spontánne dýchanie. Bolo zistené, že táto metóda je citlivá na detekciu vzájomných vzťahov medzi niekoľkými vzájomne odlišnými hemodynamickými parametrami počas hlbokého dýchania. Bola meraná sila väzby medzi parametrami ale aj vzájomný oneskorenie reakcie parametrov na dýchanie. Naopak žiaden štatisticky významný vzťah nebol detekovaný pri </w:t>
      </w:r>
      <w:del w:id="2323" w:author="admin" w:date="2018-06-18T11:30:00Z">
        <w:r w:rsidRPr="008C3D75" w:rsidDel="008C3D75">
          <w:delText>spontnánnom</w:delText>
        </w:r>
      </w:del>
      <w:ins w:id="2324" w:author="admin" w:date="2018-06-18T11:30:00Z">
        <w:r w:rsidR="008C3D75" w:rsidRPr="008C3D75">
          <w:t>spontánnom</w:t>
        </w:r>
      </w:ins>
      <w:r w:rsidRPr="008C3D75">
        <w:t xml:space="preserve"> dýchaní</w:t>
      </w:r>
      <w:r w:rsidR="00AA122D" w:rsidRPr="008C3D75">
        <w:t xml:space="preserve"> </w:t>
      </w:r>
      <w:r w:rsidR="00AA122D" w:rsidRPr="008C3D75">
        <w:fldChar w:fldCharType="begin"/>
      </w:r>
      <w:r w:rsidR="00284C6A" w:rsidRPr="008C3D75">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rsidRPr="008C3D75">
        <w:rPr>
          <w:rPrChange w:id="2325" w:author="admin" w:date="2018-06-18T11:14:00Z">
            <w:rPr/>
          </w:rPrChange>
        </w:rPr>
        <w:fldChar w:fldCharType="separate"/>
      </w:r>
      <w:r w:rsidR="00AA122D" w:rsidRPr="008C3D75">
        <w:rPr>
          <w:noProof/>
        </w:rPr>
        <w:t>[72]</w:t>
      </w:r>
      <w:r w:rsidR="00AA122D" w:rsidRPr="008C3D75">
        <w:fldChar w:fldCharType="end"/>
      </w:r>
      <w:r w:rsidRPr="008C3D75">
        <w:t xml:space="preserve">. </w:t>
      </w:r>
    </w:p>
    <w:p w14:paraId="5672019F" w14:textId="3E7BE467" w:rsidR="00BD7167" w:rsidRPr="008C3D75" w:rsidRDefault="00BD7167" w:rsidP="00BD7167">
      <w:r w:rsidRPr="008C3D75">
        <w:t xml:space="preserve">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 mmHg  a na vrchole nádychu je tlak -6 mmHg relatívne k atmosférickému tlaku </w:t>
      </w:r>
      <w:r w:rsidRPr="008C3D75">
        <w:fldChar w:fldCharType="begin"/>
      </w:r>
      <w:r w:rsidR="00284C6A" w:rsidRPr="008C3D75">
        <w:instrText xml:space="preserve"> ADDIN EN.CITE &lt;EndNote&gt;&lt;Cite&gt;&lt;Author&gt;Barrett&lt;/Author&gt;&lt;Year&gt;2012&lt;/Year&gt;&lt;RecNum&gt;0&lt;/RecNum&gt;&lt;IDText&gt;Ganong&amp;apos;s review of medical physiology&lt;/IDText&gt;&lt;DisplayText&gt;[69]&lt;/DisplayText&gt;&lt;record&gt;&lt;isbn&gt;9780071780032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8C3D75">
        <w:rPr>
          <w:rPrChange w:id="2326" w:author="admin" w:date="2018-06-18T11:14:00Z">
            <w:rPr/>
          </w:rPrChange>
        </w:rPr>
        <w:fldChar w:fldCharType="separate"/>
      </w:r>
      <w:r w:rsidRPr="008C3D75">
        <w:rPr>
          <w:noProof/>
        </w:rPr>
        <w:t>[69]</w:t>
      </w:r>
      <w:r w:rsidRPr="008C3D75">
        <w:fldChar w:fldCharType="end"/>
      </w:r>
      <w:r w:rsidRPr="008C3D75">
        <w:t>. Táto situácia je ale odlišná pri hlbokom dýchaní. Predĺžený nádych spôsobuje pokles vnútro hrudného tlaku až na -30 mmHg relatívne k atmosferickému tlaku.  Tieto zmeny silno ovplyvňujú hemodynamické parametre ako žilný návrat, plnenie srdca, srdcový výdaj a arteriálny krvný tlak, ktorý rastie a </w:t>
      </w:r>
      <w:del w:id="2327" w:author="admin" w:date="2018-06-18T11:30:00Z">
        <w:r w:rsidRPr="008C3D75" w:rsidDel="008C3D75">
          <w:delText>klesa</w:delText>
        </w:r>
      </w:del>
      <w:ins w:id="2328" w:author="admin" w:date="2018-06-18T11:30:00Z">
        <w:r w:rsidR="008C3D75" w:rsidRPr="008C3D75">
          <w:t>klesá</w:t>
        </w:r>
      </w:ins>
      <w:r w:rsidRPr="008C3D75">
        <w:t xml:space="preserve"> o 4 až 6 mmHg počas spontánneho dýchania a až o 20 mmHg počas hlbokého dýchania </w:t>
      </w:r>
      <w:del w:id="2329" w:author="admin" w:date="2018-06-18T11:30:00Z">
        <w:r w:rsidRPr="008C3D75" w:rsidDel="008C3D75">
          <w:delText>vrámci</w:delText>
        </w:r>
      </w:del>
      <w:ins w:id="2330" w:author="admin" w:date="2018-06-18T11:30:00Z">
        <w:r w:rsidR="008C3D75" w:rsidRPr="008C3D75">
          <w:t>v rámci</w:t>
        </w:r>
      </w:ins>
      <w:r w:rsidRPr="008C3D75">
        <w:t xml:space="preserve"> jedného respiračného cyklu </w:t>
      </w:r>
      <w:r w:rsidRPr="008C3D75">
        <w:fldChar w:fldCharType="begin"/>
      </w:r>
      <w:r w:rsidR="00284C6A" w:rsidRPr="008C3D75">
        <w:instrText xml:space="preserve"> ADDIN EN.CITE &lt;EndNote&gt;&lt;Cite&gt;&lt;Author&gt;Hall&lt;/Author&gt;&lt;Year&gt;2011&lt;/Year&gt;&lt;RecNum&gt;0&lt;/RecNum&gt;&lt;IDText&gt;Guyton and Hall textbook of medical physiology&lt;/IDText&gt;&lt;DisplayText&gt;[69, 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8C3D75">
        <w:rPr>
          <w:rPrChange w:id="2331" w:author="admin" w:date="2018-06-18T11:14:00Z">
            <w:rPr/>
          </w:rPrChange>
        </w:rPr>
        <w:fldChar w:fldCharType="separate"/>
      </w:r>
      <w:r w:rsidRPr="008C3D75">
        <w:rPr>
          <w:noProof/>
        </w:rPr>
        <w:t>[69, 70]</w:t>
      </w:r>
      <w:r w:rsidRPr="008C3D75">
        <w:fldChar w:fldCharType="end"/>
      </w:r>
      <w:r w:rsidRPr="008C3D75">
        <w:t xml:space="preserve">. Druhým dôležitým mechanizmom ktorý by mohol ovplyvňovať pozorované hemodynamické zmeny je baroreflexná regulácia. Baroreflex predstavuje </w:t>
      </w:r>
      <w:del w:id="2332" w:author="admin" w:date="2018-06-18T11:30:00Z">
        <w:r w:rsidRPr="008C3D75" w:rsidDel="008C3D75">
          <w:delText>najdoležitejší</w:delText>
        </w:r>
      </w:del>
      <w:ins w:id="2333" w:author="admin" w:date="2018-06-18T11:30:00Z">
        <w:r w:rsidR="008C3D75" w:rsidRPr="008C3D75">
          <w:t>najdôležitejší</w:t>
        </w:r>
      </w:ins>
      <w:r w:rsidRPr="008C3D75">
        <w:t xml:space="preserve"> regulačný mechanizmus pre krátkodobú kardiovaskulárnu homeostázu interakciou nervového systému ktorý reguluje srdcovú frekvenciu a krvný tlak. V prípade nárastu arteriálneho krvného tlaku, dôjde k stimulácií baroreceptorov </w:t>
      </w:r>
      <w:r w:rsidRPr="008C3D75">
        <w:lastRenderedPageBreak/>
        <w:t>v karotíde a aorte čo má za následok depresorický reflex - pokles arteriálneho krvného tlaku a bradykardickú reakciu -predlženie RR intervalov. Táto reakcia je sprostredkovaná stimuláciou kardioinhybičného</w:t>
      </w:r>
      <w:ins w:id="2334" w:author="admin" w:date="2018-06-18T11:31:00Z">
        <w:r w:rsidR="008C3D75">
          <w:t xml:space="preserve"> inhibičný je s „i“ v strede</w:t>
        </w:r>
      </w:ins>
      <w:r w:rsidRPr="008C3D75">
        <w:t xml:space="preserve"> a depresorického centra v predĺženej mieche a Varolovom moste</w:t>
      </w:r>
      <w:r w:rsidRPr="008C3D75">
        <w:fldChar w:fldCharType="begin"/>
      </w:r>
      <w:r w:rsidR="00284C6A" w:rsidRPr="008C3D75">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8C3D75">
        <w:rPr>
          <w:rPrChange w:id="2335" w:author="admin" w:date="2018-06-18T11:14:00Z">
            <w:rPr/>
          </w:rPrChange>
        </w:rPr>
        <w:fldChar w:fldCharType="separate"/>
      </w:r>
      <w:r w:rsidRPr="008C3D75">
        <w:rPr>
          <w:noProof/>
        </w:rPr>
        <w:t>[70]</w:t>
      </w:r>
      <w:r w:rsidRPr="008C3D75">
        <w:fldChar w:fldCharType="end"/>
      </w:r>
      <w:r w:rsidRPr="008C3D75">
        <w:t>. Možme</w:t>
      </w:r>
      <w:ins w:id="2336" w:author="admin" w:date="2018-06-18T11:32:00Z">
        <w:r w:rsidR="008C3D75">
          <w:t xml:space="preserve"> Môžeme</w:t>
        </w:r>
      </w:ins>
      <w:r w:rsidRPr="008C3D75">
        <w:t xml:space="preserve"> predpokladať, že mechanické zmeny arteriálnej steny v dôsledku zmien arteriálneho krvného tlaku spolu s efektom nervovej kontroly arteriálnej vazokonstrikcie môžu predstavovať jeden mechanizmus prispievajúcom k časovým oneskoreniam reakcie rôznych kardiovaskulárnych parametrov na komplexný efekt hlbokého dýchania. Inými slovami, dýchanie, arteriálny krvný tlak, srdcová frekvencia , „kardiorespiračná funkcia“,  predstavujú silný fyziologický vplyv, ktorý sa výrazne prejavuje pri dychovej frekvencií 10 sekúnd s očakávaným maximálnym ziskom baroreflexu </w:t>
      </w:r>
      <w:r w:rsidRPr="008C3D75">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rsidRPr="008C3D75">
        <w:instrText xml:space="preserve"> ADDIN EN.CITE </w:instrText>
      </w:r>
      <w:r w:rsidR="00284C6A" w:rsidRPr="008C3D75">
        <w:rPr>
          <w:rPrChange w:id="2337" w:author="admin" w:date="2018-06-18T11:14:00Z">
            <w:rPr/>
          </w:rPrChange>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rsidRPr="008C3D75">
        <w:instrText xml:space="preserve"> ADDIN EN.CITE.DATA </w:instrText>
      </w:r>
      <w:r w:rsidR="00284C6A" w:rsidRPr="008C3D75">
        <w:rPr>
          <w:rPrChange w:id="2338" w:author="admin" w:date="2018-06-18T11:14:00Z">
            <w:rPr/>
          </w:rPrChange>
        </w:rPr>
      </w:r>
      <w:r w:rsidR="00284C6A" w:rsidRPr="008C3D75">
        <w:rPr>
          <w:rPrChange w:id="2339" w:author="admin" w:date="2018-06-18T11:14:00Z">
            <w:rPr/>
          </w:rPrChange>
        </w:rPr>
        <w:fldChar w:fldCharType="end"/>
      </w:r>
      <w:r w:rsidRPr="008C3D75">
        <w:rPr>
          <w:rPrChange w:id="2340" w:author="admin" w:date="2018-06-18T11:14:00Z">
            <w:rPr/>
          </w:rPrChange>
        </w:rPr>
      </w:r>
      <w:r w:rsidRPr="008C3D75">
        <w:rPr>
          <w:rPrChange w:id="2341" w:author="admin" w:date="2018-06-18T11:14:00Z">
            <w:rPr/>
          </w:rPrChange>
        </w:rPr>
        <w:fldChar w:fldCharType="separate"/>
      </w:r>
      <w:r w:rsidR="00AA122D" w:rsidRPr="008C3D75">
        <w:rPr>
          <w:noProof/>
        </w:rPr>
        <w:t>[71, 72]</w:t>
      </w:r>
      <w:r w:rsidRPr="008C3D75">
        <w:fldChar w:fldCharType="end"/>
      </w:r>
      <w:r w:rsidRPr="008C3D75">
        <w:t xml:space="preserve">. </w:t>
      </w:r>
    </w:p>
    <w:p w14:paraId="6EB51949" w14:textId="27C55041" w:rsidR="00BD7167" w:rsidRPr="008C3D75" w:rsidRDefault="00BD7167" w:rsidP="00BD7167">
      <w:r w:rsidRPr="008C3D75">
        <w:t xml:space="preserve">Viac ako pol storočia sa vedci snažia popísať hemodynamické zmeny počas dýchania, výsledkom sú však rozporuplné závery. Všeobecne sa predpokladá že nádych je spojený so zvýšením žilného návratu ako dôsledok poklesu vnútro hrudného tlaku </w:t>
      </w:r>
      <w:r w:rsidRPr="008C3D75">
        <w:fldChar w:fldCharType="begin"/>
      </w:r>
      <w:r w:rsidR="00284C6A" w:rsidRPr="008C3D75">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8C3D75">
        <w:rPr>
          <w:rPrChange w:id="2342" w:author="admin" w:date="2018-06-18T11:14:00Z">
            <w:rPr/>
          </w:rPrChange>
        </w:rPr>
        <w:fldChar w:fldCharType="separate"/>
      </w:r>
      <w:r w:rsidR="00AA122D" w:rsidRPr="008C3D75">
        <w:rPr>
          <w:noProof/>
        </w:rPr>
        <w:t>[73]</w:t>
      </w:r>
      <w:r w:rsidRPr="008C3D75">
        <w:fldChar w:fldCharType="end"/>
      </w:r>
      <w:r w:rsidRPr="008C3D75">
        <w:t>, a to sa ďalej premietne do zmeny tepového objemu vďaka Franks-Starlingovmu zákonu. Vo všeobecnosti pokles strednej Z</w:t>
      </w:r>
      <w:r w:rsidRPr="008C3D75">
        <w:rPr>
          <w:vertAlign w:val="subscript"/>
        </w:rPr>
        <w:t xml:space="preserve">0 </w:t>
      </w:r>
      <w:r w:rsidRPr="008C3D75">
        <w:t xml:space="preserve">by mal súvisieť s poklesom objemu </w:t>
      </w:r>
      <w:del w:id="2343" w:author="admin" w:date="2018-06-18T11:32:00Z">
        <w:r w:rsidRPr="008C3D75" w:rsidDel="008C3D75">
          <w:delText>krvy</w:delText>
        </w:r>
      </w:del>
      <w:ins w:id="2344" w:author="admin" w:date="2018-06-18T11:32:00Z">
        <w:r w:rsidR="008C3D75" w:rsidRPr="008C3D75">
          <w:t>krvi</w:t>
        </w:r>
      </w:ins>
      <w:r w:rsidRPr="008C3D75">
        <w:t xml:space="preserve"> v žilách. V prípade hrudníka je však tento parameter tiež ovplyvnený inými zmenami, ktoré by mohli </w:t>
      </w:r>
      <w:del w:id="2345" w:author="admin" w:date="2018-06-18T11:32:00Z">
        <w:r w:rsidRPr="008C3D75" w:rsidDel="008C3D75">
          <w:delText>sposobiť</w:delText>
        </w:r>
      </w:del>
      <w:ins w:id="2346" w:author="admin" w:date="2018-06-18T11:32:00Z">
        <w:r w:rsidR="008C3D75" w:rsidRPr="008C3D75">
          <w:t>spôsobiť</w:t>
        </w:r>
      </w:ins>
      <w:r w:rsidRPr="008C3D75">
        <w:t xml:space="preserve"> zvýšený objem </w:t>
      </w:r>
      <w:del w:id="2347" w:author="admin" w:date="2018-06-18T11:32:00Z">
        <w:r w:rsidRPr="008C3D75" w:rsidDel="008C3D75">
          <w:delText>krvy</w:delText>
        </w:r>
      </w:del>
      <w:ins w:id="2348" w:author="admin" w:date="2018-06-18T11:32:00Z">
        <w:r w:rsidR="008C3D75" w:rsidRPr="008C3D75">
          <w:t>krvi</w:t>
        </w:r>
      </w:ins>
      <w:r w:rsidRPr="008C3D75">
        <w:t xml:space="preserve"> vo veľkých žilách hrudníka – hrudníková impedancia je paralelnou kombináciou impedancie všetkých tkanív a </w:t>
      </w:r>
      <w:del w:id="2349" w:author="admin" w:date="2018-06-18T11:32:00Z">
        <w:r w:rsidRPr="008C3D75" w:rsidDel="008C3D75">
          <w:delText>krvy</w:delText>
        </w:r>
      </w:del>
      <w:ins w:id="2350" w:author="admin" w:date="2018-06-18T11:32:00Z">
        <w:r w:rsidR="008C3D75" w:rsidRPr="008C3D75">
          <w:t>krvi</w:t>
        </w:r>
      </w:ins>
      <w:r w:rsidRPr="008C3D75">
        <w:t xml:space="preserve">. Pozícia orgánov a ich objem sa mierne menia počas dýchania a hrudníková impedancia je preto ovplyvnená aj týmto fenoménom ďaleko viac ako na iných častiach tela. Tepový objem je lineárne závislý na S1S2 a </w:t>
      </w:r>
      <m:oMath>
        <m:r>
          <w:rPr>
            <w:rFonts w:ascii="Cambria Math" w:hAnsi="Cambria Math"/>
          </w:rPr>
          <m:t>-</m:t>
        </m:r>
        <m:r>
          <w:rPr>
            <w:rFonts w:ascii="Cambria Math" w:hAnsi="Cambria Math"/>
            <w:rPrChange w:id="2351" w:author="admin" w:date="2018-06-18T11:14:00Z">
              <w:rPr>
                <w:rFonts w:ascii="Cambria Math" w:hAnsi="Cambria Math"/>
              </w:rPr>
            </w:rPrChange>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8C3D75">
        <w:t xml:space="preserve">. Na hrudi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8C3D75">
        <w:t xml:space="preserve"> rastie behom nádychu s oneskorením 1-2 s a S1S2 rastie s oneskorením 2-2,5 s, čo indikuje nárast tepového objemu približne 2 s po začiatku nádychu. Tento posun korešponduje s fluktuáciami v arteriálnom krvnom tlaku a RR intervaloch. Navyše bolo zistené, že behom nádychu vzrástol objem </w:t>
      </w:r>
      <w:del w:id="2352" w:author="admin" w:date="2018-06-18T11:33:00Z">
        <w:r w:rsidRPr="008C3D75" w:rsidDel="008C3D75">
          <w:delText>krvy</w:delText>
        </w:r>
      </w:del>
      <w:ins w:id="2353" w:author="admin" w:date="2018-06-18T11:33:00Z">
        <w:r w:rsidR="008C3D75" w:rsidRPr="008C3D75">
          <w:t>krvi</w:t>
        </w:r>
      </w:ins>
      <w:r w:rsidRPr="008C3D75">
        <w:t xml:space="preserve"> v končatinách a krku a to s vysokou koreláciou k fáze nádychu. Tok </w:t>
      </w:r>
      <w:del w:id="2354" w:author="admin" w:date="2018-06-18T11:33:00Z">
        <w:r w:rsidRPr="008C3D75" w:rsidDel="008C3D75">
          <w:delText>krvy</w:delText>
        </w:r>
      </w:del>
      <w:ins w:id="2355" w:author="admin" w:date="2018-06-18T11:33:00Z">
        <w:r w:rsidR="008C3D75" w:rsidRPr="008C3D75">
          <w:t>krvi</w:t>
        </w:r>
      </w:ins>
      <w:r w:rsidRPr="008C3D75">
        <w:t xml:space="preserve"> v karotídach vzrástol s oneskorením 4 s po začiatku nádychu. V dolných končatinách </w:t>
      </w:r>
      <w:del w:id="2356" w:author="admin" w:date="2018-06-18T11:33:00Z">
        <w:r w:rsidRPr="008C3D75" w:rsidDel="008C3D75">
          <w:delText>nárastá</w:delText>
        </w:r>
      </w:del>
      <w:ins w:id="2357" w:author="admin" w:date="2018-06-18T11:33:00Z">
        <w:r w:rsidR="008C3D75" w:rsidRPr="008C3D75">
          <w:t>narastá</w:t>
        </w:r>
      </w:ins>
      <w:r w:rsidRPr="008C3D75">
        <w:t xml:space="preserve"> objem </w:t>
      </w:r>
      <w:del w:id="2358" w:author="admin" w:date="2018-06-18T11:33:00Z">
        <w:r w:rsidRPr="008C3D75" w:rsidDel="008C3D75">
          <w:delText>krvy</w:delText>
        </w:r>
      </w:del>
      <w:ins w:id="2359" w:author="admin" w:date="2018-06-18T11:33:00Z">
        <w:r w:rsidR="008C3D75" w:rsidRPr="008C3D75">
          <w:t>krvi</w:t>
        </w:r>
      </w:ins>
      <w:r w:rsidRPr="008C3D75">
        <w:t xml:space="preserve"> s nádychom bez oneskorenia a významne vzrastie zrýchlenie </w:t>
      </w:r>
      <w:del w:id="2360" w:author="admin" w:date="2018-06-18T11:33:00Z">
        <w:r w:rsidRPr="008C3D75" w:rsidDel="008C3D75">
          <w:delText>krvy</w:delText>
        </w:r>
      </w:del>
      <w:ins w:id="2361" w:author="admin" w:date="2018-06-18T11:33:00Z">
        <w:r w:rsidR="008C3D75" w:rsidRPr="008C3D75">
          <w:t>krvi</w:t>
        </w:r>
      </w:ins>
      <w:r w:rsidRPr="008C3D75">
        <w:t xml:space="preserve"> (</w:t>
      </w:r>
      <m:oMath>
        <m:r>
          <w:rPr>
            <w:rFonts w:ascii="Cambria Math" w:hAnsi="Cambria Math"/>
          </w:rPr>
          <m:t>-</m:t>
        </m:r>
        <m:r>
          <w:rPr>
            <w:rFonts w:ascii="Cambria Math" w:hAnsi="Cambria Math"/>
            <w:rPrChange w:id="2362" w:author="admin" w:date="2018-06-18T11:14:00Z">
              <w:rPr>
                <w:rFonts w:ascii="Cambria Math" w:hAnsi="Cambria Math"/>
              </w:rPr>
            </w:rPrChange>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den>
        </m:f>
      </m:oMath>
      <w:r w:rsidRPr="008C3D75">
        <w:t xml:space="preserve"> s oneskorením v priemere 3,5 s. Tieto zistenia korešpondujú s prácou </w:t>
      </w:r>
      <w:r w:rsidRPr="008C3D75">
        <w:fldChar w:fldCharType="begin"/>
      </w:r>
      <w:r w:rsidR="00284C6A" w:rsidRPr="008C3D75">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8C3D75">
        <w:rPr>
          <w:rPrChange w:id="2363" w:author="admin" w:date="2018-06-18T11:14:00Z">
            <w:rPr/>
          </w:rPrChange>
        </w:rPr>
        <w:fldChar w:fldCharType="separate"/>
      </w:r>
      <w:r w:rsidR="00AA122D" w:rsidRPr="008C3D75">
        <w:rPr>
          <w:noProof/>
        </w:rPr>
        <w:t>[73]</w:t>
      </w:r>
      <w:r w:rsidRPr="008C3D75">
        <w:fldChar w:fldCharType="end"/>
      </w:r>
      <w:r w:rsidRPr="008C3D75">
        <w:t xml:space="preserve">, kde zistili rozdielnu reakciu u ľudí na typ dýchania: pri nádychu hrudným košom sa zrýchli tok </w:t>
      </w:r>
      <w:del w:id="2364" w:author="admin" w:date="2018-06-18T11:33:00Z">
        <w:r w:rsidRPr="008C3D75" w:rsidDel="008C3D75">
          <w:delText>krvy</w:delText>
        </w:r>
      </w:del>
      <w:ins w:id="2365" w:author="admin" w:date="2018-06-18T11:33:00Z">
        <w:r w:rsidR="008C3D75" w:rsidRPr="008C3D75">
          <w:t>krvi</w:t>
        </w:r>
      </w:ins>
      <w:r w:rsidRPr="008C3D75">
        <w:t xml:space="preserve"> v stehennej </w:t>
      </w:r>
      <w:r w:rsidRPr="008C3D75">
        <w:lastRenderedPageBreak/>
        <w:t xml:space="preserve">žile, naopak pri dýchaní bránicou sa tok </w:t>
      </w:r>
      <w:del w:id="2366" w:author="admin" w:date="2018-06-18T11:33:00Z">
        <w:r w:rsidRPr="008C3D75" w:rsidDel="008C3D75">
          <w:delText>krvy</w:delText>
        </w:r>
      </w:del>
      <w:ins w:id="2367" w:author="admin" w:date="2018-06-18T11:33:00Z">
        <w:r w:rsidR="008C3D75" w:rsidRPr="008C3D75">
          <w:t>krvi</w:t>
        </w:r>
      </w:ins>
      <w:r w:rsidRPr="008C3D75">
        <w:t xml:space="preserve"> v stehne </w:t>
      </w:r>
      <w:del w:id="2368" w:author="admin" w:date="2018-06-18T11:33:00Z">
        <w:r w:rsidRPr="008C3D75" w:rsidDel="008C3D75">
          <w:delText>spomalý</w:delText>
        </w:r>
      </w:del>
      <w:ins w:id="2369" w:author="admin" w:date="2018-06-18T11:33:00Z">
        <w:r w:rsidR="008C3D75" w:rsidRPr="008C3D75">
          <w:t>spomalí</w:t>
        </w:r>
      </w:ins>
      <w:r w:rsidRPr="008C3D75">
        <w:t>. Toto by mohlo byť vysvetlené rozdielmi v</w:t>
      </w:r>
      <w:del w:id="2370" w:author="admin" w:date="2018-06-18T11:33:00Z">
        <w:r w:rsidRPr="008C3D75" w:rsidDel="008C3D75">
          <w:delText> </w:delText>
        </w:r>
      </w:del>
      <w:ins w:id="2371" w:author="admin" w:date="2018-06-18T11:33:00Z">
        <w:r w:rsidR="008C3D75">
          <w:t> </w:t>
        </w:r>
      </w:ins>
      <w:r w:rsidRPr="008C3D75">
        <w:t>takových</w:t>
      </w:r>
      <w:ins w:id="2372" w:author="admin" w:date="2018-06-18T11:33:00Z">
        <w:r w:rsidR="008C3D75">
          <w:t xml:space="preserve"> tlakových???</w:t>
        </w:r>
      </w:ins>
      <w:r w:rsidRPr="008C3D75">
        <w:t xml:space="preserve"> zmenách v brušnej  </w:t>
      </w:r>
      <w:r w:rsidRPr="008C3D75">
        <w:fldChar w:fldCharType="begin"/>
      </w:r>
      <w:r w:rsidR="00284C6A" w:rsidRPr="008C3D75">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8C3D75">
        <w:rPr>
          <w:rPrChange w:id="2373" w:author="admin" w:date="2018-06-18T11:14:00Z">
            <w:rPr/>
          </w:rPrChange>
        </w:rPr>
        <w:fldChar w:fldCharType="separate"/>
      </w:r>
      <w:r w:rsidR="00AA122D" w:rsidRPr="008C3D75">
        <w:rPr>
          <w:noProof/>
        </w:rPr>
        <w:t>[73]</w:t>
      </w:r>
      <w:r w:rsidRPr="008C3D75">
        <w:fldChar w:fldCharType="end"/>
      </w:r>
      <w:r w:rsidRPr="008C3D75">
        <w:t xml:space="preserve"> Willeput, dragar. Meranie PVW reflektuje tuhosť artérií, Výsledky ukazujú, že maximálna respiráciou vyvolaná zmena arteriálnej elasticity je sústredená v aorte. PVW korelácia s respiráciou je detekovaná iba na miesta úzko spojené s hrudníkom. PVW zmeny v nohách nekorelujú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w:t>
      </w:r>
      <w:del w:id="2374" w:author="admin" w:date="2018-06-18T11:34:00Z">
        <w:r w:rsidRPr="008C3D75" w:rsidDel="008C3D75">
          <w:delText>vačšie</w:delText>
        </w:r>
      </w:del>
      <w:ins w:id="2375" w:author="admin" w:date="2018-06-18T11:34:00Z">
        <w:r w:rsidR="008C3D75" w:rsidRPr="008C3D75">
          <w:t>väčšie</w:t>
        </w:r>
      </w:ins>
      <w:r w:rsidRPr="008C3D75">
        <w:t xml:space="preserve"> zmeny v napätí a následne PVW ako reakcia na zmeny v tepovom objeme. Naopak svalové artérie sú tuhšie a hrajú dôležitú rolu pri regulácií toku </w:t>
      </w:r>
      <w:del w:id="2376" w:author="admin" w:date="2018-06-18T11:34:00Z">
        <w:r w:rsidRPr="008C3D75" w:rsidDel="008C3D75">
          <w:delText>krvy</w:delText>
        </w:r>
      </w:del>
      <w:ins w:id="2377" w:author="admin" w:date="2018-06-18T11:34:00Z">
        <w:r w:rsidR="008C3D75" w:rsidRPr="008C3D75">
          <w:t>krvi</w:t>
        </w:r>
      </w:ins>
      <w:r w:rsidRPr="008C3D75">
        <w:t xml:space="preserve"> v </w:t>
      </w:r>
      <w:del w:id="2378" w:author="admin" w:date="2018-06-18T11:34:00Z">
        <w:r w:rsidRPr="008C3D75" w:rsidDel="008C3D75">
          <w:delText>roznych</w:delText>
        </w:r>
      </w:del>
      <w:ins w:id="2379" w:author="admin" w:date="2018-06-18T11:34:00Z">
        <w:r w:rsidR="008C3D75" w:rsidRPr="008C3D75">
          <w:t>rôznych</w:t>
        </w:r>
      </w:ins>
      <w:r w:rsidRPr="008C3D75">
        <w:t xml:space="preserve"> tkanivách vďaka vazokontrakcií a vazodiletácií </w:t>
      </w:r>
      <w:r w:rsidRPr="008C3D75">
        <w:fldChar w:fldCharType="begin"/>
      </w:r>
      <w:r w:rsidR="00284C6A" w:rsidRPr="008C3D75">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8C3D75">
        <w:rPr>
          <w:rPrChange w:id="2380" w:author="admin" w:date="2018-06-18T11:14:00Z">
            <w:rPr/>
          </w:rPrChange>
        </w:rPr>
        <w:fldChar w:fldCharType="separate"/>
      </w:r>
      <w:r w:rsidR="00AA122D" w:rsidRPr="008C3D75">
        <w:rPr>
          <w:noProof/>
        </w:rPr>
        <w:t>[74]</w:t>
      </w:r>
      <w:r w:rsidRPr="008C3D75">
        <w:fldChar w:fldCharType="end"/>
      </w:r>
      <w:r w:rsidRPr="008C3D75">
        <w:t xml:space="preserve">. </w:t>
      </w:r>
    </w:p>
    <w:p w14:paraId="3497EE45" w14:textId="18AEFACE" w:rsidR="00BD7167" w:rsidRPr="008C3D75" w:rsidRDefault="00BD7167" w:rsidP="00BD7167">
      <w:r w:rsidRPr="008C3D75">
        <w:t xml:space="preserve">Niekoľko mechanizmov môže vplývať na zistenia tejto štúdie a mali by byť zvážené opatrne pri interpretácií. Napríklad svalová autoregulácia je založená na schopnosti jednotlivých ciev odolať napnutiu pri zvýšenom arteriálnom tlaku a metabolická autoregulácia plní dôležitú úlohu pri zvýšenej metabolickej aktivite alebo nedostatku kyslíku </w:t>
      </w:r>
      <w:r w:rsidRPr="008C3D75">
        <w:fldChar w:fldCharType="begin"/>
      </w:r>
      <w:r w:rsidR="00284C6A" w:rsidRPr="008C3D75">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Study&lt;/IDText&gt;&lt;DisplayText&gt;[75]&lt;/DisplayText&gt;&lt;record&gt;&lt;dates&gt;&lt;pub-dates&gt;&lt;date&gt;March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8C3D75">
        <w:rPr>
          <w:rPrChange w:id="2381" w:author="admin" w:date="2018-06-18T11:14:00Z">
            <w:rPr/>
          </w:rPrChange>
        </w:rPr>
        <w:fldChar w:fldCharType="separate"/>
      </w:r>
      <w:r w:rsidR="00AA122D" w:rsidRPr="008C3D75">
        <w:rPr>
          <w:noProof/>
        </w:rPr>
        <w:t>[75]</w:t>
      </w:r>
      <w:r w:rsidRPr="008C3D75">
        <w:fldChar w:fldCharType="end"/>
      </w:r>
      <w:r w:rsidRPr="008C3D75">
        <w:t xml:space="preserve">. Navyše endotel predstavuje aktívne endokrinné tkanivo schopné </w:t>
      </w:r>
      <w:del w:id="2382" w:author="admin" w:date="2018-06-18T11:35:00Z">
        <w:r w:rsidRPr="008C3D75" w:rsidDel="00A36125">
          <w:delText>uvolniť</w:delText>
        </w:r>
      </w:del>
      <w:ins w:id="2383" w:author="admin" w:date="2018-06-18T11:35:00Z">
        <w:r w:rsidR="00A36125" w:rsidRPr="008C3D75">
          <w:t>uvoľniť</w:t>
        </w:r>
      </w:ins>
      <w:r w:rsidRPr="008C3D75">
        <w:t xml:space="preserve"> vazoaktívne látky ako endothelin (vazokonstrikcia), alebo oxid </w:t>
      </w:r>
      <w:r w:rsidRPr="00A36125">
        <w:t xml:space="preserve">dusnatý (vazodiletácia) ktorá </w:t>
      </w:r>
      <w:del w:id="2384" w:author="admin" w:date="2018-06-18T11:36:00Z">
        <w:r w:rsidRPr="00A36125" w:rsidDel="00A36125">
          <w:delText>može</w:delText>
        </w:r>
      </w:del>
      <w:ins w:id="2385" w:author="admin" w:date="2018-06-18T11:36:00Z">
        <w:r w:rsidR="00A36125" w:rsidRPr="00A36125">
          <w:t>môže</w:t>
        </w:r>
      </w:ins>
      <w:r w:rsidRPr="00A36125">
        <w:t xml:space="preserve"> tiež ovplyvňovať hemodynamickú aktivitu </w:t>
      </w:r>
      <w:r w:rsidRPr="008C3D75">
        <w:fldChar w:fldCharType="begin"/>
      </w:r>
      <w:r w:rsidR="00284C6A" w:rsidRPr="008C3D75">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8C3D75">
        <w:rPr>
          <w:rPrChange w:id="2386" w:author="admin" w:date="2018-06-18T11:14:00Z">
            <w:rPr/>
          </w:rPrChange>
        </w:rPr>
        <w:fldChar w:fldCharType="separate"/>
      </w:r>
      <w:r w:rsidR="00AA122D" w:rsidRPr="008C3D75">
        <w:rPr>
          <w:noProof/>
        </w:rPr>
        <w:t>[74]</w:t>
      </w:r>
      <w:r w:rsidRPr="008C3D75">
        <w:fldChar w:fldCharType="end"/>
      </w:r>
      <w:r w:rsidRPr="008C3D75">
        <w:t xml:space="preserve">. </w:t>
      </w:r>
      <w:del w:id="2387" w:author="admin" w:date="2018-06-18T11:36:00Z">
        <w:r w:rsidRPr="008C3D75" w:rsidDel="00A36125">
          <w:delText>Mechanizmi</w:delText>
        </w:r>
      </w:del>
      <w:ins w:id="2388" w:author="admin" w:date="2018-06-18T11:36:00Z">
        <w:r w:rsidR="00A36125" w:rsidRPr="008C3D75">
          <w:t>Mechanizmy</w:t>
        </w:r>
      </w:ins>
      <w:r w:rsidRPr="008C3D75">
        <w:t xml:space="preserve"> sponemuté</w:t>
      </w:r>
      <w:ins w:id="2389" w:author="admin" w:date="2018-06-18T11:36:00Z">
        <w:r w:rsidR="00A36125">
          <w:t xml:space="preserve"> spomenuté</w:t>
        </w:r>
      </w:ins>
      <w:r w:rsidRPr="008C3D75">
        <w:t xml:space="preserve"> vyššie sú aktívne simultánne a reagujú s odlišným on</w:t>
      </w:r>
      <w:r w:rsidRPr="00A36125">
        <w:t xml:space="preserve">eskorením na excitáciu a s odlišnou silou. Bolo by preto zavádzajúce ich </w:t>
      </w:r>
      <w:del w:id="2390" w:author="admin" w:date="2018-06-18T11:36:00Z">
        <w:r w:rsidRPr="00A36125" w:rsidDel="00A36125">
          <w:delText>oddelovať</w:delText>
        </w:r>
      </w:del>
      <w:ins w:id="2391" w:author="admin" w:date="2018-06-18T11:36:00Z">
        <w:r w:rsidR="00A36125" w:rsidRPr="00A36125">
          <w:t>oddeľovať</w:t>
        </w:r>
      </w:ins>
      <w:r w:rsidRPr="00A36125">
        <w:t xml:space="preserve"> a diskutovať individuálne. Toto </w:t>
      </w:r>
      <w:del w:id="2392" w:author="admin" w:date="2018-06-18T11:36:00Z">
        <w:r w:rsidRPr="00A36125" w:rsidDel="00A36125">
          <w:delText>može</w:delText>
        </w:r>
      </w:del>
      <w:ins w:id="2393" w:author="admin" w:date="2018-06-18T11:36:00Z">
        <w:r w:rsidR="00A36125" w:rsidRPr="00A36125">
          <w:t>môže</w:t>
        </w:r>
      </w:ins>
      <w:r w:rsidRPr="00A36125">
        <w:t xml:space="preserve"> takisto vysvetliť nedostatok významnej korelácie medzi vyšetrenými hemodynamickými parametrami a respiráciou počas </w:t>
      </w:r>
      <w:del w:id="2394" w:author="admin" w:date="2018-06-18T11:36:00Z">
        <w:r w:rsidRPr="00A36125" w:rsidDel="00A36125">
          <w:delText>spontnánneho</w:delText>
        </w:r>
      </w:del>
      <w:ins w:id="2395" w:author="admin" w:date="2018-06-18T11:36:00Z">
        <w:r w:rsidR="00A36125" w:rsidRPr="00A36125">
          <w:t>spontánneho</w:t>
        </w:r>
      </w:ins>
      <w:r w:rsidRPr="00A36125">
        <w:t xml:space="preserve"> dýchania, kedy vnútro hrudníkové tlakové zmeny a kardiovaskulárna regulácia sú menej výrazné a </w:t>
      </w:r>
      <w:del w:id="2396" w:author="admin" w:date="2018-06-18T11:36:00Z">
        <w:r w:rsidRPr="00A36125" w:rsidDel="00A36125">
          <w:delText>celtrálne</w:delText>
        </w:r>
      </w:del>
      <w:ins w:id="2397" w:author="admin" w:date="2018-06-18T11:36:00Z">
        <w:r w:rsidR="00A36125" w:rsidRPr="00A36125">
          <w:t>centrálne</w:t>
        </w:r>
      </w:ins>
      <w:r w:rsidRPr="00A36125">
        <w:t xml:space="preserve"> a periférne </w:t>
      </w:r>
      <w:del w:id="2398" w:author="admin" w:date="2018-06-18T11:36:00Z">
        <w:r w:rsidRPr="00A36125" w:rsidDel="00A36125">
          <w:delText>mechanizmi</w:delText>
        </w:r>
      </w:del>
      <w:ins w:id="2399" w:author="admin" w:date="2018-06-18T11:36:00Z">
        <w:r w:rsidR="00A36125" w:rsidRPr="00A36125">
          <w:t>mechanizmy</w:t>
        </w:r>
      </w:ins>
      <w:r w:rsidRPr="00A36125">
        <w:t xml:space="preserve"> </w:t>
      </w:r>
      <w:del w:id="2400" w:author="admin" w:date="2018-06-18T11:37:00Z">
        <w:r w:rsidRPr="00A36125" w:rsidDel="00A36125">
          <w:delText>možu</w:delText>
        </w:r>
      </w:del>
      <w:ins w:id="2401" w:author="admin" w:date="2018-06-18T11:37:00Z">
        <w:r w:rsidR="00A36125" w:rsidRPr="00A36125">
          <w:t>môžu</w:t>
        </w:r>
      </w:ins>
      <w:r w:rsidRPr="00A36125">
        <w:t xml:space="preserve"> prevážiť zmeny vyvolané respiráciou</w:t>
      </w:r>
      <w:r w:rsidR="00AA122D" w:rsidRPr="00A36125">
        <w:t xml:space="preserve"> </w:t>
      </w:r>
      <w:r w:rsidR="00AA122D" w:rsidRPr="008C3D75">
        <w:fldChar w:fldCharType="begin"/>
      </w:r>
      <w:r w:rsidR="00284C6A" w:rsidRPr="008C3D75">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rsidRPr="008C3D75">
        <w:rPr>
          <w:rPrChange w:id="2402" w:author="admin" w:date="2018-06-18T11:14:00Z">
            <w:rPr/>
          </w:rPrChange>
        </w:rPr>
        <w:fldChar w:fldCharType="separate"/>
      </w:r>
      <w:r w:rsidR="00AA122D" w:rsidRPr="008C3D75">
        <w:rPr>
          <w:noProof/>
        </w:rPr>
        <w:t>[72]</w:t>
      </w:r>
      <w:r w:rsidR="00AA122D" w:rsidRPr="008C3D75">
        <w:fldChar w:fldCharType="end"/>
      </w:r>
      <w:r w:rsidRPr="008C3D75">
        <w:t xml:space="preserve">. </w:t>
      </w:r>
    </w:p>
    <w:p w14:paraId="439CA482" w14:textId="77777777" w:rsidR="00BD7167" w:rsidRPr="008C3D75" w:rsidRDefault="00BD7167" w:rsidP="00BD7167"/>
    <w:p w14:paraId="6B5FE817" w14:textId="77777777" w:rsidR="00BD7167" w:rsidRPr="008C3D75" w:rsidRDefault="00BD7167" w:rsidP="00BD7167">
      <w:pPr>
        <w:pStyle w:val="Heading3"/>
      </w:pPr>
      <w:bookmarkStart w:id="2403" w:name="_Toc516835649"/>
      <w:r w:rsidRPr="008C3D75">
        <w:lastRenderedPageBreak/>
        <w:t>Limitácie</w:t>
      </w:r>
      <w:bookmarkEnd w:id="2403"/>
    </w:p>
    <w:p w14:paraId="5957A487" w14:textId="4A946BCA" w:rsidR="00BD7167" w:rsidRPr="008C3D75" w:rsidRDefault="00BD7167" w:rsidP="00BD7167">
      <w:r w:rsidRPr="008C3D75">
        <w:t>Typ dýchania ovplyvňuje aktivitu obehového systému. Pri dýchaní prevažne bránicou zvýšený tlak v brušnej dutine priškrtí žili, čo má za následok zníženie žilného návratu, kdežto</w:t>
      </w:r>
      <w:ins w:id="2404" w:author="admin" w:date="2018-06-18T11:37:00Z">
        <w:r w:rsidR="00A36125">
          <w:t xml:space="preserve"> znova použi pričom</w:t>
        </w:r>
      </w:ins>
      <w:r w:rsidRPr="00A36125">
        <w:t xml:space="preserve"> počas dýchania hrudným košom sa žilný návrat zvýši </w:t>
      </w:r>
      <w:r w:rsidRPr="008C3D75">
        <w:fldChar w:fldCharType="begin"/>
      </w:r>
      <w:r w:rsidR="00284C6A" w:rsidRPr="008C3D75">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8C3D75">
        <w:rPr>
          <w:rPrChange w:id="2405" w:author="admin" w:date="2018-06-18T11:14:00Z">
            <w:rPr/>
          </w:rPrChange>
        </w:rPr>
        <w:fldChar w:fldCharType="separate"/>
      </w:r>
      <w:r w:rsidR="00AA122D" w:rsidRPr="008C3D75">
        <w:rPr>
          <w:noProof/>
        </w:rPr>
        <w:t>[73]</w:t>
      </w:r>
      <w:r w:rsidRPr="008C3D75">
        <w:fldChar w:fldCharType="end"/>
      </w:r>
      <w:r w:rsidRPr="008C3D75">
        <w:t xml:space="preserve">. Dýchanie bránicou kombinuje dva faktory, podtlak v hrudníku a zvýšenie tlaku v brušnej dutine </w:t>
      </w:r>
      <w:r w:rsidRPr="008C3D75">
        <w:fldChar w:fldCharType="begin"/>
      </w:r>
      <w:r w:rsidR="00284C6A" w:rsidRPr="008C3D75">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8C3D75">
        <w:rPr>
          <w:rPrChange w:id="2406" w:author="admin" w:date="2018-06-18T11:14:00Z">
            <w:rPr/>
          </w:rPrChange>
        </w:rPr>
        <w:fldChar w:fldCharType="separate"/>
      </w:r>
      <w:r w:rsidR="00AA122D" w:rsidRPr="008C3D75">
        <w:rPr>
          <w:noProof/>
        </w:rPr>
        <w:t>[73]</w:t>
      </w:r>
      <w:r w:rsidRPr="008C3D75">
        <w:fldChar w:fldCharType="end"/>
      </w:r>
      <w:r w:rsidRPr="008C3D75">
        <w:t>. V našej štúdií boli subjekty inštruované aby dýchali hrudným košom. Potenciálnou limitáciou tejto štúdie je tiež aplikácia tejto novej metódy na relatívne malej skupine mladých zdravých ľudí. Aplikácia metódy na väčšiu skupinu by mohla p</w:t>
      </w:r>
      <w:r w:rsidRPr="00A36125">
        <w:t xml:space="preserve">riniesť presnejšie výsledky. Metódu je takisto potrebné overiť na subjektoch s rôznym vekom a pri rôznych fyziologických a patologických podmienkach. </w:t>
      </w:r>
      <w:r w:rsidR="008C6240" w:rsidRPr="008C3D75">
        <w:t>Limitácia tejto metódy je aj v nutnosti prítomnosti excitácie kardiovaskulárneho systému hlbokým dýchaním</w:t>
      </w:r>
      <w:r w:rsidR="00284C6A" w:rsidRPr="008C3D75">
        <w:t xml:space="preserve"> </w:t>
      </w:r>
      <w:r w:rsidR="00284C6A" w:rsidRPr="008C3D75">
        <w:fldChar w:fldCharType="begin"/>
      </w:r>
      <w:r w:rsidR="00284C6A" w:rsidRPr="008C3D75">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284C6A" w:rsidRPr="008C3D75">
        <w:rPr>
          <w:rPrChange w:id="2407" w:author="admin" w:date="2018-06-18T11:14:00Z">
            <w:rPr/>
          </w:rPrChange>
        </w:rPr>
        <w:fldChar w:fldCharType="separate"/>
      </w:r>
      <w:r w:rsidR="00284C6A" w:rsidRPr="008C3D75">
        <w:rPr>
          <w:noProof/>
        </w:rPr>
        <w:t>[72]</w:t>
      </w:r>
      <w:r w:rsidR="00284C6A" w:rsidRPr="008C3D75">
        <w:fldChar w:fldCharType="end"/>
      </w:r>
      <w:r w:rsidR="008C6240" w:rsidRPr="008C3D75">
        <w:t>.</w:t>
      </w:r>
    </w:p>
    <w:p w14:paraId="124FB7B9" w14:textId="77777777" w:rsidR="00BD7167" w:rsidRPr="008C3D75" w:rsidRDefault="00BD7167" w:rsidP="00BD7167"/>
    <w:p w14:paraId="1747DE2B" w14:textId="77777777" w:rsidR="00BD7167" w:rsidRPr="008C3D75" w:rsidRDefault="00BD7167" w:rsidP="00BD7167">
      <w:pPr>
        <w:pStyle w:val="Heading2"/>
      </w:pPr>
      <w:bookmarkStart w:id="2408" w:name="_Toc516835650"/>
      <w:r w:rsidRPr="008C3D75">
        <w:t>Počítanie SV u subjektov po transplantácií srdca</w:t>
      </w:r>
      <w:bookmarkEnd w:id="2408"/>
    </w:p>
    <w:p w14:paraId="3B22E6AC" w14:textId="77777777" w:rsidR="00BD7167" w:rsidRPr="008C3D75" w:rsidRDefault="00BD7167" w:rsidP="00BD7167">
      <w:pPr>
        <w:tabs>
          <w:tab w:val="left" w:pos="7140"/>
        </w:tabs>
      </w:pPr>
      <w:r w:rsidRPr="008C3D75">
        <w:t xml:space="preserve">V tejto štúdii bolo hodnotených 20 pacientov po transplantácií srdca. Na rozdiel od predošlých kapitol, kde sme spracovávali dáta od mladých zdravých ľudí sa tu jedná o ľudí starších a s transplantovaných srdcom. Meranie bolo vykonané v klimatizovanej miestnosti s teplotou 22 stupňov C. Charakteristiky meraných ľudí uvádza </w:t>
      </w:r>
      <w:r w:rsidRPr="008C3D75">
        <w:fldChar w:fldCharType="begin"/>
      </w:r>
      <w:r w:rsidRPr="008C3D75">
        <w:instrText xml:space="preserve"> REF _Ref513967043 \h </w:instrText>
      </w:r>
      <w:r w:rsidRPr="008C3D75">
        <w:rPr>
          <w:rPrChange w:id="2409" w:author="admin" w:date="2018-06-18T11:14:00Z">
            <w:rPr/>
          </w:rPrChange>
        </w:rPr>
        <w:fldChar w:fldCharType="separate"/>
      </w:r>
      <w:r w:rsidR="00A37FEB" w:rsidRPr="008C3D75">
        <w:t xml:space="preserve">Tabuľka </w:t>
      </w:r>
      <w:r w:rsidR="00A37FEB" w:rsidRPr="008C3D75">
        <w:rPr>
          <w:noProof/>
        </w:rPr>
        <w:t>15</w:t>
      </w:r>
      <w:r w:rsidRPr="008C3D75">
        <w:fldChar w:fldCharType="end"/>
      </w:r>
    </w:p>
    <w:p w14:paraId="44F82029" w14:textId="77777777" w:rsidR="00BD7167" w:rsidRPr="008C3D75" w:rsidRDefault="00BD7167" w:rsidP="00BD7167">
      <w:pPr>
        <w:tabs>
          <w:tab w:val="left" w:pos="7140"/>
        </w:tabs>
      </w:pPr>
    </w:p>
    <w:p w14:paraId="4A16CD8A" w14:textId="77777777" w:rsidR="00067698" w:rsidRPr="008C3D75" w:rsidRDefault="00067698" w:rsidP="00BD7167">
      <w:pPr>
        <w:tabs>
          <w:tab w:val="left" w:pos="7140"/>
        </w:tabs>
      </w:pPr>
    </w:p>
    <w:p w14:paraId="67D7F8CD" w14:textId="77777777" w:rsidR="00067698" w:rsidRPr="008C3D75" w:rsidRDefault="00067698" w:rsidP="00BD7167">
      <w:pPr>
        <w:tabs>
          <w:tab w:val="left" w:pos="7140"/>
        </w:tabs>
      </w:pPr>
    </w:p>
    <w:p w14:paraId="6370D039" w14:textId="77777777" w:rsidR="00067698" w:rsidRPr="008C3D75" w:rsidRDefault="00067698" w:rsidP="00BD7167">
      <w:pPr>
        <w:tabs>
          <w:tab w:val="left" w:pos="7140"/>
        </w:tabs>
        <w:rPr>
          <w:rPrChange w:id="2410" w:author="admin" w:date="2018-06-18T11:14:00Z">
            <w:rPr>
              <w:lang w:val="en-US"/>
            </w:rPr>
          </w:rPrChange>
        </w:rPr>
      </w:pPr>
    </w:p>
    <w:p w14:paraId="7DF6B043" w14:textId="77777777" w:rsidR="00BD7167" w:rsidRPr="008C3D75" w:rsidRDefault="00BD7167"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8C3D75" w14:paraId="20B684CC"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7BD505B4" w14:textId="77777777" w:rsidR="00BD7167" w:rsidRPr="008C3D75" w:rsidRDefault="00BD7167" w:rsidP="00BD7167">
            <w:pPr>
              <w:overflowPunct/>
              <w:autoSpaceDE/>
              <w:autoSpaceDN/>
              <w:adjustRightInd/>
              <w:spacing w:line="240" w:lineRule="auto"/>
              <w:textAlignment w:val="auto"/>
              <w:rPr>
                <w:color w:val="000000"/>
                <w:szCs w:val="24"/>
              </w:rPr>
            </w:pPr>
            <w:r w:rsidRPr="008C3D75">
              <w:rPr>
                <w:color w:val="000000"/>
                <w:szCs w:val="24"/>
              </w:rPr>
              <w:t>Vek (roky)</w:t>
            </w:r>
            <w:r w:rsidRPr="008C3D75">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3648C4E6" w14:textId="77777777" w:rsidR="00BD7167" w:rsidRPr="008C3D75" w:rsidRDefault="00BD7167" w:rsidP="00BD7167">
            <w:pPr>
              <w:overflowPunct/>
              <w:autoSpaceDE/>
              <w:autoSpaceDN/>
              <w:adjustRightInd/>
              <w:spacing w:line="240" w:lineRule="auto"/>
              <w:jc w:val="right"/>
              <w:textAlignment w:val="auto"/>
              <w:rPr>
                <w:color w:val="000000"/>
                <w:szCs w:val="24"/>
              </w:rPr>
            </w:pPr>
            <w:r w:rsidRPr="008C3D75">
              <w:rPr>
                <w:color w:val="000000"/>
                <w:szCs w:val="24"/>
              </w:rPr>
              <w:t>56 ± 8.5</w:t>
            </w:r>
          </w:p>
        </w:tc>
      </w:tr>
      <w:tr w:rsidR="00BD7167" w:rsidRPr="008C3D75" w14:paraId="25D13CF4"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15114667" w14:textId="77777777" w:rsidR="00BD7167" w:rsidRPr="008C3D75" w:rsidRDefault="00BD7167" w:rsidP="00BD7167">
            <w:pPr>
              <w:overflowPunct/>
              <w:autoSpaceDE/>
              <w:autoSpaceDN/>
              <w:adjustRightInd/>
              <w:spacing w:line="240" w:lineRule="auto"/>
              <w:textAlignment w:val="auto"/>
              <w:rPr>
                <w:color w:val="000000"/>
                <w:szCs w:val="24"/>
              </w:rPr>
            </w:pPr>
            <w:r w:rsidRPr="008C3D75">
              <w:rPr>
                <w:color w:val="000000"/>
                <w:szCs w:val="24"/>
              </w:rPr>
              <w:t>Muži / Ženy (n)</w:t>
            </w:r>
            <w:r w:rsidRPr="008C3D75">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52C68B0C"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Cs w:val="24"/>
              </w:rPr>
            </w:pPr>
            <w:r w:rsidRPr="008C3D75">
              <w:rPr>
                <w:rFonts w:ascii="Calibri" w:hAnsi="Calibri" w:cs="Calibri"/>
                <w:color w:val="000000"/>
                <w:szCs w:val="24"/>
              </w:rPr>
              <w:t xml:space="preserve">17 / 3  </w:t>
            </w:r>
          </w:p>
        </w:tc>
      </w:tr>
      <w:tr w:rsidR="00BD7167" w:rsidRPr="008C3D75" w14:paraId="1ADB1DE0" w14:textId="77777777" w:rsidTr="00BD7167">
        <w:trPr>
          <w:trHeight w:val="435"/>
          <w:jc w:val="center"/>
        </w:trPr>
        <w:tc>
          <w:tcPr>
            <w:tcW w:w="2540" w:type="dxa"/>
            <w:tcBorders>
              <w:top w:val="nil"/>
              <w:left w:val="nil"/>
              <w:bottom w:val="nil"/>
              <w:right w:val="nil"/>
            </w:tcBorders>
            <w:shd w:val="clear" w:color="auto" w:fill="auto"/>
            <w:vAlign w:val="center"/>
            <w:hideMark/>
          </w:tcPr>
          <w:p w14:paraId="671C1E33" w14:textId="77777777" w:rsidR="00BD7167" w:rsidRPr="008C3D75" w:rsidRDefault="00BD7167" w:rsidP="00BD7167">
            <w:pPr>
              <w:overflowPunct/>
              <w:autoSpaceDE/>
              <w:autoSpaceDN/>
              <w:adjustRightInd/>
              <w:spacing w:line="240" w:lineRule="auto"/>
              <w:textAlignment w:val="auto"/>
              <w:rPr>
                <w:color w:val="000000"/>
                <w:szCs w:val="24"/>
              </w:rPr>
            </w:pPr>
            <w:r w:rsidRPr="008C3D75">
              <w:rPr>
                <w:color w:val="000000"/>
                <w:szCs w:val="24"/>
              </w:rPr>
              <w:t>Vysoký krvný tlak (%)</w:t>
            </w:r>
            <w:r w:rsidRPr="008C3D75">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3CBF8842" w14:textId="77777777" w:rsidR="00BD7167" w:rsidRPr="008C3D75"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8C3D75">
              <w:rPr>
                <w:rFonts w:ascii="Calibri" w:hAnsi="Calibri" w:cs="Calibri"/>
                <w:color w:val="000000"/>
                <w:szCs w:val="24"/>
              </w:rPr>
              <w:t xml:space="preserve">33 </w:t>
            </w:r>
          </w:p>
        </w:tc>
      </w:tr>
      <w:tr w:rsidR="00BD7167" w:rsidRPr="008C3D75" w14:paraId="2BAA0B31" w14:textId="77777777" w:rsidTr="00BD7167">
        <w:trPr>
          <w:trHeight w:val="435"/>
          <w:jc w:val="center"/>
        </w:trPr>
        <w:tc>
          <w:tcPr>
            <w:tcW w:w="2540" w:type="dxa"/>
            <w:tcBorders>
              <w:top w:val="nil"/>
              <w:left w:val="nil"/>
              <w:bottom w:val="nil"/>
              <w:right w:val="nil"/>
            </w:tcBorders>
            <w:shd w:val="clear" w:color="auto" w:fill="auto"/>
            <w:vAlign w:val="center"/>
            <w:hideMark/>
          </w:tcPr>
          <w:p w14:paraId="6315E24E" w14:textId="77777777" w:rsidR="00BD7167" w:rsidRPr="008C3D75" w:rsidRDefault="00BD7167" w:rsidP="00BD7167">
            <w:pPr>
              <w:overflowPunct/>
              <w:autoSpaceDE/>
              <w:autoSpaceDN/>
              <w:adjustRightInd/>
              <w:spacing w:line="240" w:lineRule="auto"/>
              <w:textAlignment w:val="auto"/>
              <w:rPr>
                <w:color w:val="000000"/>
                <w:szCs w:val="24"/>
              </w:rPr>
            </w:pPr>
            <w:r w:rsidRPr="008C3D75">
              <w:rPr>
                <w:color w:val="000000"/>
                <w:szCs w:val="24"/>
              </w:rPr>
              <w:t>Diabetes mellitus (%)</w:t>
            </w:r>
            <w:r w:rsidRPr="008C3D75">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97B28F" w14:textId="77777777" w:rsidR="00BD7167" w:rsidRPr="008C3D75"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8C3D75">
              <w:rPr>
                <w:rFonts w:ascii="Calibri" w:hAnsi="Calibri" w:cs="Calibri"/>
                <w:color w:val="000000"/>
                <w:szCs w:val="24"/>
              </w:rPr>
              <w:t xml:space="preserve">21 </w:t>
            </w:r>
          </w:p>
        </w:tc>
      </w:tr>
      <w:tr w:rsidR="00BD7167" w:rsidRPr="008C3D75" w14:paraId="14F0F949" w14:textId="77777777" w:rsidTr="00BD7167">
        <w:trPr>
          <w:trHeight w:val="435"/>
          <w:jc w:val="center"/>
        </w:trPr>
        <w:tc>
          <w:tcPr>
            <w:tcW w:w="2540" w:type="dxa"/>
            <w:tcBorders>
              <w:top w:val="nil"/>
              <w:left w:val="nil"/>
              <w:bottom w:val="nil"/>
              <w:right w:val="nil"/>
            </w:tcBorders>
            <w:shd w:val="clear" w:color="auto" w:fill="auto"/>
            <w:vAlign w:val="center"/>
            <w:hideMark/>
          </w:tcPr>
          <w:p w14:paraId="357C1837" w14:textId="77777777" w:rsidR="00BD7167" w:rsidRPr="008C3D75" w:rsidRDefault="00BD7167" w:rsidP="00BD7167">
            <w:pPr>
              <w:overflowPunct/>
              <w:autoSpaceDE/>
              <w:autoSpaceDN/>
              <w:adjustRightInd/>
              <w:spacing w:line="240" w:lineRule="auto"/>
              <w:textAlignment w:val="auto"/>
              <w:rPr>
                <w:color w:val="000000"/>
                <w:szCs w:val="24"/>
              </w:rPr>
            </w:pPr>
            <w:r w:rsidRPr="008C3D75">
              <w:rPr>
                <w:color w:val="000000"/>
                <w:szCs w:val="24"/>
              </w:rPr>
              <w:t>BMI (kg/m^2)</w:t>
            </w:r>
            <w:r w:rsidRPr="008C3D75">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4B9BF68" w14:textId="77777777" w:rsidR="00BD7167" w:rsidRPr="008C3D75" w:rsidRDefault="00BD7167" w:rsidP="00BD7167">
            <w:pPr>
              <w:overflowPunct/>
              <w:autoSpaceDE/>
              <w:autoSpaceDN/>
              <w:adjustRightInd/>
              <w:spacing w:line="240" w:lineRule="auto"/>
              <w:jc w:val="right"/>
              <w:textAlignment w:val="auto"/>
              <w:rPr>
                <w:rFonts w:ascii="Calibri" w:hAnsi="Calibri" w:cs="Calibri"/>
                <w:color w:val="000000"/>
                <w:szCs w:val="24"/>
              </w:rPr>
            </w:pPr>
            <w:r w:rsidRPr="008C3D75">
              <w:rPr>
                <w:rFonts w:ascii="Calibri" w:hAnsi="Calibri" w:cs="Calibri"/>
                <w:color w:val="000000"/>
                <w:szCs w:val="24"/>
              </w:rPr>
              <w:t xml:space="preserve">28 ± 3 </w:t>
            </w:r>
          </w:p>
        </w:tc>
      </w:tr>
    </w:tbl>
    <w:p w14:paraId="7B982CC6" w14:textId="77777777" w:rsidR="00BD7167" w:rsidRPr="008C3D75" w:rsidRDefault="00BD7167" w:rsidP="00BD7167">
      <w:pPr>
        <w:pStyle w:val="Caption"/>
        <w:rPr>
          <w:lang w:val="sk-SK"/>
        </w:rPr>
      </w:pPr>
      <w:bookmarkStart w:id="2411" w:name="_Ref513967043"/>
      <w:bookmarkStart w:id="2412" w:name="_Toc516835712"/>
      <w:r w:rsidRPr="008C3D75">
        <w:rPr>
          <w:lang w:val="sk-SK"/>
        </w:rPr>
        <w:t xml:space="preserve">Tabuľka </w:t>
      </w:r>
      <w:r w:rsidRPr="005C2483">
        <w:rPr>
          <w:lang w:val="sk-SK"/>
        </w:rPr>
        <w:fldChar w:fldCharType="begin"/>
      </w:r>
      <w:r w:rsidRPr="008C3D75">
        <w:rPr>
          <w:lang w:val="sk-SK"/>
        </w:rPr>
        <w:instrText xml:space="preserve"> SEQ Tabuľka \* ARABIC </w:instrText>
      </w:r>
      <w:r w:rsidRPr="008C3D75">
        <w:rPr>
          <w:lang w:val="sk-SK"/>
          <w:rPrChange w:id="2413" w:author="admin" w:date="2018-06-18T11:14:00Z">
            <w:rPr>
              <w:lang w:val="sk-SK"/>
            </w:rPr>
          </w:rPrChange>
        </w:rPr>
        <w:fldChar w:fldCharType="separate"/>
      </w:r>
      <w:r w:rsidR="00A37FEB" w:rsidRPr="008C3D75">
        <w:rPr>
          <w:noProof/>
          <w:lang w:val="sk-SK"/>
        </w:rPr>
        <w:t>15</w:t>
      </w:r>
      <w:r w:rsidRPr="008C3D75">
        <w:rPr>
          <w:lang w:val="sk-SK"/>
          <w:rPrChange w:id="2414" w:author="admin" w:date="2018-06-18T11:14:00Z">
            <w:rPr>
              <w:lang w:val="sk-SK"/>
            </w:rPr>
          </w:rPrChange>
        </w:rPr>
        <w:fldChar w:fldCharType="end"/>
      </w:r>
      <w:bookmarkEnd w:id="2411"/>
      <w:r w:rsidRPr="008C3D75">
        <w:rPr>
          <w:lang w:val="sk-SK"/>
        </w:rPr>
        <w:t>: Charakteristiky meraných ľudí po transplantácii srdca.</w:t>
      </w:r>
      <w:bookmarkEnd w:id="2412"/>
    </w:p>
    <w:p w14:paraId="17FA9E2B" w14:textId="77777777" w:rsidR="00BD7167" w:rsidRPr="008C3D75" w:rsidRDefault="00BD7167" w:rsidP="00BD7167">
      <w:pPr>
        <w:tabs>
          <w:tab w:val="left" w:pos="7140"/>
        </w:tabs>
      </w:pPr>
    </w:p>
    <w:p w14:paraId="0492A361" w14:textId="77777777" w:rsidR="00BD7167" w:rsidRPr="008C3D75" w:rsidRDefault="00BD7167" w:rsidP="00BD7167">
      <w:pPr>
        <w:tabs>
          <w:tab w:val="left" w:pos="7140"/>
        </w:tabs>
      </w:pPr>
      <w:r w:rsidRPr="008C3D75">
        <w:t>Merané signály :</w:t>
      </w:r>
    </w:p>
    <w:p w14:paraId="089265DB" w14:textId="7B45C97A" w:rsidR="00BD7167" w:rsidRPr="008C3D75" w:rsidRDefault="00BD7167" w:rsidP="00BD7167">
      <w:pPr>
        <w:pStyle w:val="ListParagraph"/>
        <w:numPr>
          <w:ilvl w:val="0"/>
          <w:numId w:val="37"/>
        </w:numPr>
      </w:pPr>
      <w:r w:rsidRPr="008C3D75">
        <w:lastRenderedPageBreak/>
        <w:t xml:space="preserve">Bioimpedancia nameraná multikanálovým </w:t>
      </w:r>
      <w:del w:id="2415" w:author="admin" w:date="2018-06-18T11:37:00Z">
        <w:r w:rsidRPr="008C3D75" w:rsidDel="00A36125">
          <w:delText>bioimedančným</w:delText>
        </w:r>
      </w:del>
      <w:ins w:id="2416" w:author="admin" w:date="2018-06-18T11:37:00Z">
        <w:r w:rsidR="00A36125" w:rsidRPr="008C3D75">
          <w:t>bioimpedančným</w:t>
        </w:r>
      </w:ins>
      <w:r w:rsidRPr="008C3D75">
        <w:t xml:space="preserve"> monitoru (MBM; ISIBRNO MPM 14.1, Institute of Scientific Instruments, Brno, Czech Republic) </w:t>
      </w:r>
      <w:r w:rsidRPr="005C2483">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rsidRPr="008C3D75">
        <w:instrText xml:space="preserve"> ADDIN EN.CITE </w:instrText>
      </w:r>
      <w:r w:rsidR="00284C6A" w:rsidRPr="008C3D75">
        <w:rPr>
          <w:rPrChange w:id="2417" w:author="admin" w:date="2018-06-18T11:14:00Z">
            <w:rPr/>
          </w:rPrChange>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rsidRPr="008C3D75">
        <w:instrText xml:space="preserve"> ADDIN EN.CITE.DATA </w:instrText>
      </w:r>
      <w:r w:rsidR="00284C6A" w:rsidRPr="008C3D75">
        <w:rPr>
          <w:rPrChange w:id="2418" w:author="admin" w:date="2018-06-18T11:14:00Z">
            <w:rPr/>
          </w:rPrChange>
        </w:rPr>
      </w:r>
      <w:r w:rsidR="00284C6A" w:rsidRPr="008C3D75">
        <w:rPr>
          <w:rPrChange w:id="2419" w:author="admin" w:date="2018-06-18T11:14:00Z">
            <w:rPr/>
          </w:rPrChange>
        </w:rPr>
        <w:fldChar w:fldCharType="end"/>
      </w:r>
      <w:r w:rsidRPr="008C3D75">
        <w:rPr>
          <w:rPrChange w:id="2420" w:author="admin" w:date="2018-06-18T11:14:00Z">
            <w:rPr/>
          </w:rPrChange>
        </w:rPr>
      </w:r>
      <w:r w:rsidRPr="008C3D75">
        <w:rPr>
          <w:rPrChange w:id="2421" w:author="admin" w:date="2018-06-18T11:14:00Z">
            <w:rPr/>
          </w:rPrChange>
        </w:rPr>
        <w:fldChar w:fldCharType="separate"/>
      </w:r>
      <w:r w:rsidRPr="008C3D75">
        <w:rPr>
          <w:noProof/>
        </w:rPr>
        <w:t>[7]</w:t>
      </w:r>
      <w:r w:rsidRPr="008C3D75">
        <w:rPr>
          <w:rPrChange w:id="2422" w:author="admin" w:date="2018-06-18T11:14:00Z">
            <w:rPr/>
          </w:rPrChange>
        </w:rPr>
        <w:fldChar w:fldCharType="end"/>
      </w:r>
      <w:r w:rsidRPr="008C3D75">
        <w:t>.</w:t>
      </w:r>
    </w:p>
    <w:p w14:paraId="735A3D13" w14:textId="77777777" w:rsidR="00BD7167" w:rsidRPr="008C3D75" w:rsidRDefault="00BD7167" w:rsidP="00BD7167">
      <w:pPr>
        <w:pStyle w:val="ListParagraph"/>
        <w:numPr>
          <w:ilvl w:val="0"/>
          <w:numId w:val="37"/>
        </w:numPr>
      </w:pPr>
      <w:r w:rsidRPr="008C3D75">
        <w:t xml:space="preserve">12-zvodové EKG (ECG12, ISI BRNO, Czech Republic), </w:t>
      </w:r>
    </w:p>
    <w:p w14:paraId="67E5FCC8" w14:textId="5E8BB56B" w:rsidR="00BD7167" w:rsidRPr="008C3D75" w:rsidRDefault="00BD7167" w:rsidP="00BD7167">
      <w:pPr>
        <w:pStyle w:val="ListParagraph"/>
        <w:numPr>
          <w:ilvl w:val="0"/>
          <w:numId w:val="37"/>
        </w:numPr>
      </w:pPr>
      <w:r w:rsidRPr="008C3D75">
        <w:t xml:space="preserve">kontinuálny arteriálny </w:t>
      </w:r>
      <w:del w:id="2423" w:author="admin" w:date="2018-06-18T11:37:00Z">
        <w:r w:rsidRPr="008C3D75" w:rsidDel="00A36125">
          <w:delText>krvny</w:delText>
        </w:r>
      </w:del>
      <w:ins w:id="2424" w:author="admin" w:date="2018-06-18T11:37:00Z">
        <w:r w:rsidR="00A36125" w:rsidRPr="008C3D75">
          <w:t>krvný</w:t>
        </w:r>
      </w:ins>
      <w:r w:rsidRPr="008C3D75">
        <w:t xml:space="preserve"> tlak Penázovou </w:t>
      </w:r>
      <w:del w:id="2425" w:author="admin" w:date="2018-06-18T11:37:00Z">
        <w:r w:rsidRPr="008C3D75" w:rsidDel="00A36125">
          <w:delText>metodou</w:delText>
        </w:r>
      </w:del>
      <w:ins w:id="2426" w:author="admin" w:date="2018-06-18T11:37:00Z">
        <w:r w:rsidR="00A36125" w:rsidRPr="008C3D75">
          <w:t>metódou</w:t>
        </w:r>
      </w:ins>
      <w:r w:rsidRPr="008C3D75">
        <w:t xml:space="preserve">  (Finapres-2300, Ohmeda Medical, Englewood, Co., USA) </w:t>
      </w:r>
    </w:p>
    <w:p w14:paraId="7D1F80A9" w14:textId="1E068702" w:rsidR="00BD7167" w:rsidRPr="008C3D75" w:rsidRDefault="009076DD" w:rsidP="00BD7167">
      <w:pPr>
        <w:pStyle w:val="ListParagraph"/>
        <w:numPr>
          <w:ilvl w:val="0"/>
          <w:numId w:val="37"/>
        </w:numPr>
      </w:pPr>
      <w:r w:rsidRPr="008C3D75">
        <w:t>srdcov</w:t>
      </w:r>
      <w:r w:rsidR="00BD7167" w:rsidRPr="008C3D75">
        <w:t>é zvuky (PCG 1.0, ISI BRNO, Czech Republic)</w:t>
      </w:r>
    </w:p>
    <w:p w14:paraId="3C97C4D6" w14:textId="41AF9402" w:rsidR="00BD7167" w:rsidRPr="00A36125" w:rsidRDefault="00BD7167" w:rsidP="00BD7167">
      <w:pPr>
        <w:pStyle w:val="ListParagraph"/>
        <w:numPr>
          <w:ilvl w:val="0"/>
          <w:numId w:val="37"/>
        </w:numPr>
      </w:pPr>
      <w:r w:rsidRPr="008C3D75">
        <w:t>termodilúčné</w:t>
      </w:r>
      <w:ins w:id="2427" w:author="admin" w:date="2018-06-18T11:38:00Z">
        <w:r w:rsidR="00A36125">
          <w:t xml:space="preserve"> dilučné s krátkym u??</w:t>
        </w:r>
      </w:ins>
      <w:r w:rsidRPr="00A36125">
        <w:t xml:space="preserve"> meranie SV (7F Swan-Ganz thermodilution catheter - model 131HF7, Baxter Healthcare Corporation, Irvine, CA, USA)</w:t>
      </w:r>
    </w:p>
    <w:p w14:paraId="25671FE2" w14:textId="77777777" w:rsidR="00BD7167" w:rsidRPr="008C3D75" w:rsidRDefault="00BD7167" w:rsidP="00BD7167">
      <w:pPr>
        <w:pStyle w:val="ListParagraph"/>
        <w:numPr>
          <w:ilvl w:val="0"/>
          <w:numId w:val="37"/>
        </w:numPr>
      </w:pPr>
      <w:r w:rsidRPr="008C3D75">
        <w:t>Echokardiografiou bol vo vybrané momenty zmeraný tepový objem</w:t>
      </w:r>
    </w:p>
    <w:p w14:paraId="003EE84A" w14:textId="77777777" w:rsidR="00BD7167" w:rsidRPr="008C3D75" w:rsidRDefault="00BD7167" w:rsidP="00BD7167">
      <w:pPr>
        <w:tabs>
          <w:tab w:val="left" w:pos="7140"/>
        </w:tabs>
      </w:pPr>
    </w:p>
    <w:p w14:paraId="0862016E" w14:textId="0283D875" w:rsidR="00BD7167" w:rsidRPr="008C3D75" w:rsidRDefault="00BD7167" w:rsidP="00BD7167">
      <w:pPr>
        <w:tabs>
          <w:tab w:val="left" w:pos="7140"/>
        </w:tabs>
      </w:pPr>
      <w:r w:rsidRPr="008C3D75">
        <w:t xml:space="preserve">Meranie echokardiografie bolo koordinované a realizované </w:t>
      </w:r>
      <w:del w:id="2428" w:author="admin" w:date="2018-06-18T11:38:00Z">
        <w:r w:rsidRPr="008C3D75" w:rsidDel="00A36125">
          <w:delText>týmem</w:delText>
        </w:r>
      </w:del>
      <w:ins w:id="2429" w:author="admin" w:date="2018-06-18T11:38:00Z">
        <w:r w:rsidR="00A36125" w:rsidRPr="008C3D75">
          <w:t>týmom</w:t>
        </w:r>
      </w:ins>
      <w:r w:rsidRPr="008C3D75">
        <w:t xml:space="preserve"> z FNUSA, pod vedením  profesorom Meluzínom</w:t>
      </w:r>
      <w:del w:id="2430" w:author="admin" w:date="2018-06-18T11:39:00Z">
        <w:r w:rsidRPr="008C3D75" w:rsidDel="00A36125">
          <w:delText xml:space="preserve">, </w:delText>
        </w:r>
      </w:del>
      <w:r w:rsidRPr="008C3D75">
        <w:t xml:space="preserve">. Jeho odbornosť garantuje presnosť v nameraných hodnotách SV z echokardiografie. </w:t>
      </w:r>
    </w:p>
    <w:p w14:paraId="32DD8253" w14:textId="77777777" w:rsidR="00BD7167" w:rsidRPr="008C3D75" w:rsidRDefault="00BD7167" w:rsidP="00BD7167">
      <w:pPr>
        <w:pStyle w:val="Heading3"/>
      </w:pPr>
      <w:bookmarkStart w:id="2431" w:name="_Toc516835651"/>
      <w:r w:rsidRPr="008C3D75">
        <w:t>Protokol</w:t>
      </w:r>
      <w:bookmarkEnd w:id="2431"/>
    </w:p>
    <w:p w14:paraId="76DD7631" w14:textId="77777777" w:rsidR="00BD7167" w:rsidRPr="008C3D75" w:rsidRDefault="00BD7167" w:rsidP="00BD7167"/>
    <w:p w14:paraId="290C34C5" w14:textId="086D3820" w:rsidR="00BD7167" w:rsidRPr="008C3D75" w:rsidRDefault="00BD7167" w:rsidP="00BD7167">
      <w:r w:rsidRPr="008C3D75">
        <w:t xml:space="preserve">SV z bioimpedancie bol spočítaný kontinuálne </w:t>
      </w:r>
      <w:r w:rsidRPr="008C3D75">
        <w:fldChar w:fldCharType="begin"/>
      </w:r>
      <w:r w:rsidR="00284C6A" w:rsidRPr="008C3D75">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C3D75">
        <w:rPr>
          <w:rPrChange w:id="2432" w:author="admin" w:date="2018-06-18T11:14:00Z">
            <w:rPr/>
          </w:rPrChange>
        </w:rPr>
        <w:fldChar w:fldCharType="separate"/>
      </w:r>
      <w:r w:rsidRPr="008C3D75">
        <w:rPr>
          <w:noProof/>
        </w:rPr>
        <w:t>[3]</w:t>
      </w:r>
      <w:r w:rsidRPr="008C3D75">
        <w:fldChar w:fldCharType="end"/>
      </w:r>
      <w:r w:rsidRPr="008C3D75">
        <w:t xml:space="preserve">. Parametre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8C3D75">
        <w:t xml:space="preserve"> a </w:t>
      </w:r>
      <w:r w:rsidR="00A37FEB" w:rsidRPr="008C3D75">
        <w:t xml:space="preserve">S1S2 </w:t>
      </w:r>
      <w:r w:rsidRPr="008C3D75">
        <w:t>boli priemerované cez 60, resp. 20 tepov aby sa eliminoval vplyv dýchania, rušenia a pohybov subjektu. Meranie bolo vykonané pri týchto podmienkach:</w:t>
      </w:r>
    </w:p>
    <w:p w14:paraId="54512848" w14:textId="77777777" w:rsidR="00BD7167" w:rsidRPr="008C3D75" w:rsidRDefault="00BD7167" w:rsidP="00BD7167"/>
    <w:p w14:paraId="48832D45" w14:textId="77777777" w:rsidR="00BD7167" w:rsidRPr="008C3D75" w:rsidRDefault="00BD7167" w:rsidP="00BD7167">
      <w:pPr>
        <w:pStyle w:val="ListParagraph"/>
        <w:numPr>
          <w:ilvl w:val="0"/>
          <w:numId w:val="16"/>
        </w:numPr>
        <w:tabs>
          <w:tab w:val="left" w:pos="7140"/>
        </w:tabs>
      </w:pPr>
      <w:r w:rsidRPr="008C3D75">
        <w:t>pacient nehybne leží na lôžku a má nohy vodorovne</w:t>
      </w:r>
    </w:p>
    <w:p w14:paraId="6B6C851C" w14:textId="77777777" w:rsidR="00BD7167" w:rsidRPr="008C3D75" w:rsidRDefault="00BD7167" w:rsidP="00BD7167">
      <w:pPr>
        <w:pStyle w:val="ListParagraph"/>
        <w:numPr>
          <w:ilvl w:val="1"/>
          <w:numId w:val="16"/>
        </w:numPr>
        <w:tabs>
          <w:tab w:val="left" w:pos="7140"/>
        </w:tabs>
      </w:pPr>
      <w:r w:rsidRPr="008C3D75">
        <w:t> SV je priemerovaný z 60-tich tepov</w:t>
      </w:r>
    </w:p>
    <w:p w14:paraId="3D3B633B" w14:textId="77777777" w:rsidR="00BD7167" w:rsidRPr="008C3D75" w:rsidRDefault="00BD7167" w:rsidP="00BD7167">
      <w:pPr>
        <w:pStyle w:val="ListParagraph"/>
        <w:numPr>
          <w:ilvl w:val="0"/>
          <w:numId w:val="14"/>
        </w:numPr>
        <w:tabs>
          <w:tab w:val="left" w:pos="7140"/>
        </w:tabs>
      </w:pPr>
      <w:r w:rsidRPr="008C3D75">
        <w:t>pacient nehybne leží na lôžku a má zdvihnuté nohy</w:t>
      </w:r>
    </w:p>
    <w:p w14:paraId="2A5AA32E" w14:textId="77777777" w:rsidR="00BD7167" w:rsidRPr="008C3D75" w:rsidRDefault="00BD7167" w:rsidP="00BD7167">
      <w:pPr>
        <w:pStyle w:val="ListParagraph"/>
        <w:numPr>
          <w:ilvl w:val="1"/>
          <w:numId w:val="14"/>
        </w:numPr>
        <w:tabs>
          <w:tab w:val="left" w:pos="7140"/>
        </w:tabs>
      </w:pPr>
      <w:r w:rsidRPr="008C3D75">
        <w:t> SV je priemerovaný z 60-tich tepov</w:t>
      </w:r>
    </w:p>
    <w:p w14:paraId="7232DFE5" w14:textId="00FD77A9" w:rsidR="00BD7167" w:rsidRPr="00A36125" w:rsidRDefault="00BD7167" w:rsidP="00BD7167">
      <w:pPr>
        <w:pStyle w:val="ListParagraph"/>
        <w:numPr>
          <w:ilvl w:val="0"/>
          <w:numId w:val="14"/>
        </w:numPr>
        <w:tabs>
          <w:tab w:val="left" w:pos="7140"/>
        </w:tabs>
      </w:pPr>
      <w:r w:rsidRPr="008C3D75">
        <w:t>pacient šľape na horizontálnom rotopede</w:t>
      </w:r>
      <w:ins w:id="2433" w:author="admin" w:date="2018-06-18T11:39:00Z">
        <w:r w:rsidR="00A36125">
          <w:t xml:space="preserve"> rotopéde</w:t>
        </w:r>
      </w:ins>
      <w:r w:rsidRPr="00A36125">
        <w:t xml:space="preserve"> s počiatočnou záťažou 25W ( trvanie záťaže 2 minúty), SV sa meria každých 20 sekúnd</w:t>
      </w:r>
    </w:p>
    <w:p w14:paraId="24C43946" w14:textId="77777777" w:rsidR="00BD7167" w:rsidRPr="008C3D75" w:rsidRDefault="00BD7167" w:rsidP="00BD7167">
      <w:pPr>
        <w:pStyle w:val="ListParagraph"/>
        <w:numPr>
          <w:ilvl w:val="1"/>
          <w:numId w:val="14"/>
        </w:numPr>
        <w:tabs>
          <w:tab w:val="left" w:pos="7140"/>
        </w:tabs>
      </w:pPr>
      <w:r w:rsidRPr="008C3D75">
        <w:t> SV je priemerovaný z 20-tich tepov</w:t>
      </w:r>
    </w:p>
    <w:p w14:paraId="16D5E742" w14:textId="3A3DD79D" w:rsidR="00BD7167" w:rsidRPr="00A36125" w:rsidRDefault="00BD7167" w:rsidP="00BD7167">
      <w:pPr>
        <w:pStyle w:val="ListParagraph"/>
        <w:numPr>
          <w:ilvl w:val="0"/>
          <w:numId w:val="14"/>
        </w:numPr>
        <w:tabs>
          <w:tab w:val="left" w:pos="7140"/>
        </w:tabs>
      </w:pPr>
      <w:r w:rsidRPr="008C3D75">
        <w:t>záťaž na rotopede</w:t>
      </w:r>
      <w:ins w:id="2434" w:author="admin" w:date="2018-06-18T11:39:00Z">
        <w:r w:rsidR="00A36125">
          <w:t xml:space="preserve"> rotopéde</w:t>
        </w:r>
      </w:ins>
      <w:r w:rsidRPr="00A36125">
        <w:t xml:space="preserve"> sa skokovo zvyšuje na 50W ( trvanie záťaže 2 minúty), SV sa meria každých 20 sekúnd </w:t>
      </w:r>
    </w:p>
    <w:p w14:paraId="271584A1" w14:textId="77777777" w:rsidR="00BD7167" w:rsidRPr="008C3D75" w:rsidRDefault="00BD7167" w:rsidP="00BD7167">
      <w:pPr>
        <w:pStyle w:val="ListParagraph"/>
        <w:numPr>
          <w:ilvl w:val="1"/>
          <w:numId w:val="14"/>
        </w:numPr>
        <w:tabs>
          <w:tab w:val="left" w:pos="7140"/>
        </w:tabs>
      </w:pPr>
      <w:r w:rsidRPr="008C3D75">
        <w:t> SV je priemerovaný z 20-tich tepov</w:t>
      </w:r>
    </w:p>
    <w:p w14:paraId="7F8DCA0F" w14:textId="26F0615C" w:rsidR="00BD7167" w:rsidRPr="00A36125" w:rsidRDefault="00BD7167" w:rsidP="00BD7167">
      <w:pPr>
        <w:pStyle w:val="ListParagraph"/>
        <w:numPr>
          <w:ilvl w:val="0"/>
          <w:numId w:val="14"/>
        </w:numPr>
        <w:tabs>
          <w:tab w:val="left" w:pos="7140"/>
        </w:tabs>
      </w:pPr>
      <w:r w:rsidRPr="008C3D75">
        <w:lastRenderedPageBreak/>
        <w:t>záťaž na rotopede</w:t>
      </w:r>
      <w:ins w:id="2435" w:author="admin" w:date="2018-06-18T11:39:00Z">
        <w:r w:rsidR="00A36125">
          <w:t xml:space="preserve"> rotopéde</w:t>
        </w:r>
      </w:ins>
      <w:r w:rsidRPr="00A36125">
        <w:t xml:space="preserve"> sa skokovo zvyšuje na 75W ( trvanie záťaže 2 minúty), SV sa meria každých 20 sekúnd </w:t>
      </w:r>
    </w:p>
    <w:p w14:paraId="7D8D9CC7" w14:textId="77777777" w:rsidR="00BD7167" w:rsidRPr="008C3D75" w:rsidRDefault="00BD7167" w:rsidP="00BD7167">
      <w:pPr>
        <w:pStyle w:val="ListParagraph"/>
        <w:numPr>
          <w:ilvl w:val="1"/>
          <w:numId w:val="14"/>
        </w:numPr>
        <w:tabs>
          <w:tab w:val="left" w:pos="7140"/>
        </w:tabs>
      </w:pPr>
      <w:r w:rsidRPr="008C3D75">
        <w:t> SV je priemerovaný z 20-tich tepov</w:t>
      </w:r>
    </w:p>
    <w:p w14:paraId="3CC47DE5" w14:textId="77777777" w:rsidR="00BD7167" w:rsidRPr="008C3D75" w:rsidRDefault="00BD7167" w:rsidP="00BD7167">
      <w:pPr>
        <w:pStyle w:val="ListParagraph"/>
        <w:numPr>
          <w:ilvl w:val="0"/>
          <w:numId w:val="14"/>
        </w:numPr>
        <w:tabs>
          <w:tab w:val="left" w:pos="7140"/>
        </w:tabs>
      </w:pPr>
      <w:r w:rsidRPr="008C3D75">
        <w:t>po ukončení záťaže pacient opäť odpočíva na lôžku, SV sa počíta každú minútu (celkovo 7 minút)</w:t>
      </w:r>
    </w:p>
    <w:p w14:paraId="591EA0EB" w14:textId="77777777" w:rsidR="00BD7167" w:rsidRPr="008C3D75" w:rsidRDefault="00BD7167" w:rsidP="00BD7167">
      <w:pPr>
        <w:pStyle w:val="ListParagraph"/>
        <w:numPr>
          <w:ilvl w:val="1"/>
          <w:numId w:val="14"/>
        </w:numPr>
        <w:tabs>
          <w:tab w:val="left" w:pos="7140"/>
        </w:tabs>
      </w:pPr>
      <w:r w:rsidRPr="008C3D75">
        <w:t> SV je priemerovaný z 60-tich tepov</w:t>
      </w:r>
    </w:p>
    <w:p w14:paraId="07103256" w14:textId="77777777" w:rsidR="00BD7167" w:rsidRPr="008C3D75" w:rsidRDefault="00BD7167" w:rsidP="00BD7167"/>
    <w:p w14:paraId="1367D45A" w14:textId="5FD87B62" w:rsidR="00BD7167" w:rsidRPr="00A36125" w:rsidRDefault="00BD7167" w:rsidP="00BD7167">
      <w:r w:rsidRPr="008C3D75">
        <w:t xml:space="preserve">Meranie SV echokardiografiou bolo </w:t>
      </w:r>
      <w:del w:id="2436" w:author="admin" w:date="2018-06-18T11:39:00Z">
        <w:r w:rsidRPr="008C3D75" w:rsidDel="00A36125">
          <w:delText>výkonané</w:delText>
        </w:r>
      </w:del>
      <w:ins w:id="2437" w:author="admin" w:date="2018-06-18T11:39:00Z">
        <w:r w:rsidR="00A36125" w:rsidRPr="008C3D75">
          <w:t>vykonané</w:t>
        </w:r>
      </w:ins>
      <w:r w:rsidRPr="008C3D75">
        <w:t xml:space="preserve"> 20 sekúnd pre koncom každej z týchto fáz. Meranie SV termodilúciou bolo vykonané na začiatku merania keď pacient ležal nehybne na </w:t>
      </w:r>
      <w:del w:id="2438" w:author="admin" w:date="2018-06-18T11:40:00Z">
        <w:r w:rsidRPr="008C3D75" w:rsidDel="00A36125">
          <w:delText>ložku</w:delText>
        </w:r>
      </w:del>
      <w:ins w:id="2439" w:author="admin" w:date="2018-06-18T11:40:00Z">
        <w:r w:rsidR="00A36125" w:rsidRPr="008C3D75">
          <w:t>lôžku</w:t>
        </w:r>
      </w:ins>
      <w:r w:rsidRPr="008C3D75">
        <w:t>. U niektorých pacientov bolo záťažové meranie na rotopede</w:t>
      </w:r>
      <w:ins w:id="2440" w:author="admin" w:date="2018-06-18T11:40:00Z">
        <w:r w:rsidR="00A36125">
          <w:t xml:space="preserve"> rotopéde</w:t>
        </w:r>
      </w:ins>
      <w:r w:rsidRPr="00A36125">
        <w:t xml:space="preserve"> ukončené </w:t>
      </w:r>
      <w:del w:id="2441" w:author="admin" w:date="2018-06-18T11:40:00Z">
        <w:r w:rsidRPr="00A36125" w:rsidDel="00A36125">
          <w:delText>predčastne</w:delText>
        </w:r>
      </w:del>
      <w:ins w:id="2442" w:author="admin" w:date="2018-06-18T11:40:00Z">
        <w:r w:rsidR="00A36125" w:rsidRPr="00A36125">
          <w:t>predčasne</w:t>
        </w:r>
      </w:ins>
      <w:r w:rsidRPr="00A36125">
        <w:t xml:space="preserve"> ak sa u nich vyskytla </w:t>
      </w:r>
      <w:del w:id="2443" w:author="admin" w:date="2018-06-18T11:40:00Z">
        <w:r w:rsidRPr="00A36125" w:rsidDel="00A36125">
          <w:delText>dýchavyčnosť</w:delText>
        </w:r>
      </w:del>
      <w:ins w:id="2444" w:author="admin" w:date="2018-06-18T11:40:00Z">
        <w:r w:rsidR="00A36125" w:rsidRPr="00A36125">
          <w:t>dýchavičnosť</w:t>
        </w:r>
      </w:ins>
      <w:r w:rsidRPr="00A36125">
        <w:t xml:space="preserve"> alebo vyčerpanie.</w:t>
      </w:r>
    </w:p>
    <w:p w14:paraId="114A42A3" w14:textId="77777777" w:rsidR="00BD7167" w:rsidRPr="008C3D75" w:rsidRDefault="00BD7167" w:rsidP="00BD7167">
      <w:pPr>
        <w:pStyle w:val="Heading2"/>
        <w:numPr>
          <w:ilvl w:val="0"/>
          <w:numId w:val="0"/>
        </w:numPr>
        <w:ind w:left="850"/>
      </w:pPr>
      <w:bookmarkStart w:id="2445" w:name="_Toc510268159"/>
    </w:p>
    <w:p w14:paraId="68EB14B2" w14:textId="7D16BED9" w:rsidR="00BD7167" w:rsidRPr="008C3D75" w:rsidRDefault="00BD7167" w:rsidP="00BD7167">
      <w:pPr>
        <w:pStyle w:val="Heading2"/>
        <w:numPr>
          <w:ilvl w:val="0"/>
          <w:numId w:val="0"/>
        </w:numPr>
        <w:ind w:left="850"/>
      </w:pPr>
      <w:bookmarkStart w:id="2446" w:name="_Toc516835652"/>
      <w:r w:rsidRPr="008C3D75">
        <w:t xml:space="preserve">Výpočet </w:t>
      </w:r>
      <w:r w:rsidR="009076DD" w:rsidRPr="008C3D75">
        <w:t>srdcov</w:t>
      </w:r>
      <w:r w:rsidRPr="008C3D75">
        <w:t>ého výdaja z impedancie krku</w:t>
      </w:r>
      <w:bookmarkEnd w:id="2445"/>
      <w:bookmarkEnd w:id="2446"/>
    </w:p>
    <w:p w14:paraId="1D85D452" w14:textId="77777777" w:rsidR="00BD7167" w:rsidRPr="008C3D75" w:rsidRDefault="00BD7167" w:rsidP="00BD7167"/>
    <w:p w14:paraId="322F1798" w14:textId="2FF692EB" w:rsidR="00BD7167" w:rsidRPr="00A36125" w:rsidRDefault="00BD7167" w:rsidP="00BD7167">
      <w:r w:rsidRPr="008C3D75">
        <w:t xml:space="preserve">Na meranie </w:t>
      </w:r>
      <w:r w:rsidR="009076DD" w:rsidRPr="008C3D75">
        <w:t>srdcov</w:t>
      </w:r>
      <w:r w:rsidRPr="008C3D75">
        <w:t xml:space="preserve">ého výdaja sa tradične používa impedancia hrudníka </w:t>
      </w:r>
      <w:r w:rsidRPr="008C3D75">
        <w:fldChar w:fldCharType="begin"/>
      </w:r>
      <w:r w:rsidR="00284C6A" w:rsidRPr="008C3D75">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C3D75">
        <w:rPr>
          <w:rPrChange w:id="2447" w:author="admin" w:date="2018-06-18T11:14:00Z">
            <w:rPr/>
          </w:rPrChange>
        </w:rPr>
        <w:fldChar w:fldCharType="separate"/>
      </w:r>
      <w:r w:rsidRPr="008C3D75">
        <w:rPr>
          <w:noProof/>
        </w:rPr>
        <w:t>[3]</w:t>
      </w:r>
      <w:r w:rsidRPr="008C3D75">
        <w:fldChar w:fldCharType="end"/>
      </w:r>
      <w:r w:rsidRPr="008C3D75">
        <w:t xml:space="preserve">. Meranie </w:t>
      </w:r>
      <w:r w:rsidR="009076DD" w:rsidRPr="00A36125">
        <w:t>srdcov</w:t>
      </w:r>
      <w:r w:rsidRPr="00A36125">
        <w:t xml:space="preserve">ého výdaja pomocou </w:t>
      </w:r>
      <w:del w:id="2448" w:author="admin" w:date="2018-06-18T11:40:00Z">
        <w:r w:rsidRPr="00A36125" w:rsidDel="00A36125">
          <w:delText>impedance</w:delText>
        </w:r>
      </w:del>
      <w:ins w:id="2449" w:author="admin" w:date="2018-06-18T11:40:00Z">
        <w:r w:rsidR="00A36125" w:rsidRPr="00A36125">
          <w:t>impedancie</w:t>
        </w:r>
      </w:ins>
      <w:r w:rsidRPr="00A36125">
        <w:t xml:space="preserve"> hrudníka je však ovplyvnené mimo</w:t>
      </w:r>
      <w:r w:rsidRPr="008C3D75">
        <w:t xml:space="preserve"> iných aj dýchaním, žilným návratom, aktivitou dýchacích svalov ale aj zmenou geometrie hrudníka. Predstavená bola už aj nová metóda, ktorá používa na odhad </w:t>
      </w:r>
      <w:r w:rsidR="009076DD" w:rsidRPr="008C3D75">
        <w:t>srdcov</w:t>
      </w:r>
      <w:r w:rsidRPr="008C3D75">
        <w:t xml:space="preserve">ého výdaja impedanciu ruky </w:t>
      </w:r>
      <w:r w:rsidRPr="008C3D75">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sidRPr="008C3D75">
        <w:instrText xml:space="preserve"> ADDIN EN.CITE </w:instrText>
      </w:r>
      <w:r w:rsidR="00284C6A" w:rsidRPr="008C3D75">
        <w:rPr>
          <w:rPrChange w:id="2450" w:author="admin" w:date="2018-06-18T11:14:00Z">
            <w:rPr/>
          </w:rPrChange>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sidRPr="008C3D75">
        <w:instrText xml:space="preserve"> ADDIN EN.CITE.DATA </w:instrText>
      </w:r>
      <w:r w:rsidR="00284C6A" w:rsidRPr="008C3D75">
        <w:rPr>
          <w:rPrChange w:id="2451" w:author="admin" w:date="2018-06-18T11:14:00Z">
            <w:rPr/>
          </w:rPrChange>
        </w:rPr>
      </w:r>
      <w:r w:rsidR="00284C6A" w:rsidRPr="008C3D75">
        <w:rPr>
          <w:rPrChange w:id="2452" w:author="admin" w:date="2018-06-18T11:14:00Z">
            <w:rPr/>
          </w:rPrChange>
        </w:rPr>
        <w:fldChar w:fldCharType="end"/>
      </w:r>
      <w:r w:rsidRPr="008C3D75">
        <w:rPr>
          <w:rPrChange w:id="2453" w:author="admin" w:date="2018-06-18T11:14:00Z">
            <w:rPr/>
          </w:rPrChange>
        </w:rPr>
      </w:r>
      <w:r w:rsidRPr="008C3D75">
        <w:rPr>
          <w:rPrChange w:id="2454" w:author="admin" w:date="2018-06-18T11:14:00Z">
            <w:rPr/>
          </w:rPrChange>
        </w:rPr>
        <w:fldChar w:fldCharType="separate"/>
      </w:r>
      <w:r w:rsidRPr="008C3D75">
        <w:rPr>
          <w:noProof/>
        </w:rPr>
        <w:t>[48]</w:t>
      </w:r>
      <w:r w:rsidRPr="008C3D75">
        <w:fldChar w:fldCharType="end"/>
      </w:r>
      <w:r w:rsidRPr="008C3D75">
        <w:t xml:space="preserve">. Vychádza z predpokladu, že impedancia ruky </w:t>
      </w:r>
      <w:del w:id="2455" w:author="admin" w:date="2018-06-18T11:40:00Z">
        <w:r w:rsidRPr="008C3D75" w:rsidDel="00A36125">
          <w:delText>nieje</w:delText>
        </w:r>
      </w:del>
      <w:ins w:id="2456" w:author="admin" w:date="2018-06-18T11:40:00Z">
        <w:r w:rsidR="00A36125" w:rsidRPr="008C3D75">
          <w:t>nie je</w:t>
        </w:r>
      </w:ins>
      <w:r w:rsidRPr="008C3D75">
        <w:t xml:space="preserve"> </w:t>
      </w:r>
      <w:del w:id="2457" w:author="admin" w:date="2018-06-18T11:40:00Z">
        <w:r w:rsidRPr="008C3D75" w:rsidDel="00A36125">
          <w:delText>ovplyvňená</w:delText>
        </w:r>
      </w:del>
      <w:ins w:id="2458" w:author="admin" w:date="2018-06-18T11:40:00Z">
        <w:r w:rsidR="00A36125" w:rsidRPr="008C3D75">
          <w:t>ovplyvnená</w:t>
        </w:r>
      </w:ins>
      <w:r w:rsidRPr="008C3D75">
        <w:t xml:space="preserve"> plnením </w:t>
      </w:r>
      <w:del w:id="2459" w:author="admin" w:date="2018-06-18T11:40:00Z">
        <w:r w:rsidRPr="008C3D75" w:rsidDel="00A36125">
          <w:delText>pľuc</w:delText>
        </w:r>
      </w:del>
      <w:ins w:id="2460" w:author="admin" w:date="2018-06-18T11:40:00Z">
        <w:r w:rsidR="00A36125" w:rsidRPr="008C3D75">
          <w:t>pľúc</w:t>
        </w:r>
      </w:ins>
      <w:r w:rsidRPr="008C3D75">
        <w:t xml:space="preserve"> vzduchom a zmenou geometrie ruky počas dýchania. Bolo ukázané že meranie SV a CO pomocou impedancie ruky je porovnateľné s meraním SV a CO pomocou MRI </w:t>
      </w:r>
      <w:r w:rsidRPr="008C3D75">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sidRPr="008C3D75">
        <w:instrText xml:space="preserve"> ADDIN EN.CITE </w:instrText>
      </w:r>
      <w:r w:rsidR="00284C6A" w:rsidRPr="008C3D75">
        <w:rPr>
          <w:rPrChange w:id="2461" w:author="admin" w:date="2018-06-18T11:14:00Z">
            <w:rPr/>
          </w:rPrChange>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sidRPr="008C3D75">
        <w:instrText xml:space="preserve"> ADDIN EN.CITE.DATA </w:instrText>
      </w:r>
      <w:r w:rsidR="00284C6A" w:rsidRPr="008C3D75">
        <w:rPr>
          <w:rPrChange w:id="2462" w:author="admin" w:date="2018-06-18T11:14:00Z">
            <w:rPr/>
          </w:rPrChange>
        </w:rPr>
      </w:r>
      <w:r w:rsidR="00284C6A" w:rsidRPr="008C3D75">
        <w:rPr>
          <w:rPrChange w:id="2463" w:author="admin" w:date="2018-06-18T11:14:00Z">
            <w:rPr/>
          </w:rPrChange>
        </w:rPr>
        <w:fldChar w:fldCharType="end"/>
      </w:r>
      <w:r w:rsidRPr="008C3D75">
        <w:rPr>
          <w:rPrChange w:id="2464" w:author="admin" w:date="2018-06-18T11:14:00Z">
            <w:rPr/>
          </w:rPrChange>
        </w:rPr>
      </w:r>
      <w:r w:rsidRPr="008C3D75">
        <w:rPr>
          <w:rPrChange w:id="2465" w:author="admin" w:date="2018-06-18T11:14:00Z">
            <w:rPr/>
          </w:rPrChange>
        </w:rPr>
        <w:fldChar w:fldCharType="separate"/>
      </w:r>
      <w:r w:rsidRPr="008C3D75">
        <w:rPr>
          <w:noProof/>
        </w:rPr>
        <w:t>[48]</w:t>
      </w:r>
      <w:r w:rsidRPr="008C3D75">
        <w:fldChar w:fldCharType="end"/>
      </w:r>
      <w:r w:rsidRPr="008C3D75">
        <w:t>. Pri štatistickom spracovaní bioimpedančných parametrov bolo ukázané  (</w:t>
      </w:r>
      <w:r w:rsidRPr="008C3D75">
        <w:fldChar w:fldCharType="begin"/>
      </w:r>
      <w:r w:rsidRPr="008C3D75">
        <w:instrText xml:space="preserve"> REF _Ref513900121 \h </w:instrText>
      </w:r>
      <w:r w:rsidRPr="008C3D75">
        <w:rPr>
          <w:rPrChange w:id="2466" w:author="admin" w:date="2018-06-18T11:14:00Z">
            <w:rPr/>
          </w:rPrChange>
        </w:rPr>
        <w:fldChar w:fldCharType="separate"/>
      </w:r>
      <w:r w:rsidR="00A37FEB" w:rsidRPr="008C3D75">
        <w:t xml:space="preserve">Tabuľka </w:t>
      </w:r>
      <w:r w:rsidR="00A37FEB" w:rsidRPr="008C3D75">
        <w:rPr>
          <w:noProof/>
        </w:rPr>
        <w:t>9</w:t>
      </w:r>
      <w:r w:rsidRPr="008C3D75">
        <w:fldChar w:fldCharType="end"/>
      </w:r>
      <w:r w:rsidRPr="008C3D75">
        <w:t xml:space="preserve">) že relatívna zmena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8C3D75">
        <w:t xml:space="preserve"> počas spontnánneho dýchania na hrudníku (kanál 3) je 8,7%, kd</w:t>
      </w:r>
      <w:r w:rsidRPr="00A36125">
        <w:t>ežto</w:t>
      </w:r>
      <w:ins w:id="2467" w:author="admin" w:date="2018-06-18T11:40:00Z">
        <w:r w:rsidR="00A36125">
          <w:t xml:space="preserve"> pričom</w:t>
        </w:r>
      </w:ins>
      <w:r w:rsidRPr="00A36125">
        <w:t xml:space="preserve"> relatívna zmena na krku (kanál 1) je vyššia a to 10,6%. Predpokladáme, že vyššia relatívna zmena znamená vyššiu citlivosť parametra na zmeny v toku </w:t>
      </w:r>
      <w:del w:id="2468" w:author="admin" w:date="2018-06-18T11:40:00Z">
        <w:r w:rsidRPr="00A36125" w:rsidDel="00A36125">
          <w:delText>krvy</w:delText>
        </w:r>
      </w:del>
      <w:ins w:id="2469" w:author="admin" w:date="2018-06-18T11:40:00Z">
        <w:r w:rsidR="00A36125" w:rsidRPr="00A36125">
          <w:t>krvi</w:t>
        </w:r>
      </w:ins>
      <w:r w:rsidRPr="00A36125">
        <w:t xml:space="preserve">. V nasledujúcej štúdii sme si preto pre meranie SV vybrali impedanciu krku. Navyše impedancia krku nie je ovplyvnená zmenami impedancie v dôsledku dýchania a pľúcneho obehu. Zmeny impedancie v priebehu </w:t>
      </w:r>
      <w:r w:rsidR="009076DD" w:rsidRPr="008C3D75">
        <w:t>srdcov</w:t>
      </w:r>
      <w:r w:rsidRPr="008C3D75">
        <w:t xml:space="preserve">ého cyklu by mali byť spôsobené výhradne prúdením krvi. </w:t>
      </w:r>
      <w:r w:rsidRPr="008C3D75">
        <w:lastRenderedPageBreak/>
        <w:t xml:space="preserve">Takisto pripojenie elektród na krk bude pre vyšetrovanú osobu pohodlnejšie ako lepenie elektród na hrudník. Impedančný parameter toku krvi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8C3D75">
        <w:t xml:space="preserve"> z nového Bernstainoveho modelu pre výpočet SV z impedancie dosahuje pre hrudník (kanál 3) priemernú hodnotu 0.28 </w:t>
      </w:r>
      <m:oMath>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xml:space="preserve"> </m:t>
        </m:r>
      </m:oMath>
      <w:r w:rsidRPr="008C3D75">
        <w:t xml:space="preserve">ako uvádza </w:t>
      </w:r>
      <w:r w:rsidRPr="008C3D75">
        <w:fldChar w:fldCharType="begin"/>
      </w:r>
      <w:r w:rsidRPr="008C3D75">
        <w:instrText xml:space="preserve"> REF _Ref513894977 \h </w:instrText>
      </w:r>
      <w:r w:rsidR="00B519B6" w:rsidRPr="008C3D75">
        <w:instrText xml:space="preserve"> \* MERGEFORMAT </w:instrText>
      </w:r>
      <w:r w:rsidRPr="008C3D75">
        <w:rPr>
          <w:rPrChange w:id="2470" w:author="admin" w:date="2018-06-18T11:14:00Z">
            <w:rPr/>
          </w:rPrChange>
        </w:rPr>
        <w:fldChar w:fldCharType="separate"/>
      </w:r>
      <w:r w:rsidR="00A37FEB" w:rsidRPr="008C3D75">
        <w:t xml:space="preserve">Tabuľka </w:t>
      </w:r>
      <w:r w:rsidR="00A37FEB" w:rsidRPr="008C3D75">
        <w:rPr>
          <w:noProof/>
        </w:rPr>
        <w:t>8</w:t>
      </w:r>
      <w:r w:rsidRPr="008C3D75">
        <w:fldChar w:fldCharType="end"/>
      </w:r>
      <w:r w:rsidRPr="008C3D75">
        <w:t>. Podľa rovnice (</w:t>
      </w:r>
      <w:r w:rsidRPr="008C3D75">
        <w:fldChar w:fldCharType="begin"/>
      </w:r>
      <w:r w:rsidRPr="008C3D75">
        <w:instrText xml:space="preserve"> REF Berstain_model_3 \h </w:instrText>
      </w:r>
      <w:r w:rsidR="00B519B6" w:rsidRPr="008C3D75">
        <w:instrText xml:space="preserve"> \* MERGEFORMAT </w:instrText>
      </w:r>
      <w:r w:rsidRPr="008C3D75">
        <w:rPr>
          <w:rPrChange w:id="2471" w:author="admin" w:date="2018-06-18T11:14:00Z">
            <w:rPr/>
          </w:rPrChange>
        </w:rPr>
        <w:fldChar w:fldCharType="separate"/>
      </w:r>
      <w:r w:rsidR="00A37FEB" w:rsidRPr="008C3D75">
        <w:rPr>
          <w:noProof/>
          <w:color w:val="000000"/>
        </w:rPr>
        <w:t>37</w:t>
      </w:r>
      <w:r w:rsidRPr="008C3D75">
        <w:fldChar w:fldCharType="end"/>
      </w:r>
      <w:r w:rsidRPr="008C3D75">
        <w:t xml:space="preserve">) pre Bernstainov model táto priemerná hodnota parametra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8C3D75">
        <w:t xml:space="preserve"> spolu s priemernou dĺžku </w:t>
      </w:r>
      <w:r w:rsidR="00A37FEB" w:rsidRPr="008C3D75">
        <w:t xml:space="preserve">S1S2 </w:t>
      </w:r>
      <w:r w:rsidRPr="00A36125">
        <w:t xml:space="preserve">intervalu 320ms pre osobu vážiacu 75kg určuje priemernú hodnotu </w:t>
      </w:r>
      <w:r w:rsidR="009076DD" w:rsidRPr="00A36125">
        <w:t>srdcov</w:t>
      </w:r>
      <w:r w:rsidRPr="00A36125">
        <w:t xml:space="preserve">ého výdaju 117,6 ml. Táto hodnota je vyššia ako priemerná hodnota SV uvádzaná v literatúre pre zdravú osobu bez fyzickej aktivity, ktorá by mala byť 60-100ml </w:t>
      </w:r>
      <w:r w:rsidRPr="008C3D75">
        <w:fldChar w:fldCharType="begin"/>
      </w:r>
      <w:r w:rsidR="00284C6A" w:rsidRPr="008C3D75">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8C3D75">
        <w:rPr>
          <w:rPrChange w:id="2472" w:author="admin" w:date="2018-06-18T11:14:00Z">
            <w:rPr/>
          </w:rPrChange>
        </w:rPr>
        <w:fldChar w:fldCharType="separate"/>
      </w:r>
      <w:r w:rsidRPr="008C3D75">
        <w:rPr>
          <w:noProof/>
        </w:rPr>
        <w:t>[70]</w:t>
      </w:r>
      <w:r w:rsidRPr="008C3D75">
        <w:fldChar w:fldCharType="end"/>
      </w:r>
      <w:r w:rsidRPr="008C3D75">
        <w:t xml:space="preserve">. Hodnota parametra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8C3D75">
        <w:t xml:space="preserve"> pre krk (kanál 1) dosahuje priemernú hodnotu 0,18</w:t>
      </w:r>
      <w:r w:rsidR="008C6240" w:rsidRPr="008C3D75">
        <w:t xml:space="preserve">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rsidRPr="008C3D75">
        <w:t>. Výpočet SV z rovnice (</w:t>
      </w:r>
      <w:r w:rsidRPr="008C3D75">
        <w:fldChar w:fldCharType="begin"/>
      </w:r>
      <w:r w:rsidRPr="008C3D75">
        <w:instrText xml:space="preserve"> REF Berstain_model_3 \h </w:instrText>
      </w:r>
      <w:r w:rsidR="00B519B6" w:rsidRPr="008C3D75">
        <w:instrText xml:space="preserve"> \* MERGEFORMAT </w:instrText>
      </w:r>
      <w:r w:rsidRPr="008C3D75">
        <w:rPr>
          <w:rPrChange w:id="2473" w:author="admin" w:date="2018-06-18T11:14:00Z">
            <w:rPr/>
          </w:rPrChange>
        </w:rPr>
        <w:fldChar w:fldCharType="separate"/>
      </w:r>
      <w:r w:rsidR="00A37FEB" w:rsidRPr="008C3D75">
        <w:rPr>
          <w:noProof/>
          <w:color w:val="000000"/>
        </w:rPr>
        <w:t>37</w:t>
      </w:r>
      <w:r w:rsidRPr="008C3D75">
        <w:fldChar w:fldCharType="end"/>
      </w:r>
      <w:r w:rsidRPr="008C3D75">
        <w:t xml:space="preserve">) takisto pre osobu vážiacu 75kg a priemernú hodnotu </w:t>
      </w:r>
      <w:r w:rsidR="00A37FEB" w:rsidRPr="00A36125">
        <w:t xml:space="preserve">S1S2 </w:t>
      </w:r>
      <w:r w:rsidRPr="00A36125">
        <w:t xml:space="preserve">intervalu 320ms udáva hodnotu 75ml. Táto hodnota je vo fyziologickom intervaly udávanom v literatúre </w:t>
      </w:r>
      <w:r w:rsidRPr="008C3D75">
        <w:fldChar w:fldCharType="begin"/>
      </w:r>
      <w:r w:rsidR="00284C6A" w:rsidRPr="008C3D75">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8C3D75">
        <w:rPr>
          <w:rPrChange w:id="2474" w:author="admin" w:date="2018-06-18T11:14:00Z">
            <w:rPr/>
          </w:rPrChange>
        </w:rPr>
        <w:fldChar w:fldCharType="separate"/>
      </w:r>
      <w:r w:rsidRPr="008C3D75">
        <w:rPr>
          <w:noProof/>
        </w:rPr>
        <w:t>[70]</w:t>
      </w:r>
      <w:r w:rsidRPr="008C3D75">
        <w:fldChar w:fldCharType="end"/>
      </w:r>
      <w:r w:rsidRPr="008C3D75">
        <w:t>. Navrhnutá nová metóda na stanovenie SV z impedancie krku bola porovnaná s meraním SV pomocou e</w:t>
      </w:r>
      <w:r w:rsidRPr="00A36125">
        <w:t>chokardiografie a termodilúcie.</w:t>
      </w:r>
    </w:p>
    <w:p w14:paraId="53A8F8D6" w14:textId="77777777" w:rsidR="00BD7167" w:rsidRPr="008C3D75" w:rsidRDefault="00BD7167" w:rsidP="00BD7167"/>
    <w:p w14:paraId="145F02AF" w14:textId="77777777" w:rsidR="00BD7167" w:rsidRPr="008C3D75" w:rsidRDefault="00BD7167" w:rsidP="00BD7167">
      <w:pPr>
        <w:pStyle w:val="Heading3"/>
      </w:pPr>
      <w:bookmarkStart w:id="2475" w:name="_Toc510268161"/>
      <w:bookmarkStart w:id="2476" w:name="_Toc516835653"/>
      <w:r w:rsidRPr="008C3D75">
        <w:t>Štatistické vyhodnotenie simultánneho merania</w:t>
      </w:r>
      <w:bookmarkEnd w:id="2475"/>
      <w:bookmarkEnd w:id="2476"/>
    </w:p>
    <w:p w14:paraId="1BF6BE5B" w14:textId="77777777" w:rsidR="00BD7167" w:rsidRPr="008C3D75" w:rsidRDefault="00BD7167" w:rsidP="00BD7167"/>
    <w:p w14:paraId="63F1672C" w14:textId="53A24B86" w:rsidR="00BD7167" w:rsidRPr="008C3D75" w:rsidRDefault="00BD7167" w:rsidP="00BD7167">
      <w:r w:rsidRPr="008C3D75">
        <w:t>Pre štatistické spracovanie boli vybrané simultánne meranie SV echokardiografiou a</w:t>
      </w:r>
      <w:r w:rsidR="00EE587A" w:rsidRPr="008C3D75">
        <w:t xml:space="preserve"> </w:t>
      </w:r>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oMath>
      <w:r w:rsidRPr="008C3D75">
        <w:t> bioimpedanciou podľa rovnice</w:t>
      </w:r>
      <w:r w:rsidR="00EE587A" w:rsidRPr="008C3D75">
        <w:t xml:space="preserve"> (</w:t>
      </w:r>
      <w:r w:rsidR="00EE587A" w:rsidRPr="008C3D75">
        <w:fldChar w:fldCharType="begin"/>
      </w:r>
      <w:r w:rsidR="00EE587A" w:rsidRPr="008C3D75">
        <w:instrText xml:space="preserve"> REF SV_krk \h </w:instrText>
      </w:r>
      <w:r w:rsidR="00B519B6" w:rsidRPr="008C3D75">
        <w:instrText xml:space="preserve"> \* MERGEFORMAT </w:instrText>
      </w:r>
      <w:r w:rsidR="00EE587A" w:rsidRPr="008C3D75">
        <w:rPr>
          <w:rPrChange w:id="2477" w:author="admin" w:date="2018-06-18T11:14:00Z">
            <w:rPr/>
          </w:rPrChange>
        </w:rPr>
        <w:fldChar w:fldCharType="separate"/>
      </w:r>
      <w:r w:rsidR="00EE587A" w:rsidRPr="008C3D75">
        <w:rPr>
          <w:noProof/>
          <w:color w:val="000000"/>
        </w:rPr>
        <w:t>46</w:t>
      </w:r>
      <w:r w:rsidR="00EE587A" w:rsidRPr="008C3D75">
        <w:fldChar w:fldCharType="end"/>
      </w:r>
      <w:r w:rsidR="00EE587A" w:rsidRPr="008C3D75">
        <w:t>)</w:t>
      </w:r>
      <w:r w:rsidRPr="008C3D75">
        <w:t xml:space="preserve"> v dvoch momentoch počas merania:</w:t>
      </w:r>
    </w:p>
    <w:p w14:paraId="3F0FF314" w14:textId="77777777" w:rsidR="00BD7167" w:rsidRPr="008C3D75" w:rsidRDefault="00BD7167" w:rsidP="00BD7167">
      <w:pPr>
        <w:pStyle w:val="ListParagraph"/>
        <w:numPr>
          <w:ilvl w:val="0"/>
          <w:numId w:val="38"/>
        </w:numPr>
      </w:pPr>
      <w:r w:rsidRPr="008C3D75">
        <w:t>pacient nehybne leží na lôžku a má nohy vodorovne</w:t>
      </w:r>
    </w:p>
    <w:p w14:paraId="61ED15EA" w14:textId="0AEDDA4F" w:rsidR="00BD7167" w:rsidRPr="00A36125" w:rsidRDefault="00BD7167" w:rsidP="00B519B6">
      <w:pPr>
        <w:pStyle w:val="ListParagraph"/>
        <w:numPr>
          <w:ilvl w:val="0"/>
          <w:numId w:val="38"/>
        </w:numPr>
      </w:pPr>
      <w:r w:rsidRPr="008C3D75">
        <w:t xml:space="preserve">20 sekúnd pred koncom </w:t>
      </w:r>
      <w:del w:id="2478" w:author="admin" w:date="2018-06-18T11:40:00Z">
        <w:r w:rsidRPr="008C3D75" w:rsidDel="00A36125">
          <w:delText>šlapania</w:delText>
        </w:r>
      </w:del>
      <w:ins w:id="2479" w:author="admin" w:date="2018-06-18T11:40:00Z">
        <w:r w:rsidR="00A36125" w:rsidRPr="008C3D75">
          <w:t>šliapania</w:t>
        </w:r>
      </w:ins>
      <w:r w:rsidRPr="008C3D75">
        <w:t xml:space="preserve"> vo vodorovnej polohe na rotopede</w:t>
      </w:r>
      <w:ins w:id="2480" w:author="admin" w:date="2018-06-18T11:40:00Z">
        <w:r w:rsidR="00A36125">
          <w:t xml:space="preserve"> rotopéde</w:t>
        </w:r>
      </w:ins>
      <w:r w:rsidRPr="00A36125">
        <w:t xml:space="preserve"> so záťažou 25W. </w:t>
      </w:r>
    </w:p>
    <w:p w14:paraId="5F6E8F11" w14:textId="77777777" w:rsidR="00BD7167" w:rsidRPr="008C3D75" w:rsidRDefault="00BD7167" w:rsidP="00BD7167"/>
    <w:p w14:paraId="2F736FF2" w14:textId="77777777" w:rsidR="00EE587A" w:rsidRPr="008C3D75" w:rsidRDefault="00EE587A" w:rsidP="00BD7167">
      <w:r w:rsidRPr="008C3D75">
        <w:t>SV počítaný z impedancie krku vyjadruje rovnica (</w:t>
      </w:r>
      <w:r w:rsidRPr="008C3D75">
        <w:fldChar w:fldCharType="begin"/>
      </w:r>
      <w:r w:rsidRPr="008C3D75">
        <w:instrText xml:space="preserve"> REF SV_krk \h </w:instrText>
      </w:r>
      <w:r w:rsidRPr="008C3D75">
        <w:rPr>
          <w:rPrChange w:id="2481" w:author="admin" w:date="2018-06-18T11:14:00Z">
            <w:rPr/>
          </w:rPrChange>
        </w:rPr>
        <w:fldChar w:fldCharType="separate"/>
      </w:r>
      <w:r w:rsidRPr="008C3D75">
        <w:rPr>
          <w:noProof/>
          <w:color w:val="000000"/>
        </w:rPr>
        <w:t>46</w:t>
      </w:r>
      <w:r w:rsidRPr="008C3D75">
        <w:fldChar w:fldCharType="end"/>
      </w:r>
      <w:r w:rsidRPr="008C3D75">
        <w:t>).</w:t>
      </w:r>
    </w:p>
    <w:p w14:paraId="7A9A588C" w14:textId="77777777" w:rsidR="00EE587A" w:rsidRPr="008C3D75" w:rsidRDefault="00EE587A" w:rsidP="00EE587A"/>
    <w:tbl>
      <w:tblPr>
        <w:tblW w:w="0" w:type="auto"/>
        <w:tblLook w:val="04A0" w:firstRow="1" w:lastRow="0" w:firstColumn="1" w:lastColumn="0" w:noHBand="0" w:noVBand="1"/>
      </w:tblPr>
      <w:tblGrid>
        <w:gridCol w:w="704"/>
        <w:gridCol w:w="7088"/>
        <w:gridCol w:w="702"/>
      </w:tblGrid>
      <w:tr w:rsidR="00EE587A" w:rsidRPr="008C3D75" w14:paraId="7DBEB0F7" w14:textId="77777777" w:rsidTr="00AA122D">
        <w:tc>
          <w:tcPr>
            <w:tcW w:w="704" w:type="dxa"/>
          </w:tcPr>
          <w:p w14:paraId="0E43F790" w14:textId="77777777" w:rsidR="00EE587A" w:rsidRPr="008C3D75" w:rsidRDefault="00EE587A" w:rsidP="00AA122D">
            <w:pPr>
              <w:jc w:val="center"/>
              <w:rPr>
                <w:color w:val="000000"/>
              </w:rPr>
            </w:pPr>
          </w:p>
        </w:tc>
        <w:tc>
          <w:tcPr>
            <w:tcW w:w="7088" w:type="dxa"/>
            <w:vAlign w:val="center"/>
          </w:tcPr>
          <w:p w14:paraId="607CF6CC" w14:textId="77777777" w:rsidR="00EE587A" w:rsidRPr="008C3D75" w:rsidRDefault="00292E5D" w:rsidP="00EE587A">
            <w:pP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m:t>
                        </m:r>
                        <m:r>
                          <w:rPr>
                            <w:rFonts w:ascii="Cambria Math" w:hAnsi="Cambria Math"/>
                            <w:rPrChange w:id="2482" w:author="admin" w:date="2018-06-18T11:14:00Z">
                              <w:rPr>
                                <w:rFonts w:ascii="Cambria Math" w:hAnsi="Cambria Math"/>
                              </w:rPr>
                            </w:rPrChange>
                          </w:rPr>
                          <m:t>d</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r>
                          <w:rPr>
                            <w:rFonts w:ascii="Cambria Math" w:hAnsi="Cambria Math"/>
                            <w:rPrChange w:id="2483" w:author="admin" w:date="2018-06-18T11:14:00Z">
                              <w:rPr>
                                <w:rFonts w:ascii="Cambria Math" w:hAnsi="Cambria Math"/>
                              </w:rPr>
                            </w:rPrChange>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S1S2 </m:t>
                </m:r>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514E5BF" w14:textId="77777777" w:rsidR="00EE587A" w:rsidRPr="008C3D75" w:rsidRDefault="00EE587A" w:rsidP="00AA122D">
            <w:pPr>
              <w:jc w:val="center"/>
              <w:rPr>
                <w:color w:val="000000"/>
              </w:rPr>
            </w:pPr>
            <w:r w:rsidRPr="008C3D75">
              <w:rPr>
                <w:color w:val="000000"/>
              </w:rPr>
              <w:t>(</w:t>
            </w:r>
            <w:bookmarkStart w:id="2484" w:name="SV_krk"/>
            <w:r w:rsidRPr="008C3D75">
              <w:rPr>
                <w:color w:val="000000"/>
              </w:rPr>
              <w:fldChar w:fldCharType="begin"/>
            </w:r>
            <w:r w:rsidRPr="008C3D75">
              <w:rPr>
                <w:color w:val="000000"/>
              </w:rPr>
              <w:instrText xml:space="preserve"> SEQ eq \* MERGEFORMAT </w:instrText>
            </w:r>
            <w:r w:rsidRPr="008C3D75">
              <w:rPr>
                <w:color w:val="000000"/>
                <w:rPrChange w:id="2485" w:author="admin" w:date="2018-06-18T11:14:00Z">
                  <w:rPr>
                    <w:color w:val="000000"/>
                  </w:rPr>
                </w:rPrChange>
              </w:rPr>
              <w:fldChar w:fldCharType="separate"/>
            </w:r>
            <w:r w:rsidRPr="008C3D75">
              <w:rPr>
                <w:noProof/>
                <w:color w:val="000000"/>
              </w:rPr>
              <w:t>46</w:t>
            </w:r>
            <w:r w:rsidRPr="008C3D75">
              <w:rPr>
                <w:color w:val="000000"/>
              </w:rPr>
              <w:fldChar w:fldCharType="end"/>
            </w:r>
            <w:bookmarkEnd w:id="2484"/>
            <w:r w:rsidRPr="008C3D75">
              <w:rPr>
                <w:color w:val="000000"/>
              </w:rPr>
              <w:t>)</w:t>
            </w:r>
          </w:p>
        </w:tc>
      </w:tr>
    </w:tbl>
    <w:p w14:paraId="1797F91B" w14:textId="77777777" w:rsidR="00EE587A" w:rsidRPr="008C3D75" w:rsidRDefault="00EE587A" w:rsidP="00BD7167"/>
    <w:p w14:paraId="3C3C4093" w14:textId="6CD29484" w:rsidR="00EE587A" w:rsidRPr="008C3D75" w:rsidRDefault="00EE587A" w:rsidP="00EE587A">
      <w:r w:rsidRPr="008C3D75">
        <w:lastRenderedPageBreak/>
        <w:t xml:space="preserve">, kde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Pr="008C3D75">
        <w:t xml:space="preserve"> je impedancia krku (</w:t>
      </w:r>
      <w:r w:rsidR="006456FC" w:rsidRPr="008C3D75">
        <w:t>kanál 1</w:t>
      </w:r>
      <w:r w:rsidRPr="008C3D75">
        <w:t xml:space="preserve">),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A36125">
        <w:t xml:space="preserve">, kde m je telesná váha, konštanta </w:t>
      </w:r>
      <m:oMath>
        <m:r>
          <w:rPr>
            <w:rFonts w:ascii="Cambria Math" w:hAnsi="Cambria Math"/>
          </w:rPr>
          <m:t>ζ</m:t>
        </m:r>
        <m:r>
          <w:rPr>
            <w:rFonts w:ascii="Cambria Math" w:hAnsi="Cambria Math"/>
            <w:rPrChange w:id="2486" w:author="admin" w:date="2018-06-18T11:14:00Z">
              <w:rPr>
                <w:rFonts w:ascii="Cambria Math" w:hAnsi="Cambria Math"/>
              </w:rPr>
            </w:rPrChange>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8C3D75">
        <w:t xml:space="preserve">, 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8C3D75">
        <w:t xml:space="preserve"> = 20,  a</w:t>
      </w:r>
      <m:oMath>
        <m:r>
          <w:rPr>
            <w:rFonts w:ascii="Cambria Math" w:hAnsi="Cambria Math"/>
          </w:rPr>
          <m:t> K</m:t>
        </m:r>
      </m:oMath>
      <w:r w:rsidRPr="00A36125">
        <w:t>→0 je triviálna konštanta. Táto rovnica je analogickou rovnicou (</w:t>
      </w:r>
      <w:r w:rsidRPr="008C3D75">
        <w:fldChar w:fldCharType="begin"/>
      </w:r>
      <w:r w:rsidRPr="008C3D75">
        <w:instrText xml:space="preserve"> REF Berstain_model_3 \h </w:instrText>
      </w:r>
      <w:r w:rsidRPr="008C3D75">
        <w:rPr>
          <w:rPrChange w:id="2487" w:author="admin" w:date="2018-06-18T11:14:00Z">
            <w:rPr/>
          </w:rPrChange>
        </w:rPr>
        <w:fldChar w:fldCharType="separate"/>
      </w:r>
      <w:r w:rsidRPr="008C3D75">
        <w:rPr>
          <w:noProof/>
          <w:color w:val="000000"/>
        </w:rPr>
        <w:t>37</w:t>
      </w:r>
      <w:r w:rsidRPr="008C3D75">
        <w:fldChar w:fldCharType="end"/>
      </w:r>
      <w:r w:rsidRPr="008C3D75">
        <w:t xml:space="preserve">) pre </w:t>
      </w:r>
      <w:del w:id="2488" w:author="admin" w:date="2018-06-18T11:41:00Z">
        <w:r w:rsidRPr="008C3D75" w:rsidDel="00A36125">
          <w:delText>výpočrt</w:delText>
        </w:r>
      </w:del>
      <w:ins w:id="2489" w:author="admin" w:date="2018-06-18T11:41:00Z">
        <w:r w:rsidR="00A36125" w:rsidRPr="008C3D75">
          <w:t>výpočet</w:t>
        </w:r>
      </w:ins>
      <w:r w:rsidRPr="008C3D75">
        <w:t xml:space="preserve"> SV z impedancie krku.</w:t>
      </w:r>
    </w:p>
    <w:p w14:paraId="6E8610FB" w14:textId="77777777" w:rsidR="00EE587A" w:rsidRPr="008C3D75" w:rsidRDefault="00EE587A" w:rsidP="00EE587A"/>
    <w:p w14:paraId="28465543" w14:textId="77777777" w:rsidR="00BD7167" w:rsidRPr="008C3D75" w:rsidRDefault="00BD7167" w:rsidP="00EE587A">
      <w:r w:rsidRPr="008C3D75">
        <w:t>Boli spracované dva druhy výpočtu SV z bioimpedancie:</w:t>
      </w:r>
    </w:p>
    <w:p w14:paraId="2D41AA5B" w14:textId="77777777" w:rsidR="00BD7167" w:rsidRPr="008C3D75" w:rsidRDefault="00BD7167" w:rsidP="00BD7167">
      <w:pPr>
        <w:pStyle w:val="ListParagraph"/>
        <w:numPr>
          <w:ilvl w:val="0"/>
          <w:numId w:val="43"/>
        </w:numPr>
      </w:pPr>
      <w:r w:rsidRPr="008C3D75">
        <w:t>Výpočet SV podľa rovnice (</w:t>
      </w:r>
      <w:r w:rsidR="00EE587A" w:rsidRPr="008C3D75">
        <w:rPr>
          <w:rPrChange w:id="2490" w:author="admin" w:date="2018-06-18T11:14:00Z">
            <w:rPr/>
          </w:rPrChange>
        </w:rPr>
        <w:fldChar w:fldCharType="begin"/>
      </w:r>
      <w:r w:rsidR="00EE587A" w:rsidRPr="008C3D75">
        <w:instrText xml:space="preserve"> REF SV_krk \h </w:instrText>
      </w:r>
      <w:r w:rsidR="00EE587A" w:rsidRPr="008C3D75">
        <w:rPr>
          <w:rPrChange w:id="2491" w:author="admin" w:date="2018-06-18T11:14:00Z">
            <w:rPr/>
          </w:rPrChange>
        </w:rPr>
      </w:r>
      <w:r w:rsidR="00EE587A" w:rsidRPr="008C3D75">
        <w:rPr>
          <w:rPrChange w:id="2492" w:author="admin" w:date="2018-06-18T11:14:00Z">
            <w:rPr/>
          </w:rPrChange>
        </w:rPr>
        <w:fldChar w:fldCharType="separate"/>
      </w:r>
      <w:r w:rsidR="00EE587A" w:rsidRPr="008C3D75">
        <w:rPr>
          <w:noProof/>
          <w:color w:val="000000"/>
        </w:rPr>
        <w:t>46</w:t>
      </w:r>
      <w:r w:rsidR="00EE587A" w:rsidRPr="008C3D75">
        <w:rPr>
          <w:rPrChange w:id="2493" w:author="admin" w:date="2018-06-18T11:14:00Z">
            <w:rPr/>
          </w:rPrChange>
        </w:rPr>
        <w:fldChar w:fldCharType="end"/>
      </w:r>
      <w:r w:rsidRPr="008C3D75">
        <w:t xml:space="preserve">) –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m:t>
                </m:r>
                <m:r>
                  <w:rPr>
                    <w:rFonts w:ascii="Cambria Math" w:hAnsi="Cambria Math"/>
                    <w:rPrChange w:id="2494" w:author="admin" w:date="2018-06-18T11:14:00Z">
                      <w:rPr>
                        <w:rFonts w:ascii="Cambria Math" w:hAnsi="Cambria Math"/>
                      </w:rPr>
                    </w:rPrChange>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8C3D75">
        <w:t xml:space="preserve">  a </w:t>
      </w:r>
      <w:r w:rsidR="00A37FEB" w:rsidRPr="008C3D75">
        <w:t xml:space="preserve">S1S2 </w:t>
      </w:r>
      <w:r w:rsidRPr="008C3D75">
        <w:t xml:space="preserve">sa tu násobia </w:t>
      </w:r>
      <w:r w:rsidR="00EE587A" w:rsidRPr="008C3D75">
        <w:t>konštantou</w:t>
      </w:r>
      <w:r w:rsidRPr="008C3D75">
        <w:t xml:space="preserve"> a váho</w:t>
      </w:r>
      <w:r w:rsidR="00EE587A" w:rsidRPr="008C3D75">
        <w:t>u</w:t>
      </w:r>
      <w:r w:rsidRPr="008C3D75">
        <w:t xml:space="preserve"> subjektu (</w:t>
      </w:r>
      <w:r w:rsidR="00EE587A" w:rsidRPr="008C3D75">
        <w:t>nazvime</w:t>
      </w:r>
      <w:r w:rsidRPr="008C3D75">
        <w:t xml:space="preserve"> to normalizáciou na váhu)</w:t>
      </w:r>
    </w:p>
    <w:p w14:paraId="4B3135AE" w14:textId="77777777" w:rsidR="00BD7167" w:rsidRPr="008C3D75" w:rsidRDefault="00BD7167" w:rsidP="00BD7167">
      <w:pPr>
        <w:pStyle w:val="ListParagraph"/>
        <w:numPr>
          <w:ilvl w:val="0"/>
          <w:numId w:val="43"/>
        </w:numPr>
      </w:pPr>
      <w:r w:rsidRPr="008C3D75">
        <w:t>Výpočet SV ako normalizácia na termodilúciu podľa rovnice (</w:t>
      </w:r>
      <w:r w:rsidRPr="008C3D75">
        <w:rPr>
          <w:rPrChange w:id="2495" w:author="admin" w:date="2018-06-18T11:14:00Z">
            <w:rPr/>
          </w:rPrChange>
        </w:rPr>
        <w:fldChar w:fldCharType="begin"/>
      </w:r>
      <w:r w:rsidRPr="008C3D75">
        <w:instrText xml:space="preserve"> REF nromalizacia_termodilucia \h </w:instrText>
      </w:r>
      <w:r w:rsidRPr="008C3D75">
        <w:rPr>
          <w:rPrChange w:id="2496" w:author="admin" w:date="2018-06-18T11:14:00Z">
            <w:rPr/>
          </w:rPrChange>
        </w:rPr>
      </w:r>
      <w:r w:rsidRPr="008C3D75">
        <w:rPr>
          <w:rPrChange w:id="2497" w:author="admin" w:date="2018-06-18T11:14:00Z">
            <w:rPr/>
          </w:rPrChange>
        </w:rPr>
        <w:fldChar w:fldCharType="separate"/>
      </w:r>
      <w:r w:rsidR="00A37FEB" w:rsidRPr="008C3D75">
        <w:rPr>
          <w:noProof/>
          <w:color w:val="000000"/>
        </w:rPr>
        <w:t>46</w:t>
      </w:r>
      <w:r w:rsidRPr="008C3D75">
        <w:rPr>
          <w:rPrChange w:id="2498" w:author="admin" w:date="2018-06-18T11:14:00Z">
            <w:rPr/>
          </w:rPrChange>
        </w:rPr>
        <w:fldChar w:fldCharType="end"/>
      </w:r>
      <w:r w:rsidRPr="008C3D75">
        <w:t xml:space="preserve">).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m:t>
                </m:r>
                <m:r>
                  <w:rPr>
                    <w:rFonts w:ascii="Cambria Math" w:hAnsi="Cambria Math"/>
                    <w:rPrChange w:id="2499" w:author="admin" w:date="2018-06-18T11:14:00Z">
                      <w:rPr>
                        <w:rFonts w:ascii="Cambria Math" w:hAnsi="Cambria Math"/>
                      </w:rPr>
                    </w:rPrChange>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8C3D75">
        <w:t xml:space="preserve">  a</w:t>
      </w:r>
      <w:r w:rsidR="00A37FEB" w:rsidRPr="008C3D75">
        <w:t> S1S2</w:t>
      </w:r>
      <w:r w:rsidRPr="008C3D75">
        <w:t xml:space="preserve"> sú vynásobené a ich hodnota je normalizovaná hodnotou </w:t>
      </w:r>
      <m:oMath>
        <m:sSub>
          <m:sSubPr>
            <m:ctrlPr>
              <w:rPr>
                <w:rFonts w:ascii="Cambria Math" w:hAnsi="Cambria Math"/>
                <w:i/>
              </w:rPr>
            </m:ctrlPr>
          </m:sSubPr>
          <m:e>
            <m:r>
              <w:rPr>
                <w:rFonts w:ascii="Cambria Math" w:hAnsi="Cambria Math"/>
              </w:rPr>
              <m:t>SV</m:t>
            </m:r>
          </m:e>
          <m:sub>
            <m:r>
              <w:rPr>
                <w:rFonts w:ascii="Cambria Math" w:hAnsi="Cambria Math"/>
              </w:rPr>
              <m:t>termo</m:t>
            </m:r>
            <m:r>
              <w:rPr>
                <w:rFonts w:ascii="Cambria Math" w:hAnsi="Cambria Math"/>
                <w:rPrChange w:id="2500" w:author="admin" w:date="2018-06-18T11:14:00Z">
                  <w:rPr>
                    <w:rFonts w:ascii="Cambria Math" w:hAnsi="Cambria Math"/>
                  </w:rPr>
                </w:rPrChange>
              </w:rPr>
              <m:t>, kľud</m:t>
            </m:r>
          </m:sub>
        </m:sSub>
      </m:oMath>
      <w:r w:rsidRPr="008C3D75">
        <w:t xml:space="preserve"> nameranej termodilúciou počas kľudu na lôžku </w:t>
      </w:r>
    </w:p>
    <w:p w14:paraId="39E53F22" w14:textId="77777777" w:rsidR="00BD7167" w:rsidRPr="008C3D75" w:rsidRDefault="00BD7167" w:rsidP="00BD7167">
      <w:pPr>
        <w:pStyle w:val="ListParagraph"/>
        <w:ind w:left="720"/>
      </w:pPr>
    </w:p>
    <w:tbl>
      <w:tblPr>
        <w:tblW w:w="0" w:type="auto"/>
        <w:tblLook w:val="04A0" w:firstRow="1" w:lastRow="0" w:firstColumn="1" w:lastColumn="0" w:noHBand="0" w:noVBand="1"/>
      </w:tblPr>
      <w:tblGrid>
        <w:gridCol w:w="704"/>
        <w:gridCol w:w="7088"/>
        <w:gridCol w:w="702"/>
      </w:tblGrid>
      <w:tr w:rsidR="00BD7167" w:rsidRPr="008C3D75" w14:paraId="6FDB3ABB" w14:textId="77777777" w:rsidTr="00BD7167">
        <w:tc>
          <w:tcPr>
            <w:tcW w:w="704" w:type="dxa"/>
          </w:tcPr>
          <w:p w14:paraId="2AB3DCE9" w14:textId="77777777" w:rsidR="00BD7167" w:rsidRPr="008C3D75" w:rsidRDefault="00BD7167" w:rsidP="00BD7167">
            <w:pPr>
              <w:jc w:val="center"/>
              <w:rPr>
                <w:color w:val="000000"/>
              </w:rPr>
            </w:pPr>
          </w:p>
        </w:tc>
        <w:tc>
          <w:tcPr>
            <w:tcW w:w="7088" w:type="dxa"/>
            <w:vAlign w:val="center"/>
          </w:tcPr>
          <w:p w14:paraId="512E9D27" w14:textId="77777777" w:rsidR="00BD7167" w:rsidRPr="00A36125" w:rsidRDefault="00BD7167" w:rsidP="00BD7167">
            <w:pPr>
              <w:jc w:val="center"/>
            </w:pPr>
            <w:r w:rsidRPr="008C3D75">
              <w:rPr>
                <w:color w:val="000000"/>
              </w:rPr>
              <w:t xml:space="preserve">SV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m:t>
                      </m:r>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r>
                <w:rPr>
                  <w:rFonts w:ascii="Cambria Math" w:hAnsi="Cambria Math"/>
                </w:rPr>
                <m:t xml:space="preserve">. x; </m:t>
              </m:r>
            </m:oMath>
          </w:p>
          <w:p w14:paraId="044FB817" w14:textId="77777777" w:rsidR="00BD7167" w:rsidRPr="008C3D75" w:rsidRDefault="00BD7167" w:rsidP="00BD7167">
            <w:pPr>
              <w:jc w:val="center"/>
            </w:pPr>
          </w:p>
          <w:p w14:paraId="0155F272" w14:textId="77777777" w:rsidR="00BD7167" w:rsidRPr="008C3D75" w:rsidRDefault="00BD7167" w:rsidP="00BD7167">
            <w:pPr>
              <w:jc w:val="center"/>
              <w:rPr>
                <w:color w:val="000000"/>
              </w:rPr>
            </w:pPr>
            <m:oMath>
              <m:r>
                <w:rPr>
                  <w:rFonts w:ascii="Cambria Math" w:hAnsi="Cambria Math"/>
                </w:rPr>
                <m:t>x</m:t>
              </m:r>
              <m:r>
                <w:rPr>
                  <w:rFonts w:ascii="Cambria Math" w:hAnsi="Cambria Math"/>
                  <w:rPrChange w:id="2501" w:author="admin" w:date="2018-06-18T11:14:00Z">
                    <w:rPr>
                      <w:rFonts w:ascii="Cambria Math" w:hAnsi="Cambria Math"/>
                    </w:rPr>
                  </w:rPrChange>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SV</m:t>
                      </m:r>
                    </m:e>
                    <m:sub>
                      <m:r>
                        <w:rPr>
                          <w:rFonts w:ascii="Cambria Math" w:hAnsi="Cambria Math"/>
                        </w:rPr>
                        <m:t>termo, kľ</m:t>
                      </m:r>
                      <m:r>
                        <w:rPr>
                          <w:rFonts w:ascii="Cambria Math" w:hAnsi="Cambria Math"/>
                        </w:rPr>
                        <m:t>ud</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m:t>
                          </m:r>
                          <m:r>
                            <w:rPr>
                              <w:rFonts w:ascii="Cambria Math" w:hAnsi="Cambria Math"/>
                              <w:rPrChange w:id="2502" w:author="admin" w:date="2018-06-18T11:14:00Z">
                                <w:rPr>
                                  <w:rFonts w:ascii="Cambria Math" w:hAnsi="Cambria Math"/>
                                </w:rPr>
                              </w:rPrChange>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den>
              </m:f>
            </m:oMath>
            <w:r w:rsidRPr="008C3D75">
              <w:t xml:space="preserve"> </w:t>
            </w:r>
          </w:p>
        </w:tc>
        <w:tc>
          <w:tcPr>
            <w:tcW w:w="702" w:type="dxa"/>
            <w:vAlign w:val="center"/>
          </w:tcPr>
          <w:p w14:paraId="5942B9B5" w14:textId="77777777" w:rsidR="00BD7167" w:rsidRPr="008C3D75" w:rsidRDefault="00BD7167" w:rsidP="00BD7167">
            <w:pPr>
              <w:jc w:val="center"/>
              <w:rPr>
                <w:color w:val="000000"/>
              </w:rPr>
            </w:pPr>
            <w:r w:rsidRPr="008C3D75">
              <w:rPr>
                <w:color w:val="000000"/>
              </w:rPr>
              <w:t>(</w:t>
            </w:r>
            <w:bookmarkStart w:id="2503" w:name="nromalizacia_termodilucia"/>
            <w:r w:rsidRPr="008C3D75">
              <w:rPr>
                <w:color w:val="000000"/>
              </w:rPr>
              <w:fldChar w:fldCharType="begin"/>
            </w:r>
            <w:r w:rsidRPr="008C3D75">
              <w:rPr>
                <w:color w:val="000000"/>
              </w:rPr>
              <w:instrText xml:space="preserve"> SEQ eq \* MERGEFORMAT </w:instrText>
            </w:r>
            <w:r w:rsidRPr="008C3D75">
              <w:rPr>
                <w:color w:val="000000"/>
                <w:rPrChange w:id="2504" w:author="admin" w:date="2018-06-18T11:14:00Z">
                  <w:rPr>
                    <w:color w:val="000000"/>
                  </w:rPr>
                </w:rPrChange>
              </w:rPr>
              <w:fldChar w:fldCharType="separate"/>
            </w:r>
            <w:r w:rsidR="00A37FEB" w:rsidRPr="008C3D75">
              <w:rPr>
                <w:noProof/>
                <w:color w:val="000000"/>
              </w:rPr>
              <w:t>46</w:t>
            </w:r>
            <w:r w:rsidRPr="008C3D75">
              <w:rPr>
                <w:color w:val="000000"/>
              </w:rPr>
              <w:fldChar w:fldCharType="end"/>
            </w:r>
            <w:bookmarkEnd w:id="2503"/>
            <w:r w:rsidRPr="008C3D75">
              <w:rPr>
                <w:color w:val="000000"/>
              </w:rPr>
              <w:t>)</w:t>
            </w:r>
          </w:p>
        </w:tc>
      </w:tr>
    </w:tbl>
    <w:p w14:paraId="48690567" w14:textId="77777777" w:rsidR="00BD7167" w:rsidRPr="008C3D75" w:rsidRDefault="00BD7167" w:rsidP="00BD7167"/>
    <w:p w14:paraId="000128CC" w14:textId="77777777" w:rsidR="00BD7167" w:rsidRPr="008C3D75" w:rsidRDefault="00BD7167" w:rsidP="00BD7167">
      <w:r w:rsidRPr="008C3D75">
        <w:lastRenderedPageBreak/>
        <w:t xml:space="preserve">Zvyšné fázy merania boli z tejto analýzy vylúčené pre nízku kvalitu signálu impedancie krku. </w:t>
      </w:r>
    </w:p>
    <w:p w14:paraId="4786CE8F" w14:textId="77777777" w:rsidR="00BD7167" w:rsidRPr="008C3D75" w:rsidRDefault="00BD7167" w:rsidP="00BD7167">
      <w:pPr>
        <w:pStyle w:val="Heading3"/>
      </w:pPr>
      <w:bookmarkStart w:id="2505" w:name="_Toc516835654"/>
      <w:r w:rsidRPr="008C3D75">
        <w:t>Výsledky</w:t>
      </w:r>
      <w:bookmarkEnd w:id="2505"/>
    </w:p>
    <w:p w14:paraId="19AF237D" w14:textId="0A5BF51E" w:rsidR="00BD7167" w:rsidRPr="008C3D75" w:rsidRDefault="00BD7167" w:rsidP="00BD7167">
      <w:r w:rsidRPr="008C3D75">
        <w:t>Pri štatistickom spracovaní dát bol spočítaný Personov korelačný koeficient pre simultánne meranie SV echkardiografiou a bioimpedanciou z krku (kanál 1).:</w:t>
      </w:r>
    </w:p>
    <w:p w14:paraId="6EF12416" w14:textId="77777777" w:rsidR="00BD7167" w:rsidRPr="008C3D75" w:rsidRDefault="00BD7167" w:rsidP="00BD7167">
      <w:pPr>
        <w:pStyle w:val="ListParagraph"/>
        <w:numPr>
          <w:ilvl w:val="0"/>
          <w:numId w:val="39"/>
        </w:numPr>
      </w:pPr>
      <w:r w:rsidRPr="008C3D75">
        <w:t xml:space="preserve">Korelačný koeficient dosahoval hodnotu 0,68, pri normalizácií na váhu a 0,67 pri normalizácií na termodilúciu. </w:t>
      </w:r>
    </w:p>
    <w:p w14:paraId="34024A3E" w14:textId="77777777" w:rsidR="00BD7167" w:rsidRPr="008C3D75" w:rsidRDefault="00BD7167" w:rsidP="00BD7167">
      <w:pPr>
        <w:pStyle w:val="ListParagraph"/>
        <w:numPr>
          <w:ilvl w:val="0"/>
          <w:numId w:val="39"/>
        </w:numPr>
      </w:pPr>
      <w:r w:rsidRPr="008C3D75">
        <w:t xml:space="preserve">Regresná priamka má smernicu 0,88 resp.1,1. </w:t>
      </w:r>
    </w:p>
    <w:p w14:paraId="56E6F5E1" w14:textId="77777777" w:rsidR="00BD7167" w:rsidRPr="008C3D75" w:rsidRDefault="00BD7167" w:rsidP="00BD7167"/>
    <w:p w14:paraId="75738BE8" w14:textId="77777777" w:rsidR="00BD7167" w:rsidRPr="008C3D75" w:rsidRDefault="00BD7167" w:rsidP="00BD7167">
      <w:r w:rsidRPr="008C3D75">
        <w:t xml:space="preserve">Regresnú priamku a párové meranie zachytáva </w:t>
      </w:r>
      <w:r w:rsidRPr="008C3D75">
        <w:fldChar w:fldCharType="begin"/>
      </w:r>
      <w:r w:rsidRPr="008C3D75">
        <w:instrText xml:space="preserve"> REF _Ref509784538 \h </w:instrText>
      </w:r>
      <w:r w:rsidRPr="008C3D75">
        <w:rPr>
          <w:rPrChange w:id="2506" w:author="admin" w:date="2018-06-18T11:14:00Z">
            <w:rPr/>
          </w:rPrChange>
        </w:rPr>
        <w:fldChar w:fldCharType="separate"/>
      </w:r>
      <w:r w:rsidR="00A37FEB" w:rsidRPr="008C3D75">
        <w:t xml:space="preserve">Obrázok </w:t>
      </w:r>
      <w:r w:rsidR="00A37FEB" w:rsidRPr="008C3D75">
        <w:rPr>
          <w:noProof/>
        </w:rPr>
        <w:t>3</w:t>
      </w:r>
      <w:r w:rsidR="00A37FEB" w:rsidRPr="00A36125">
        <w:t>.</w:t>
      </w:r>
      <w:r w:rsidR="00A37FEB" w:rsidRPr="00A36125">
        <w:rPr>
          <w:noProof/>
        </w:rPr>
        <w:t>18</w:t>
      </w:r>
      <w:r w:rsidRPr="008C3D75">
        <w:fldChar w:fldCharType="end"/>
      </w:r>
      <w:r w:rsidRPr="008C3D75">
        <w:t>.</w:t>
      </w:r>
    </w:p>
    <w:p w14:paraId="6CCB34F2" w14:textId="77777777" w:rsidR="00BD7167" w:rsidRPr="008C3D75" w:rsidRDefault="00BD7167" w:rsidP="00BD7167">
      <w:pPr>
        <w:jc w:val="center"/>
      </w:pPr>
      <w:r w:rsidRPr="008C3D75">
        <w:rPr>
          <w:noProof/>
          <w:lang w:val="en-US" w:eastAsia="en-US"/>
        </w:rPr>
        <w:drawing>
          <wp:inline distT="0" distB="0" distL="0" distR="0" wp14:anchorId="6CCF113E" wp14:editId="5ED57135">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4ABB16E2" w14:textId="77777777" w:rsidR="00BD7167" w:rsidRPr="008C3D75" w:rsidRDefault="00BD7167" w:rsidP="00BD7167">
      <w:pPr>
        <w:pStyle w:val="Caption"/>
        <w:spacing w:before="240"/>
        <w:rPr>
          <w:vanish/>
          <w:lang w:val="sk-SK"/>
          <w:specVanish/>
        </w:rPr>
      </w:pPr>
      <w:bookmarkStart w:id="2507" w:name="_Ref509784538"/>
      <w:bookmarkStart w:id="2508" w:name="_Toc516835692"/>
      <w:r w:rsidRPr="008C3D75">
        <w:rPr>
          <w:lang w:val="sk-SK"/>
        </w:rPr>
        <w:t xml:space="preserve">Obrázok </w:t>
      </w:r>
      <w:r w:rsidRPr="005C2483">
        <w:rPr>
          <w:lang w:val="sk-SK"/>
        </w:rPr>
        <w:fldChar w:fldCharType="begin"/>
      </w:r>
      <w:r w:rsidRPr="008C3D75">
        <w:rPr>
          <w:lang w:val="sk-SK"/>
        </w:rPr>
        <w:instrText xml:space="preserve"> STYLEREF 1 \s </w:instrText>
      </w:r>
      <w:r w:rsidRPr="008C3D75">
        <w:rPr>
          <w:lang w:val="sk-SK"/>
          <w:rPrChange w:id="2509" w:author="admin" w:date="2018-06-18T11:14:00Z">
            <w:rPr>
              <w:lang w:val="sk-SK"/>
            </w:rPr>
          </w:rPrChange>
        </w:rPr>
        <w:fldChar w:fldCharType="separate"/>
      </w:r>
      <w:r w:rsidR="00A37FEB" w:rsidRPr="008C3D75">
        <w:rPr>
          <w:noProof/>
          <w:lang w:val="sk-SK"/>
        </w:rPr>
        <w:t>3</w:t>
      </w:r>
      <w:r w:rsidRPr="008C3D75">
        <w:rPr>
          <w:lang w:val="sk-SK"/>
          <w:rPrChange w:id="2510" w:author="admin" w:date="2018-06-18T11:14:00Z">
            <w:rPr>
              <w:lang w:val="sk-SK"/>
            </w:rPr>
          </w:rPrChange>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2511" w:author="admin" w:date="2018-06-18T11:14:00Z">
            <w:rPr>
              <w:lang w:val="sk-SK"/>
            </w:rPr>
          </w:rPrChange>
        </w:rPr>
        <w:fldChar w:fldCharType="separate"/>
      </w:r>
      <w:r w:rsidR="00A37FEB" w:rsidRPr="008C3D75">
        <w:rPr>
          <w:noProof/>
          <w:lang w:val="sk-SK"/>
        </w:rPr>
        <w:t>18</w:t>
      </w:r>
      <w:r w:rsidRPr="008C3D75">
        <w:rPr>
          <w:lang w:val="sk-SK"/>
          <w:rPrChange w:id="2512" w:author="admin" w:date="2018-06-18T11:14:00Z">
            <w:rPr>
              <w:lang w:val="sk-SK"/>
            </w:rPr>
          </w:rPrChange>
        </w:rPr>
        <w:fldChar w:fldCharType="end"/>
      </w:r>
      <w:bookmarkEnd w:id="2507"/>
      <w:r w:rsidRPr="008C3D75">
        <w:rPr>
          <w:lang w:val="sk-SK"/>
        </w:rPr>
        <w:t>: SV z impedancie krku a jeho porovnanie s meraním SV echokardiografiou</w:t>
      </w:r>
      <w:bookmarkEnd w:id="2508"/>
      <w:r w:rsidRPr="008C3D75">
        <w:rPr>
          <w:vanish/>
          <w:lang w:val="sk-SK"/>
          <w:specVanish/>
        </w:rPr>
        <w:t xml:space="preserve"> </w:t>
      </w:r>
    </w:p>
    <w:p w14:paraId="0669B665" w14:textId="26E13C51" w:rsidR="00BD7167" w:rsidRPr="00A36125" w:rsidRDefault="00BD7167" w:rsidP="00BD7167">
      <w:pPr>
        <w:pStyle w:val="Caption"/>
        <w:rPr>
          <w:lang w:val="sk-SK"/>
        </w:rPr>
      </w:pPr>
      <w:r w:rsidRPr="008C3D75">
        <w:rPr>
          <w:lang w:val="sk-SK"/>
        </w:rPr>
        <w:t>. Červené hviezdy reprezentujú meranie SV echom a bioimpedanciou podľa rovnice (</w:t>
      </w:r>
      <w:r w:rsidR="00EE587A" w:rsidRPr="008C3D75">
        <w:rPr>
          <w:lang w:val="sk-SK"/>
          <w:rPrChange w:id="2513" w:author="admin" w:date="2018-06-18T11:14:00Z">
            <w:rPr/>
          </w:rPrChange>
        </w:rPr>
        <w:fldChar w:fldCharType="begin"/>
      </w:r>
      <w:r w:rsidR="00EE587A" w:rsidRPr="008C3D75">
        <w:rPr>
          <w:lang w:val="sk-SK"/>
          <w:rPrChange w:id="2514" w:author="admin" w:date="2018-06-18T11:14:00Z">
            <w:rPr/>
          </w:rPrChange>
        </w:rPr>
        <w:instrText xml:space="preserve"> REF SV_krk \h </w:instrText>
      </w:r>
      <w:r w:rsidR="00EE587A" w:rsidRPr="008C3D75">
        <w:rPr>
          <w:lang w:val="sk-SK"/>
          <w:rPrChange w:id="2515" w:author="admin" w:date="2018-06-18T11:14:00Z">
            <w:rPr>
              <w:lang w:val="sk-SK"/>
            </w:rPr>
          </w:rPrChange>
        </w:rPr>
      </w:r>
      <w:r w:rsidR="00EE587A" w:rsidRPr="008C3D75">
        <w:rPr>
          <w:lang w:val="sk-SK"/>
          <w:rPrChange w:id="2516" w:author="admin" w:date="2018-06-18T11:14:00Z">
            <w:rPr/>
          </w:rPrChange>
        </w:rPr>
        <w:fldChar w:fldCharType="separate"/>
      </w:r>
      <w:r w:rsidR="00EE587A" w:rsidRPr="008C3D75">
        <w:rPr>
          <w:noProof/>
          <w:color w:val="000000"/>
          <w:lang w:val="sk-SK"/>
          <w:rPrChange w:id="2517" w:author="admin" w:date="2018-06-18T11:14:00Z">
            <w:rPr>
              <w:noProof/>
              <w:color w:val="000000"/>
            </w:rPr>
          </w:rPrChange>
        </w:rPr>
        <w:t>46</w:t>
      </w:r>
      <w:r w:rsidR="00EE587A" w:rsidRPr="008C3D75">
        <w:rPr>
          <w:lang w:val="sk-SK"/>
          <w:rPrChange w:id="2518" w:author="admin" w:date="2018-06-18T11:14:00Z">
            <w:rPr/>
          </w:rPrChange>
        </w:rPr>
        <w:fldChar w:fldCharType="end"/>
      </w:r>
      <w:r w:rsidRPr="008C3D75">
        <w:rPr>
          <w:lang w:val="sk-SK"/>
        </w:rPr>
        <w:t xml:space="preserve">). Modré hviezdy reprezentujú meranie SV echom a bioimpedanciou </w:t>
      </w:r>
      <w:del w:id="2519" w:author="admin" w:date="2018-06-18T11:41:00Z">
        <w:r w:rsidRPr="008C3D75" w:rsidDel="00A36125">
          <w:rPr>
            <w:lang w:val="sk-SK"/>
          </w:rPr>
          <w:delText>normalizivanej</w:delText>
        </w:r>
      </w:del>
      <w:ins w:id="2520" w:author="admin" w:date="2018-06-18T11:41:00Z">
        <w:r w:rsidR="00A36125" w:rsidRPr="008C3D75">
          <w:rPr>
            <w:lang w:val="sk-SK"/>
          </w:rPr>
          <w:t>normalizovanej</w:t>
        </w:r>
      </w:ins>
      <w:r w:rsidRPr="008C3D75">
        <w:rPr>
          <w:lang w:val="sk-SK"/>
        </w:rPr>
        <w:t xml:space="preserve"> na termodilúciu</w:t>
      </w:r>
      <w:r w:rsidRPr="00A36125">
        <w:rPr>
          <w:lang w:val="sk-SK"/>
        </w:rPr>
        <w:t>.</w:t>
      </w:r>
    </w:p>
    <w:p w14:paraId="2086EF73" w14:textId="77777777" w:rsidR="00BD7167" w:rsidRPr="008C3D75" w:rsidRDefault="00BD7167" w:rsidP="00BD7167">
      <w:pPr>
        <w:rPr>
          <w:lang w:eastAsia="en-US" w:bidi="en-US"/>
        </w:rPr>
      </w:pPr>
    </w:p>
    <w:p w14:paraId="739CCF70" w14:textId="77777777" w:rsidR="00BD7167" w:rsidRPr="008C3D75" w:rsidRDefault="00BD7167" w:rsidP="00BD7167">
      <w:r w:rsidRPr="008C3D75">
        <w:rPr>
          <w:lang w:eastAsia="en-US" w:bidi="en-US"/>
        </w:rPr>
        <w:lastRenderedPageBreak/>
        <w:t xml:space="preserve">Pre porovnanie </w:t>
      </w:r>
      <w:r w:rsidRPr="008C3D75">
        <w:rPr>
          <w:lang w:eastAsia="en-US" w:bidi="en-US"/>
        </w:rPr>
        <w:fldChar w:fldCharType="begin"/>
      </w:r>
      <w:r w:rsidRPr="008C3D75">
        <w:rPr>
          <w:lang w:eastAsia="en-US" w:bidi="en-US"/>
        </w:rPr>
        <w:instrText xml:space="preserve"> REF _Ref513923175 \h </w:instrText>
      </w:r>
      <w:r w:rsidRPr="008C3D75">
        <w:rPr>
          <w:lang w:eastAsia="en-US" w:bidi="en-US"/>
        </w:rPr>
      </w:r>
      <w:r w:rsidRPr="008C3D75">
        <w:rPr>
          <w:lang w:eastAsia="en-US" w:bidi="en-US"/>
          <w:rPrChange w:id="2521" w:author="admin" w:date="2018-06-18T11:14:00Z">
            <w:rPr>
              <w:lang w:eastAsia="en-US" w:bidi="en-US"/>
            </w:rPr>
          </w:rPrChange>
        </w:rPr>
        <w:fldChar w:fldCharType="separate"/>
      </w:r>
      <w:r w:rsidR="00A37FEB" w:rsidRPr="008C3D75">
        <w:t xml:space="preserve">Obrázok </w:t>
      </w:r>
      <w:r w:rsidR="00A37FEB" w:rsidRPr="00A36125">
        <w:rPr>
          <w:noProof/>
        </w:rPr>
        <w:t>3</w:t>
      </w:r>
      <w:r w:rsidR="00A37FEB" w:rsidRPr="00A36125">
        <w:t>.</w:t>
      </w:r>
      <w:r w:rsidR="00A37FEB" w:rsidRPr="00A36125">
        <w:rPr>
          <w:noProof/>
        </w:rPr>
        <w:t>19</w:t>
      </w:r>
      <w:r w:rsidRPr="008C3D75">
        <w:rPr>
          <w:lang w:eastAsia="en-US" w:bidi="en-US"/>
        </w:rPr>
        <w:fldChar w:fldCharType="end"/>
      </w:r>
      <w:r w:rsidRPr="008C3D75">
        <w:rPr>
          <w:lang w:eastAsia="en-US" w:bidi="en-US"/>
        </w:rPr>
        <w:t xml:space="preserve"> uvádza najčastejšie používanú metódu na meranie SV z impedancie a to výpočet SV z impedancie hrudníka </w:t>
      </w:r>
      <w:r w:rsidRPr="008C3D75">
        <w:t xml:space="preserve">(kanál 3) </w:t>
      </w:r>
      <w:r w:rsidRPr="008C3D75">
        <w:rPr>
          <w:lang w:eastAsia="en-US" w:bidi="en-US"/>
        </w:rPr>
        <w:t>a jej porovnanie s echokardiografiou:</w:t>
      </w:r>
      <w:r w:rsidRPr="008C3D75">
        <w:t xml:space="preserve"> </w:t>
      </w:r>
    </w:p>
    <w:p w14:paraId="61CEF286" w14:textId="77777777" w:rsidR="00BD7167" w:rsidRPr="008C3D75" w:rsidRDefault="00BD7167" w:rsidP="00BD7167">
      <w:pPr>
        <w:pStyle w:val="ListParagraph"/>
        <w:numPr>
          <w:ilvl w:val="0"/>
          <w:numId w:val="36"/>
        </w:numPr>
        <w:rPr>
          <w:lang w:eastAsia="en-US" w:bidi="en-US"/>
        </w:rPr>
      </w:pPr>
      <w:r w:rsidRPr="008C3D75">
        <w:t xml:space="preserve">Korelačný koeficient týchto meraní dosahoval hodnotu 0,72 resp. 0,72. </w:t>
      </w:r>
    </w:p>
    <w:p w14:paraId="5B3ADBD0" w14:textId="77777777" w:rsidR="00BD7167" w:rsidRPr="008C3D75" w:rsidRDefault="00BD7167" w:rsidP="00BD7167">
      <w:pPr>
        <w:pStyle w:val="ListParagraph"/>
        <w:numPr>
          <w:ilvl w:val="0"/>
          <w:numId w:val="36"/>
        </w:numPr>
        <w:rPr>
          <w:lang w:eastAsia="en-US" w:bidi="en-US"/>
        </w:rPr>
      </w:pPr>
      <w:r w:rsidRPr="008C3D75">
        <w:t>Regresná priamka má smernicu 1,81 resp. 1,47</w:t>
      </w:r>
    </w:p>
    <w:p w14:paraId="7C0FB24B" w14:textId="77777777" w:rsidR="00BD7167" w:rsidRPr="008C3D75" w:rsidRDefault="00BD7167" w:rsidP="00BD7167">
      <w:pPr>
        <w:rPr>
          <w:lang w:eastAsia="en-US" w:bidi="en-US"/>
        </w:rPr>
      </w:pPr>
    </w:p>
    <w:p w14:paraId="0137F17E" w14:textId="77777777" w:rsidR="00BD7167" w:rsidRPr="008C3D75" w:rsidRDefault="00BD7167" w:rsidP="00BD7167">
      <w:pPr>
        <w:jc w:val="center"/>
        <w:rPr>
          <w:lang w:eastAsia="en-US" w:bidi="en-US"/>
        </w:rPr>
      </w:pPr>
      <w:r w:rsidRPr="008C3D75">
        <w:rPr>
          <w:noProof/>
          <w:lang w:val="en-US" w:eastAsia="en-US"/>
        </w:rPr>
        <w:drawing>
          <wp:inline distT="0" distB="0" distL="0" distR="0" wp14:anchorId="3D64D77E" wp14:editId="60ABE36C">
            <wp:extent cx="4130479" cy="3091235"/>
            <wp:effectExtent l="0" t="0" r="3810" b="0"/>
            <wp:docPr id="36" name="Obrázok 36" descr="C:\Users\Peto\AppData\Local\Microsoft\Windows\INetCache\Content.Word\Z3_termo_cor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eto\AppData\Local\Microsoft\Windows\INetCache\Content.Word\Z3_termo_corr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50810" cy="3106451"/>
                    </a:xfrm>
                    <a:prstGeom prst="rect">
                      <a:avLst/>
                    </a:prstGeom>
                    <a:noFill/>
                    <a:ln>
                      <a:noFill/>
                    </a:ln>
                  </pic:spPr>
                </pic:pic>
              </a:graphicData>
            </a:graphic>
          </wp:inline>
        </w:drawing>
      </w:r>
    </w:p>
    <w:p w14:paraId="5A382731" w14:textId="77777777" w:rsidR="00BD7167" w:rsidRPr="008C3D75" w:rsidRDefault="00BD7167" w:rsidP="00BD7167">
      <w:pPr>
        <w:pStyle w:val="Caption"/>
        <w:spacing w:before="240"/>
        <w:rPr>
          <w:vanish/>
          <w:lang w:val="sk-SK"/>
          <w:specVanish/>
        </w:rPr>
      </w:pPr>
      <w:bookmarkStart w:id="2522" w:name="_Ref513923175"/>
      <w:bookmarkStart w:id="2523" w:name="_Toc516835693"/>
      <w:r w:rsidRPr="008C3D75">
        <w:rPr>
          <w:lang w:val="sk-SK"/>
        </w:rPr>
        <w:t xml:space="preserve">Obrázok </w:t>
      </w:r>
      <w:r w:rsidRPr="005C2483">
        <w:rPr>
          <w:lang w:val="sk-SK"/>
        </w:rPr>
        <w:fldChar w:fldCharType="begin"/>
      </w:r>
      <w:r w:rsidRPr="008C3D75">
        <w:rPr>
          <w:lang w:val="sk-SK"/>
        </w:rPr>
        <w:instrText xml:space="preserve"> STYLEREF 1 \s </w:instrText>
      </w:r>
      <w:r w:rsidRPr="008C3D75">
        <w:rPr>
          <w:lang w:val="sk-SK"/>
          <w:rPrChange w:id="2524" w:author="admin" w:date="2018-06-18T11:14:00Z">
            <w:rPr>
              <w:lang w:val="sk-SK"/>
            </w:rPr>
          </w:rPrChange>
        </w:rPr>
        <w:fldChar w:fldCharType="separate"/>
      </w:r>
      <w:r w:rsidR="00A37FEB" w:rsidRPr="008C3D75">
        <w:rPr>
          <w:noProof/>
          <w:lang w:val="sk-SK"/>
        </w:rPr>
        <w:t>3</w:t>
      </w:r>
      <w:r w:rsidRPr="008C3D75">
        <w:rPr>
          <w:lang w:val="sk-SK"/>
          <w:rPrChange w:id="2525" w:author="admin" w:date="2018-06-18T11:14:00Z">
            <w:rPr>
              <w:lang w:val="sk-SK"/>
            </w:rPr>
          </w:rPrChange>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2526" w:author="admin" w:date="2018-06-18T11:14:00Z">
            <w:rPr>
              <w:lang w:val="sk-SK"/>
            </w:rPr>
          </w:rPrChange>
        </w:rPr>
        <w:fldChar w:fldCharType="separate"/>
      </w:r>
      <w:r w:rsidR="00A37FEB" w:rsidRPr="008C3D75">
        <w:rPr>
          <w:noProof/>
          <w:lang w:val="sk-SK"/>
        </w:rPr>
        <w:t>19</w:t>
      </w:r>
      <w:r w:rsidRPr="008C3D75">
        <w:rPr>
          <w:lang w:val="sk-SK"/>
          <w:rPrChange w:id="2527" w:author="admin" w:date="2018-06-18T11:14:00Z">
            <w:rPr>
              <w:lang w:val="sk-SK"/>
            </w:rPr>
          </w:rPrChange>
        </w:rPr>
        <w:fldChar w:fldCharType="end"/>
      </w:r>
      <w:bookmarkEnd w:id="2522"/>
      <w:r w:rsidRPr="008C3D75">
        <w:rPr>
          <w:lang w:val="sk-SK"/>
        </w:rPr>
        <w:t>. Výpočet SV z impedancie hrudníka a jeho porovnanie s meraním SV echokardiografiou</w:t>
      </w:r>
      <w:bookmarkEnd w:id="2523"/>
      <w:r w:rsidRPr="008C3D75">
        <w:rPr>
          <w:vanish/>
          <w:lang w:val="sk-SK"/>
          <w:specVanish/>
        </w:rPr>
        <w:t xml:space="preserve"> </w:t>
      </w:r>
    </w:p>
    <w:p w14:paraId="37447A63" w14:textId="39EEC921" w:rsidR="00BD7167" w:rsidRPr="00A36125" w:rsidRDefault="00BD7167" w:rsidP="00BD7167">
      <w:pPr>
        <w:pStyle w:val="Caption"/>
        <w:rPr>
          <w:lang w:val="sk-SK"/>
        </w:rPr>
      </w:pPr>
      <w:r w:rsidRPr="008C3D75">
        <w:rPr>
          <w:lang w:val="sk-SK"/>
        </w:rPr>
        <w:t>. Červené hviezdy reprezentujú meranie SV echom a bioimpedanciou podľa rovnice (</w:t>
      </w:r>
      <w:r w:rsidR="00EE587A" w:rsidRPr="008C3D75">
        <w:rPr>
          <w:lang w:val="sk-SK"/>
          <w:rPrChange w:id="2528" w:author="admin" w:date="2018-06-18T11:14:00Z">
            <w:rPr/>
          </w:rPrChange>
        </w:rPr>
        <w:fldChar w:fldCharType="begin"/>
      </w:r>
      <w:r w:rsidR="00EE587A" w:rsidRPr="008C3D75">
        <w:rPr>
          <w:lang w:val="sk-SK"/>
          <w:rPrChange w:id="2529" w:author="admin" w:date="2018-06-18T11:14:00Z">
            <w:rPr/>
          </w:rPrChange>
        </w:rPr>
        <w:instrText xml:space="preserve"> REF SV_krk \h </w:instrText>
      </w:r>
      <w:r w:rsidR="00EE587A" w:rsidRPr="008C3D75">
        <w:rPr>
          <w:lang w:val="sk-SK"/>
          <w:rPrChange w:id="2530" w:author="admin" w:date="2018-06-18T11:14:00Z">
            <w:rPr>
              <w:lang w:val="sk-SK"/>
            </w:rPr>
          </w:rPrChange>
        </w:rPr>
      </w:r>
      <w:r w:rsidR="00EE587A" w:rsidRPr="008C3D75">
        <w:rPr>
          <w:lang w:val="sk-SK"/>
          <w:rPrChange w:id="2531" w:author="admin" w:date="2018-06-18T11:14:00Z">
            <w:rPr/>
          </w:rPrChange>
        </w:rPr>
        <w:fldChar w:fldCharType="separate"/>
      </w:r>
      <w:r w:rsidR="00EE587A" w:rsidRPr="008C3D75">
        <w:rPr>
          <w:noProof/>
          <w:color w:val="000000"/>
          <w:lang w:val="sk-SK"/>
          <w:rPrChange w:id="2532" w:author="admin" w:date="2018-06-18T11:14:00Z">
            <w:rPr>
              <w:noProof/>
              <w:color w:val="000000"/>
            </w:rPr>
          </w:rPrChange>
        </w:rPr>
        <w:t>46</w:t>
      </w:r>
      <w:r w:rsidR="00EE587A" w:rsidRPr="008C3D75">
        <w:rPr>
          <w:lang w:val="sk-SK"/>
          <w:rPrChange w:id="2533" w:author="admin" w:date="2018-06-18T11:14:00Z">
            <w:rPr/>
          </w:rPrChange>
        </w:rPr>
        <w:fldChar w:fldCharType="end"/>
      </w:r>
      <w:r w:rsidRPr="008C3D75">
        <w:rPr>
          <w:lang w:val="sk-SK"/>
        </w:rPr>
        <w:t xml:space="preserve">). Modré hviezdy reprezentujú meranie SV echom a bioimpedanciou </w:t>
      </w:r>
      <w:del w:id="2534" w:author="admin" w:date="2018-06-18T11:41:00Z">
        <w:r w:rsidRPr="008C3D75" w:rsidDel="00A36125">
          <w:rPr>
            <w:lang w:val="sk-SK"/>
          </w:rPr>
          <w:delText>normalizivanej</w:delText>
        </w:r>
      </w:del>
      <w:ins w:id="2535" w:author="admin" w:date="2018-06-18T11:41:00Z">
        <w:r w:rsidR="00A36125" w:rsidRPr="008C3D75">
          <w:rPr>
            <w:lang w:val="sk-SK"/>
          </w:rPr>
          <w:t>normalizovanej</w:t>
        </w:r>
      </w:ins>
      <w:r w:rsidRPr="008C3D75">
        <w:rPr>
          <w:lang w:val="sk-SK"/>
        </w:rPr>
        <w:t xml:space="preserve"> na termodilúciu.</w:t>
      </w:r>
    </w:p>
    <w:p w14:paraId="5918095F" w14:textId="52CB8501" w:rsidR="00BD7167" w:rsidRPr="00A36125" w:rsidRDefault="00BD7167" w:rsidP="00BD7167">
      <w:pPr>
        <w:pStyle w:val="Caption"/>
        <w:rPr>
          <w:lang w:val="sk-SK"/>
        </w:rPr>
      </w:pPr>
      <w:r w:rsidRPr="00A36125">
        <w:rPr>
          <w:lang w:val="sk-SK"/>
        </w:rPr>
        <w:t xml:space="preserve">Korelačný koeficient impedancie hrudníka s echokardiografiou je </w:t>
      </w:r>
      <w:del w:id="2536" w:author="admin" w:date="2018-06-18T11:41:00Z">
        <w:r w:rsidRPr="00A36125" w:rsidDel="00A36125">
          <w:rPr>
            <w:lang w:val="sk-SK"/>
          </w:rPr>
          <w:delText>vyšši</w:delText>
        </w:r>
      </w:del>
      <w:ins w:id="2537" w:author="admin" w:date="2018-06-18T11:41:00Z">
        <w:r w:rsidR="00A36125" w:rsidRPr="00A36125">
          <w:rPr>
            <w:lang w:val="sk-SK"/>
          </w:rPr>
          <w:t>vyšší</w:t>
        </w:r>
      </w:ins>
      <w:r w:rsidRPr="00A36125">
        <w:rPr>
          <w:lang w:val="sk-SK"/>
        </w:rPr>
        <w:t xml:space="preserve"> ako impedancie krku a echokardiografie.</w:t>
      </w:r>
    </w:p>
    <w:p w14:paraId="0A2C6073" w14:textId="77777777" w:rsidR="00BD7167" w:rsidRPr="008C3D75" w:rsidRDefault="00BD7167" w:rsidP="00BD7167">
      <w:pPr>
        <w:pStyle w:val="Heading3"/>
      </w:pPr>
      <w:bookmarkStart w:id="2538" w:name="_Toc516835655"/>
      <w:r w:rsidRPr="008C3D75">
        <w:t>Bland Altmanova štatistická analýza</w:t>
      </w:r>
      <w:bookmarkEnd w:id="2538"/>
    </w:p>
    <w:p w14:paraId="637CD492" w14:textId="77777777" w:rsidR="00BD7167" w:rsidRPr="008C3D75" w:rsidRDefault="00BD7167" w:rsidP="00BD7167"/>
    <w:p w14:paraId="46F3D91A" w14:textId="7362316F" w:rsidR="00BD7167" w:rsidRPr="008C3D75" w:rsidRDefault="00BD7167" w:rsidP="00BD7167">
      <w:r w:rsidRPr="008C3D75">
        <w:t xml:space="preserve">Častou metódou na vyšetrenie </w:t>
      </w:r>
      <w:del w:id="2539" w:author="admin" w:date="2018-06-18T11:41:00Z">
        <w:r w:rsidRPr="008C3D75" w:rsidDel="00A36125">
          <w:delText>zavislosti</w:delText>
        </w:r>
      </w:del>
      <w:ins w:id="2540" w:author="admin" w:date="2018-06-18T11:41:00Z">
        <w:r w:rsidR="00A36125" w:rsidRPr="008C3D75">
          <w:t>závislosti</w:t>
        </w:r>
      </w:ins>
      <w:r w:rsidRPr="008C3D75">
        <w:t xml:space="preserve"> dvoch náhodných veličín je korelačná analýza. Jeden z </w:t>
      </w:r>
      <w:del w:id="2541" w:author="admin" w:date="2018-06-18T11:41:00Z">
        <w:r w:rsidRPr="008C3D75" w:rsidDel="00A36125">
          <w:delText>príkladou</w:delText>
        </w:r>
      </w:del>
      <w:ins w:id="2542" w:author="admin" w:date="2018-06-18T11:41:00Z">
        <w:r w:rsidR="00A36125" w:rsidRPr="008C3D75">
          <w:t>príkladov</w:t>
        </w:r>
      </w:ins>
      <w:r w:rsidRPr="008C3D75">
        <w:t xml:space="preserve"> použitia je výpočet Pearsonovho korelačného koeficientu. Hodnota korelačného koeficientu udáva  silu lineárnej väzby medzi dvoma </w:t>
      </w:r>
      <w:r w:rsidRPr="008C3D75">
        <w:lastRenderedPageBreak/>
        <w:t xml:space="preserve">náhodnými veličinami. Spolu s korelačnou analýzou sa zvykne používať aj lineárna regresia. </w:t>
      </w:r>
      <w:del w:id="2543" w:author="admin" w:date="2018-06-18T11:41:00Z">
        <w:r w:rsidRPr="008C3D75" w:rsidDel="00A36125">
          <w:delText>Linárnu</w:delText>
        </w:r>
      </w:del>
      <w:ins w:id="2544" w:author="admin" w:date="2018-06-18T11:41:00Z">
        <w:r w:rsidR="00A36125" w:rsidRPr="008C3D75">
          <w:t>Lineárnu</w:t>
        </w:r>
      </w:ins>
      <w:r w:rsidRPr="008C3D75">
        <w:t xml:space="preserve"> regresiu má zmysel počítať iba ak p-hodnota korelačného koeficientu je štatisticky významná. Korelačný koeficient a regresná analýza sú niekedy nevhodné a </w:t>
      </w:r>
      <w:del w:id="2545" w:author="admin" w:date="2018-06-18T11:41:00Z">
        <w:r w:rsidRPr="008C3D75" w:rsidDel="00A36125">
          <w:delText>možu</w:delText>
        </w:r>
      </w:del>
      <w:ins w:id="2546" w:author="admin" w:date="2018-06-18T11:41:00Z">
        <w:r w:rsidR="00A36125" w:rsidRPr="008C3D75">
          <w:t>môžu</w:t>
        </w:r>
      </w:ins>
      <w:r w:rsidRPr="008C3D75">
        <w:t xml:space="preserve"> zavádzať pri vyšetrovaní zhody, pretože vyšetrujú iba lineárny vzťah medzi dvoma veličinami </w:t>
      </w:r>
      <w:r w:rsidRPr="008C3D75">
        <w:fldChar w:fldCharType="begin"/>
      </w:r>
      <w:r w:rsidR="00284C6A" w:rsidRPr="008C3D75">
        <w:instrText xml:space="preserve"> ADDIN EN.CITE &lt;EndNote&gt;&lt;Cite&gt;&lt;Author&gt;Udovicic&lt;/Author&gt;&lt;Year&gt;2007&lt;/Year&gt;&lt;RecNum&gt;0&lt;/RecNum&gt;&lt;IDText&gt;What we need to know when calculating the coefficient of correlation?&lt;/IDText&gt;&lt;DisplayText&gt;[76]&lt;/DisplayText&gt;&lt;record&gt;&lt;keywords&gt;&lt;keyword&gt;correlation&lt;/keyword&gt;&lt;keyword&gt;Pearson&amp;apos;s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8C3D75">
        <w:rPr>
          <w:rPrChange w:id="2547" w:author="admin" w:date="2018-06-18T11:14:00Z">
            <w:rPr/>
          </w:rPrChange>
        </w:rPr>
        <w:fldChar w:fldCharType="separate"/>
      </w:r>
      <w:r w:rsidR="00AA122D" w:rsidRPr="008C3D75">
        <w:rPr>
          <w:noProof/>
        </w:rPr>
        <w:t>[76]</w:t>
      </w:r>
      <w:r w:rsidRPr="008C3D75">
        <w:fldChar w:fldCharType="end"/>
      </w:r>
      <w:r w:rsidRPr="008C3D75">
        <w:t xml:space="preserve">. </w:t>
      </w:r>
      <w:r w:rsidRPr="00A36125">
        <w:t xml:space="preserve">Korelačný koeficient vyšetruje silu vzťahu medzi dvoma premennými, nie zhodu medi nimi </w:t>
      </w:r>
      <w:r w:rsidRPr="008C3D75">
        <w:fldChar w:fldCharType="begin"/>
      </w:r>
      <w:r w:rsidR="00284C6A" w:rsidRPr="008C3D75">
        <w:instrText xml:space="preserve"> ADDIN EN.CITE &lt;EndNote&gt;&lt;Cite&gt;&lt;Author&gt;Udovicic&lt;/Author&gt;&lt;Year&gt;2007&lt;/Year&gt;&lt;RecNum&gt;0&lt;/RecNum&gt;&lt;IDText&gt;What we need to know when calculating the coefficient of correlation?&lt;/IDText&gt;&lt;DisplayText&gt;[76]&lt;/DisplayText&gt;&lt;record&gt;&lt;keywords&gt;&lt;keyword&gt;correlation&lt;/keyword&gt;&lt;keyword&gt;Pearson&amp;apos;s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8C3D75">
        <w:rPr>
          <w:rPrChange w:id="2548" w:author="admin" w:date="2018-06-18T11:14:00Z">
            <w:rPr/>
          </w:rPrChange>
        </w:rPr>
        <w:fldChar w:fldCharType="separate"/>
      </w:r>
      <w:r w:rsidR="00AA122D" w:rsidRPr="008C3D75">
        <w:rPr>
          <w:noProof/>
        </w:rPr>
        <w:t>[76]</w:t>
      </w:r>
      <w:r w:rsidRPr="008C3D75">
        <w:fldChar w:fldCharType="end"/>
      </w:r>
      <w:r w:rsidRPr="008C3D75">
        <w:t xml:space="preserve">. Bland Altmanova analýza sa používa na vyšetrenie zhody </w:t>
      </w:r>
      <w:del w:id="2549" w:author="admin" w:date="2018-06-18T11:41:00Z">
        <w:r w:rsidRPr="008C3D75" w:rsidDel="00A36125">
          <w:delText>pároveho</w:delText>
        </w:r>
      </w:del>
      <w:ins w:id="2550" w:author="admin" w:date="2018-06-18T11:41:00Z">
        <w:r w:rsidR="00A36125" w:rsidRPr="008C3D75">
          <w:t>párového</w:t>
        </w:r>
      </w:ins>
      <w:r w:rsidRPr="008C3D75">
        <w:t xml:space="preserve"> merania dvoma metódami. Pracuje s rozdielmi namer</w:t>
      </w:r>
      <w:r w:rsidRPr="00A36125">
        <w:t xml:space="preserve">aných hodnôt. Výsledkom analýzy je graf dvojíc meraní. Na ose Y sú rozdiely medzi meraním metódou A a metódou B (A-B) a na ose X je priemer merania ((A+B)/2). Graf teda zachytáva rozdiel meraní oproti priemeru meraní. Ak 95% meraní </w:t>
      </w:r>
      <w:del w:id="2551" w:author="admin" w:date="2018-06-18T11:41:00Z">
        <w:r w:rsidRPr="00A36125" w:rsidDel="00A36125">
          <w:delText>ležalí</w:delText>
        </w:r>
      </w:del>
      <w:ins w:id="2552" w:author="admin" w:date="2018-06-18T11:41:00Z">
        <w:r w:rsidR="00A36125" w:rsidRPr="00A36125">
          <w:t>ležali</w:t>
        </w:r>
      </w:ins>
      <w:r w:rsidRPr="00A36125">
        <w:t xml:space="preserve"> v rozmedzí +-2-násobok </w:t>
      </w:r>
      <w:del w:id="2553" w:author="admin" w:date="2018-06-18T11:41:00Z">
        <w:r w:rsidRPr="00A36125" w:rsidDel="00A36125">
          <w:delText>smerodatnej</w:delText>
        </w:r>
      </w:del>
      <w:ins w:id="2554" w:author="admin" w:date="2018-06-18T11:41:00Z">
        <w:r w:rsidR="00A36125" w:rsidRPr="00A36125">
          <w:t>smerodajnej</w:t>
        </w:r>
      </w:ins>
      <w:r w:rsidRPr="00A36125">
        <w:t xml:space="preserve"> </w:t>
      </w:r>
      <w:del w:id="2555" w:author="admin" w:date="2018-06-18T11:41:00Z">
        <w:r w:rsidRPr="00A36125" w:rsidDel="00A36125">
          <w:delText>odchylky</w:delText>
        </w:r>
      </w:del>
      <w:ins w:id="2556" w:author="admin" w:date="2018-06-18T11:41:00Z">
        <w:r w:rsidR="00A36125" w:rsidRPr="00A36125">
          <w:t>odchýlky</w:t>
        </w:r>
      </w:ins>
      <w:r w:rsidRPr="00A36125">
        <w:t xml:space="preserve"> od stredného rozdielu, Bland Altmanova analýza prehlasuje zhodu medzi týmito dvoma meraniami.  </w:t>
      </w:r>
      <w:r w:rsidRPr="008C3D75">
        <w:fldChar w:fldCharType="begin"/>
      </w:r>
      <w:r w:rsidR="00284C6A" w:rsidRPr="008C3D75">
        <w:instrText xml:space="preserve"> ADDIN EN.CITE &lt;EndNote&gt;&lt;Cite&gt;&lt;Author&gt;Giavarina&lt;/Author&gt;&lt;Year&gt;2015&lt;/Year&gt;&lt;RecNum&gt;0&lt;/RecNum&gt;&lt;IDText&gt;Understanding Bland Altman analysis&lt;/IDText&gt;&lt;DisplayText&gt;[77]&lt;/DisplayText&gt;&lt;record&gt;&lt;keywords&gt;&lt;keyword&gt;Bland-Altman&lt;/keyword&gt;&lt;keyword&gt;agreement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Pr="008C3D75">
        <w:rPr>
          <w:rPrChange w:id="2557" w:author="admin" w:date="2018-06-18T11:14:00Z">
            <w:rPr/>
          </w:rPrChange>
        </w:rPr>
        <w:fldChar w:fldCharType="separate"/>
      </w:r>
      <w:r w:rsidR="00AA122D" w:rsidRPr="008C3D75">
        <w:rPr>
          <w:noProof/>
        </w:rPr>
        <w:t>[77]</w:t>
      </w:r>
      <w:r w:rsidRPr="008C3D75">
        <w:fldChar w:fldCharType="end"/>
      </w:r>
      <w:r w:rsidRPr="008C3D75">
        <w:t xml:space="preserve">. Bland Altmanovu analýzu zachytáva </w:t>
      </w:r>
      <w:r w:rsidRPr="008C3D75">
        <w:fldChar w:fldCharType="begin"/>
      </w:r>
      <w:r w:rsidRPr="008C3D75">
        <w:instrText xml:space="preserve"> REF _Ref509784585 \h </w:instrText>
      </w:r>
      <w:r w:rsidRPr="008C3D75">
        <w:rPr>
          <w:rPrChange w:id="2558" w:author="admin" w:date="2018-06-18T11:14:00Z">
            <w:rPr/>
          </w:rPrChange>
        </w:rPr>
        <w:fldChar w:fldCharType="separate"/>
      </w:r>
      <w:r w:rsidR="00A37FEB" w:rsidRPr="008C3D75">
        <w:t xml:space="preserve">Obrázok </w:t>
      </w:r>
      <w:r w:rsidR="00A37FEB" w:rsidRPr="00A36125">
        <w:rPr>
          <w:noProof/>
        </w:rPr>
        <w:t>3</w:t>
      </w:r>
      <w:r w:rsidR="00A37FEB" w:rsidRPr="00A36125">
        <w:t>.</w:t>
      </w:r>
      <w:r w:rsidR="00A37FEB" w:rsidRPr="00A36125">
        <w:rPr>
          <w:noProof/>
        </w:rPr>
        <w:t>20</w:t>
      </w:r>
      <w:r w:rsidRPr="008C3D75">
        <w:fldChar w:fldCharType="end"/>
      </w:r>
      <w:r w:rsidRPr="008C3D75">
        <w:t>.</w:t>
      </w:r>
    </w:p>
    <w:p w14:paraId="13DCA226" w14:textId="77777777" w:rsidR="00BD7167" w:rsidRPr="008C3D75" w:rsidRDefault="00BD7167" w:rsidP="00BD7167">
      <w:pPr>
        <w:jc w:val="center"/>
      </w:pPr>
      <w:r w:rsidRPr="008C3D75">
        <w:rPr>
          <w:noProof/>
          <w:lang w:val="en-US" w:eastAsia="en-US"/>
        </w:rPr>
        <w:drawing>
          <wp:inline distT="0" distB="0" distL="0" distR="0" wp14:anchorId="3D40A098" wp14:editId="735DB272">
            <wp:extent cx="4324450" cy="3236529"/>
            <wp:effectExtent l="0" t="0" r="0" b="2540"/>
            <wp:docPr id="41" name="Obrázok 41" descr="C:\Users\Peto\AppData\Local\Microsoft\Windows\INetCache\Content.Word\stat_vaha_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eto\AppData\Local\Microsoft\Windows\INetCache\Content.Word\stat_vaha_1_B.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46195" cy="3252804"/>
                    </a:xfrm>
                    <a:prstGeom prst="rect">
                      <a:avLst/>
                    </a:prstGeom>
                    <a:noFill/>
                    <a:ln>
                      <a:noFill/>
                    </a:ln>
                  </pic:spPr>
                </pic:pic>
              </a:graphicData>
            </a:graphic>
          </wp:inline>
        </w:drawing>
      </w:r>
    </w:p>
    <w:p w14:paraId="12454E45" w14:textId="77777777" w:rsidR="00BD7167" w:rsidRPr="008C3D75" w:rsidRDefault="00BD7167" w:rsidP="00BD7167"/>
    <w:p w14:paraId="07D864F7" w14:textId="77777777" w:rsidR="00BD7167" w:rsidRPr="008C3D75" w:rsidRDefault="00BD7167" w:rsidP="00BD7167">
      <w:pPr>
        <w:pStyle w:val="Caption"/>
        <w:rPr>
          <w:lang w:val="sk-SK"/>
        </w:rPr>
      </w:pPr>
      <w:bookmarkStart w:id="2559" w:name="_Ref509784585"/>
      <w:bookmarkStart w:id="2560" w:name="_Toc516835694"/>
      <w:r w:rsidRPr="008C3D75">
        <w:rPr>
          <w:lang w:val="sk-SK"/>
        </w:rPr>
        <w:t xml:space="preserve">Obrázok </w:t>
      </w:r>
      <w:r w:rsidRPr="005C2483">
        <w:rPr>
          <w:lang w:val="sk-SK"/>
        </w:rPr>
        <w:fldChar w:fldCharType="begin"/>
      </w:r>
      <w:r w:rsidRPr="008C3D75">
        <w:rPr>
          <w:lang w:val="sk-SK"/>
        </w:rPr>
        <w:instrText xml:space="preserve"> STYLEREF 1 \s </w:instrText>
      </w:r>
      <w:r w:rsidRPr="008C3D75">
        <w:rPr>
          <w:lang w:val="sk-SK"/>
          <w:rPrChange w:id="2561" w:author="admin" w:date="2018-06-18T11:14:00Z">
            <w:rPr>
              <w:lang w:val="sk-SK"/>
            </w:rPr>
          </w:rPrChange>
        </w:rPr>
        <w:fldChar w:fldCharType="separate"/>
      </w:r>
      <w:r w:rsidR="00A37FEB" w:rsidRPr="008C3D75">
        <w:rPr>
          <w:noProof/>
          <w:lang w:val="sk-SK"/>
        </w:rPr>
        <w:t>3</w:t>
      </w:r>
      <w:r w:rsidRPr="008C3D75">
        <w:rPr>
          <w:lang w:val="sk-SK"/>
          <w:rPrChange w:id="2562" w:author="admin" w:date="2018-06-18T11:14:00Z">
            <w:rPr>
              <w:lang w:val="sk-SK"/>
            </w:rPr>
          </w:rPrChange>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2563" w:author="admin" w:date="2018-06-18T11:14:00Z">
            <w:rPr>
              <w:lang w:val="sk-SK"/>
            </w:rPr>
          </w:rPrChange>
        </w:rPr>
        <w:fldChar w:fldCharType="separate"/>
      </w:r>
      <w:r w:rsidR="00A37FEB" w:rsidRPr="008C3D75">
        <w:rPr>
          <w:noProof/>
          <w:lang w:val="sk-SK"/>
        </w:rPr>
        <w:t>20</w:t>
      </w:r>
      <w:r w:rsidRPr="008C3D75">
        <w:rPr>
          <w:lang w:val="sk-SK"/>
          <w:rPrChange w:id="2564" w:author="admin" w:date="2018-06-18T11:14:00Z">
            <w:rPr>
              <w:lang w:val="sk-SK"/>
            </w:rPr>
          </w:rPrChange>
        </w:rPr>
        <w:fldChar w:fldCharType="end"/>
      </w:r>
      <w:bookmarkEnd w:id="2559"/>
      <w:r w:rsidRPr="008C3D75">
        <w:rPr>
          <w:lang w:val="sk-SK"/>
        </w:rPr>
        <w:t>: Bland Altmanova analýza zhody medzi meraním SV z impedancie krku podľa rovnice (</w:t>
      </w:r>
      <w:r w:rsidR="00EE587A" w:rsidRPr="008C3D75">
        <w:rPr>
          <w:lang w:val="sk-SK"/>
          <w:rPrChange w:id="2565" w:author="admin" w:date="2018-06-18T11:14:00Z">
            <w:rPr/>
          </w:rPrChange>
        </w:rPr>
        <w:fldChar w:fldCharType="begin"/>
      </w:r>
      <w:r w:rsidR="00EE587A" w:rsidRPr="008C3D75">
        <w:rPr>
          <w:lang w:val="sk-SK"/>
          <w:rPrChange w:id="2566" w:author="admin" w:date="2018-06-18T11:14:00Z">
            <w:rPr/>
          </w:rPrChange>
        </w:rPr>
        <w:instrText xml:space="preserve"> REF SV_krk \h </w:instrText>
      </w:r>
      <w:r w:rsidR="00EE587A" w:rsidRPr="008C3D75">
        <w:rPr>
          <w:lang w:val="sk-SK"/>
          <w:rPrChange w:id="2567" w:author="admin" w:date="2018-06-18T11:14:00Z">
            <w:rPr>
              <w:lang w:val="sk-SK"/>
            </w:rPr>
          </w:rPrChange>
        </w:rPr>
      </w:r>
      <w:r w:rsidR="00EE587A" w:rsidRPr="008C3D75">
        <w:rPr>
          <w:lang w:val="sk-SK"/>
          <w:rPrChange w:id="2568" w:author="admin" w:date="2018-06-18T11:14:00Z">
            <w:rPr/>
          </w:rPrChange>
        </w:rPr>
        <w:fldChar w:fldCharType="separate"/>
      </w:r>
      <w:r w:rsidR="00EE587A" w:rsidRPr="008C3D75">
        <w:rPr>
          <w:noProof/>
          <w:color w:val="000000"/>
          <w:lang w:val="sk-SK"/>
          <w:rPrChange w:id="2569" w:author="admin" w:date="2018-06-18T11:14:00Z">
            <w:rPr>
              <w:noProof/>
              <w:color w:val="000000"/>
            </w:rPr>
          </w:rPrChange>
        </w:rPr>
        <w:t>46</w:t>
      </w:r>
      <w:r w:rsidR="00EE587A" w:rsidRPr="008C3D75">
        <w:rPr>
          <w:lang w:val="sk-SK"/>
          <w:rPrChange w:id="2570" w:author="admin" w:date="2018-06-18T11:14:00Z">
            <w:rPr/>
          </w:rPrChange>
        </w:rPr>
        <w:fldChar w:fldCharType="end"/>
      </w:r>
      <w:r w:rsidRPr="008C3D75">
        <w:rPr>
          <w:lang w:val="sk-SK"/>
        </w:rPr>
        <w:t>) a echokardiografiou.</w:t>
      </w:r>
      <w:bookmarkEnd w:id="2560"/>
    </w:p>
    <w:p w14:paraId="13A61E8A" w14:textId="2DE3AC7C" w:rsidR="00BD7167" w:rsidRPr="008C3D75" w:rsidRDefault="00BD7167" w:rsidP="00BD7167">
      <w:r w:rsidRPr="00A36125">
        <w:lastRenderedPageBreak/>
        <w:t xml:space="preserve">Až na jednu hodnotu všetky namerané hodnotu majú </w:t>
      </w:r>
      <w:del w:id="2571" w:author="admin" w:date="2018-06-18T11:41:00Z">
        <w:r w:rsidRPr="00A36125" w:rsidDel="00A36125">
          <w:delText>rozdieľ</w:delText>
        </w:r>
      </w:del>
      <w:ins w:id="2572" w:author="admin" w:date="2018-06-18T11:41:00Z">
        <w:r w:rsidR="00A36125" w:rsidRPr="00A36125">
          <w:t>rozdiel</w:t>
        </w:r>
      </w:ins>
      <w:r w:rsidRPr="00A36125">
        <w:t xml:space="preserve"> menši ako dvojnásobok </w:t>
      </w:r>
      <w:del w:id="2573" w:author="admin" w:date="2018-06-18T11:42:00Z">
        <w:r w:rsidRPr="008C3D75" w:rsidDel="00A36125">
          <w:delText>smerodatnej</w:delText>
        </w:r>
      </w:del>
      <w:ins w:id="2574" w:author="admin" w:date="2018-06-18T11:42:00Z">
        <w:r w:rsidR="00A36125" w:rsidRPr="008C3D75">
          <w:t>smerodajnej</w:t>
        </w:r>
      </w:ins>
      <w:r w:rsidRPr="008C3D75">
        <w:t xml:space="preserve"> </w:t>
      </w:r>
      <w:del w:id="2575" w:author="admin" w:date="2018-06-18T11:42:00Z">
        <w:r w:rsidRPr="008C3D75" w:rsidDel="00A36125">
          <w:delText>odchylky</w:delText>
        </w:r>
      </w:del>
      <w:ins w:id="2576" w:author="admin" w:date="2018-06-18T11:42:00Z">
        <w:r w:rsidR="00A36125" w:rsidRPr="008C3D75">
          <w:t>odchýlky</w:t>
        </w:r>
      </w:ins>
      <w:r w:rsidRPr="008C3D75">
        <w:t xml:space="preserve">. Platí teda že viac ako 95% hodnôt má menší rozdiel ako dvojnásobok </w:t>
      </w:r>
      <w:del w:id="2577" w:author="admin" w:date="2018-06-18T11:42:00Z">
        <w:r w:rsidRPr="008C3D75" w:rsidDel="00A36125">
          <w:delText>smerodatnej</w:delText>
        </w:r>
      </w:del>
      <w:ins w:id="2578" w:author="admin" w:date="2018-06-18T11:42:00Z">
        <w:r w:rsidR="00A36125" w:rsidRPr="008C3D75">
          <w:t>smerodajnej</w:t>
        </w:r>
      </w:ins>
      <w:r w:rsidRPr="008C3D75">
        <w:t xml:space="preserve"> odchýlky rozdielov meraní. Bland Altmanova analýza preto prehlasuje zhodu medzi meraním SV echom a meraním SV z impedancie krku. Pre </w:t>
      </w:r>
      <w:del w:id="2579" w:author="admin" w:date="2018-06-18T11:42:00Z">
        <w:r w:rsidRPr="008C3D75" w:rsidDel="00A36125">
          <w:delText>porovanie</w:delText>
        </w:r>
      </w:del>
      <w:ins w:id="2580" w:author="admin" w:date="2018-06-18T11:42:00Z">
        <w:r w:rsidR="00A36125" w:rsidRPr="008C3D75">
          <w:t>porovnanie</w:t>
        </w:r>
      </w:ins>
      <w:r w:rsidRPr="008C3D75">
        <w:t xml:space="preserve"> je </w:t>
      </w:r>
      <w:del w:id="2581" w:author="admin" w:date="2018-06-18T11:42:00Z">
        <w:r w:rsidRPr="008C3D75" w:rsidDel="00A36125">
          <w:delText>opať</w:delText>
        </w:r>
      </w:del>
      <w:ins w:id="2582" w:author="admin" w:date="2018-06-18T11:42:00Z">
        <w:r w:rsidR="00A36125" w:rsidRPr="008C3D75">
          <w:t>opäť</w:t>
        </w:r>
      </w:ins>
      <w:r w:rsidRPr="008C3D75">
        <w:t xml:space="preserve"> udená</w:t>
      </w:r>
      <w:ins w:id="2583" w:author="admin" w:date="2018-06-18T11:42:00Z">
        <w:r w:rsidR="00A36125">
          <w:t xml:space="preserve"> ????</w:t>
        </w:r>
      </w:ins>
      <w:r w:rsidRPr="00A36125">
        <w:t xml:space="preserve"> Bland Altmanova analýza pre párové meranie SV z impedancie hrudníka a echokardiografie. Výsledok uvádza </w:t>
      </w:r>
      <w:r w:rsidRPr="008C3D75">
        <w:fldChar w:fldCharType="begin"/>
      </w:r>
      <w:r w:rsidRPr="008C3D75">
        <w:instrText xml:space="preserve"> REF _Ref513923572 \h </w:instrText>
      </w:r>
      <w:r w:rsidRPr="008C3D75">
        <w:rPr>
          <w:rPrChange w:id="2584" w:author="admin" w:date="2018-06-18T11:14:00Z">
            <w:rPr/>
          </w:rPrChange>
        </w:rPr>
        <w:fldChar w:fldCharType="separate"/>
      </w:r>
      <w:r w:rsidR="00A37FEB" w:rsidRPr="008C3D75">
        <w:t xml:space="preserve">Obrázok </w:t>
      </w:r>
      <w:r w:rsidR="00A37FEB" w:rsidRPr="00A36125">
        <w:rPr>
          <w:noProof/>
        </w:rPr>
        <w:t>3</w:t>
      </w:r>
      <w:r w:rsidR="00A37FEB" w:rsidRPr="00A36125">
        <w:t>.</w:t>
      </w:r>
      <w:r w:rsidR="00A37FEB" w:rsidRPr="00A36125">
        <w:rPr>
          <w:noProof/>
        </w:rPr>
        <w:t>21</w:t>
      </w:r>
      <w:r w:rsidRPr="008C3D75">
        <w:fldChar w:fldCharType="end"/>
      </w:r>
      <w:r w:rsidRPr="008C3D75">
        <w:t>.</w:t>
      </w:r>
    </w:p>
    <w:p w14:paraId="66EE608F" w14:textId="77777777" w:rsidR="00BD7167" w:rsidRPr="008C3D75" w:rsidRDefault="00BD7167" w:rsidP="00BD7167">
      <w:pPr>
        <w:jc w:val="center"/>
      </w:pPr>
      <w:r w:rsidRPr="008C3D75">
        <w:rPr>
          <w:noProof/>
          <w:lang w:val="en-US" w:eastAsia="en-US"/>
        </w:rPr>
        <w:drawing>
          <wp:inline distT="0" distB="0" distL="0" distR="0" wp14:anchorId="6C93A756" wp14:editId="77878C0B">
            <wp:extent cx="4134485" cy="3091180"/>
            <wp:effectExtent l="0" t="0" r="0" b="0"/>
            <wp:docPr id="1" name="Obrázok 1" descr="stat_vaha_3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_vaha_3_B"/>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34485" cy="3091180"/>
                    </a:xfrm>
                    <a:prstGeom prst="rect">
                      <a:avLst/>
                    </a:prstGeom>
                    <a:noFill/>
                    <a:ln>
                      <a:noFill/>
                    </a:ln>
                  </pic:spPr>
                </pic:pic>
              </a:graphicData>
            </a:graphic>
          </wp:inline>
        </w:drawing>
      </w:r>
    </w:p>
    <w:p w14:paraId="61FB3247" w14:textId="77777777" w:rsidR="00BD7167" w:rsidRPr="008C3D75" w:rsidRDefault="00BD7167" w:rsidP="00BD7167">
      <w:pPr>
        <w:pStyle w:val="Caption"/>
        <w:rPr>
          <w:lang w:val="sk-SK"/>
        </w:rPr>
      </w:pPr>
      <w:bookmarkStart w:id="2585" w:name="_Ref513923572"/>
      <w:bookmarkStart w:id="2586" w:name="_Toc516835695"/>
      <w:r w:rsidRPr="008C3D75">
        <w:rPr>
          <w:lang w:val="sk-SK"/>
        </w:rPr>
        <w:t xml:space="preserve">Obrázok </w:t>
      </w:r>
      <w:r w:rsidRPr="005C2483">
        <w:rPr>
          <w:lang w:val="sk-SK"/>
        </w:rPr>
        <w:fldChar w:fldCharType="begin"/>
      </w:r>
      <w:r w:rsidRPr="008C3D75">
        <w:rPr>
          <w:lang w:val="sk-SK"/>
        </w:rPr>
        <w:instrText xml:space="preserve"> STYLEREF 1 \s </w:instrText>
      </w:r>
      <w:r w:rsidRPr="008C3D75">
        <w:rPr>
          <w:lang w:val="sk-SK"/>
          <w:rPrChange w:id="2587" w:author="admin" w:date="2018-06-18T11:14:00Z">
            <w:rPr>
              <w:lang w:val="sk-SK"/>
            </w:rPr>
          </w:rPrChange>
        </w:rPr>
        <w:fldChar w:fldCharType="separate"/>
      </w:r>
      <w:r w:rsidR="00A37FEB" w:rsidRPr="008C3D75">
        <w:rPr>
          <w:noProof/>
          <w:lang w:val="sk-SK"/>
        </w:rPr>
        <w:t>3</w:t>
      </w:r>
      <w:r w:rsidRPr="008C3D75">
        <w:rPr>
          <w:lang w:val="sk-SK"/>
          <w:rPrChange w:id="2588" w:author="admin" w:date="2018-06-18T11:14:00Z">
            <w:rPr>
              <w:lang w:val="sk-SK"/>
            </w:rPr>
          </w:rPrChange>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2589" w:author="admin" w:date="2018-06-18T11:14:00Z">
            <w:rPr>
              <w:lang w:val="sk-SK"/>
            </w:rPr>
          </w:rPrChange>
        </w:rPr>
        <w:fldChar w:fldCharType="separate"/>
      </w:r>
      <w:r w:rsidR="00A37FEB" w:rsidRPr="008C3D75">
        <w:rPr>
          <w:noProof/>
          <w:lang w:val="sk-SK"/>
        </w:rPr>
        <w:t>21</w:t>
      </w:r>
      <w:r w:rsidRPr="008C3D75">
        <w:rPr>
          <w:lang w:val="sk-SK"/>
          <w:rPrChange w:id="2590" w:author="admin" w:date="2018-06-18T11:14:00Z">
            <w:rPr>
              <w:lang w:val="sk-SK"/>
            </w:rPr>
          </w:rPrChange>
        </w:rPr>
        <w:fldChar w:fldCharType="end"/>
      </w:r>
      <w:bookmarkEnd w:id="2585"/>
      <w:r w:rsidRPr="008C3D75">
        <w:rPr>
          <w:lang w:val="sk-SK"/>
        </w:rPr>
        <w:t>: Bland Altmanova analýza zhody medzi meraním SV z impedancie hrudníka podľa rovnice (</w:t>
      </w:r>
      <w:r w:rsidR="00EE587A" w:rsidRPr="008C3D75">
        <w:rPr>
          <w:lang w:val="sk-SK"/>
          <w:rPrChange w:id="2591" w:author="admin" w:date="2018-06-18T11:14:00Z">
            <w:rPr/>
          </w:rPrChange>
        </w:rPr>
        <w:fldChar w:fldCharType="begin"/>
      </w:r>
      <w:r w:rsidR="00EE587A" w:rsidRPr="008C3D75">
        <w:rPr>
          <w:lang w:val="sk-SK"/>
          <w:rPrChange w:id="2592" w:author="admin" w:date="2018-06-18T11:14:00Z">
            <w:rPr/>
          </w:rPrChange>
        </w:rPr>
        <w:instrText xml:space="preserve"> REF SV_krk \h </w:instrText>
      </w:r>
      <w:r w:rsidR="00EE587A" w:rsidRPr="008C3D75">
        <w:rPr>
          <w:lang w:val="sk-SK"/>
          <w:rPrChange w:id="2593" w:author="admin" w:date="2018-06-18T11:14:00Z">
            <w:rPr>
              <w:lang w:val="sk-SK"/>
            </w:rPr>
          </w:rPrChange>
        </w:rPr>
      </w:r>
      <w:r w:rsidR="00EE587A" w:rsidRPr="008C3D75">
        <w:rPr>
          <w:lang w:val="sk-SK"/>
          <w:rPrChange w:id="2594" w:author="admin" w:date="2018-06-18T11:14:00Z">
            <w:rPr/>
          </w:rPrChange>
        </w:rPr>
        <w:fldChar w:fldCharType="separate"/>
      </w:r>
      <w:r w:rsidR="00EE587A" w:rsidRPr="008C3D75">
        <w:rPr>
          <w:noProof/>
          <w:color w:val="000000"/>
          <w:lang w:val="sk-SK"/>
          <w:rPrChange w:id="2595" w:author="admin" w:date="2018-06-18T11:14:00Z">
            <w:rPr>
              <w:noProof/>
              <w:color w:val="000000"/>
            </w:rPr>
          </w:rPrChange>
        </w:rPr>
        <w:t>46</w:t>
      </w:r>
      <w:r w:rsidR="00EE587A" w:rsidRPr="008C3D75">
        <w:rPr>
          <w:lang w:val="sk-SK"/>
          <w:rPrChange w:id="2596" w:author="admin" w:date="2018-06-18T11:14:00Z">
            <w:rPr/>
          </w:rPrChange>
        </w:rPr>
        <w:fldChar w:fldCharType="end"/>
      </w:r>
      <w:r w:rsidRPr="008C3D75">
        <w:rPr>
          <w:lang w:val="sk-SK"/>
        </w:rPr>
        <w:t>) a echokardiografiou.</w:t>
      </w:r>
      <w:bookmarkEnd w:id="2586"/>
    </w:p>
    <w:p w14:paraId="7CC4AFF2" w14:textId="77777777" w:rsidR="00BD7167" w:rsidRPr="008C3D75" w:rsidRDefault="00BD7167" w:rsidP="00BD7167">
      <w:pPr>
        <w:rPr>
          <w:lang w:eastAsia="en-US" w:bidi="en-US"/>
        </w:rPr>
      </w:pPr>
    </w:p>
    <w:p w14:paraId="209ED52C" w14:textId="206F060A" w:rsidR="00BD7167" w:rsidRPr="008C3D75" w:rsidRDefault="00BD7167" w:rsidP="00BD7167">
      <w:r w:rsidRPr="008C3D75">
        <w:t xml:space="preserve">Až na dve hodnoty majú všetky hodnoty </w:t>
      </w:r>
      <w:del w:id="2597" w:author="admin" w:date="2018-06-18T11:42:00Z">
        <w:r w:rsidRPr="008C3D75" w:rsidDel="00A36125">
          <w:delText>rozdieľ</w:delText>
        </w:r>
      </w:del>
      <w:ins w:id="2598" w:author="admin" w:date="2018-06-18T11:42:00Z">
        <w:r w:rsidR="00A36125" w:rsidRPr="008C3D75">
          <w:t>rozdiel</w:t>
        </w:r>
      </w:ins>
      <w:r w:rsidRPr="008C3D75">
        <w:t xml:space="preserve"> menši ako dvojnásobok </w:t>
      </w:r>
      <w:del w:id="2599" w:author="admin" w:date="2018-06-18T11:42:00Z">
        <w:r w:rsidRPr="008C3D75" w:rsidDel="00A36125">
          <w:delText>smerodatnej</w:delText>
        </w:r>
      </w:del>
      <w:ins w:id="2600" w:author="admin" w:date="2018-06-18T11:42:00Z">
        <w:r w:rsidR="00A36125" w:rsidRPr="008C3D75">
          <w:t>smerodajnej</w:t>
        </w:r>
      </w:ins>
      <w:r w:rsidRPr="008C3D75">
        <w:t xml:space="preserve"> </w:t>
      </w:r>
      <w:del w:id="2601" w:author="admin" w:date="2018-06-18T11:42:00Z">
        <w:r w:rsidRPr="008C3D75" w:rsidDel="00A36125">
          <w:delText>odchylky</w:delText>
        </w:r>
      </w:del>
      <w:ins w:id="2602" w:author="admin" w:date="2018-06-18T11:42:00Z">
        <w:r w:rsidR="00A36125" w:rsidRPr="008C3D75">
          <w:t>odchýlky</w:t>
        </w:r>
      </w:ins>
      <w:r w:rsidRPr="008C3D75">
        <w:t>. . Bland Altmanova analýza preto prehlasuje zhodu medzi meraním SV echom a meraním SV z impedancie hrudníka.</w:t>
      </w:r>
    </w:p>
    <w:p w14:paraId="0864AF03" w14:textId="77777777" w:rsidR="00BD7167" w:rsidRPr="008C3D75" w:rsidRDefault="00BD7167" w:rsidP="00BD7167"/>
    <w:p w14:paraId="199AB825" w14:textId="77777777" w:rsidR="00BD7167" w:rsidRPr="008C3D75" w:rsidRDefault="00BD7167" w:rsidP="00BD7167">
      <w:pPr>
        <w:pStyle w:val="Heading3"/>
      </w:pPr>
      <w:bookmarkStart w:id="2603" w:name="_Toc516835656"/>
      <w:r w:rsidRPr="008C3D75">
        <w:lastRenderedPageBreak/>
        <w:t>Diskusia</w:t>
      </w:r>
      <w:bookmarkEnd w:id="2603"/>
    </w:p>
    <w:p w14:paraId="5F9723CE" w14:textId="784A8874" w:rsidR="00BD7167" w:rsidRPr="008C3D75" w:rsidRDefault="00BD7167" w:rsidP="00BD7167">
      <w:r w:rsidRPr="008C3D75">
        <w:t xml:space="preserve">Korelačný koeficient merania SV echokardiografiou s SV meraným z impedancie krku a SV meraným z impedancie hrudníka dosahuje podobných hodnôt: 0,68, reps. 0,72. Hodnota smernice regresnej priamky pri meraní SV z impedancie krku je 0.88, smernica priamky pri meraní SV z hrudníka dosahuje hodnotu 1,47. Hodnoty smernice naznačujú, že SV merané z krku viac odpovedá SV meranému z echokardiografie. Podľa výsledkov tejto štúdie meranie SV z impedancie krku dosahuje podobnú presnosť v odhade SV ako </w:t>
      </w:r>
      <w:del w:id="2604" w:author="admin" w:date="2018-06-18T11:42:00Z">
        <w:r w:rsidRPr="008C3D75" w:rsidDel="00A36125">
          <w:delText>merenie</w:delText>
        </w:r>
      </w:del>
      <w:ins w:id="2605" w:author="admin" w:date="2018-06-18T11:42:00Z">
        <w:r w:rsidR="00A36125" w:rsidRPr="008C3D75">
          <w:t>meranie</w:t>
        </w:r>
      </w:ins>
      <w:r w:rsidRPr="008C3D75">
        <w:t xml:space="preserve"> SV z impedancie hrudníka. Výhodou je pohodlnejšia aplikácia meracích elektród.</w:t>
      </w:r>
    </w:p>
    <w:p w14:paraId="444570CD" w14:textId="77777777" w:rsidR="00BD7167" w:rsidRPr="008C3D75" w:rsidRDefault="00BD7167" w:rsidP="00BD7167">
      <w:pPr>
        <w:rPr>
          <w:lang w:eastAsia="en-US" w:bidi="en-US"/>
        </w:rPr>
      </w:pPr>
    </w:p>
    <w:p w14:paraId="37052F95" w14:textId="77777777" w:rsidR="00BD7167" w:rsidRPr="008C3D75" w:rsidRDefault="00BD7167" w:rsidP="00BD7167">
      <w:pPr>
        <w:tabs>
          <w:tab w:val="left" w:pos="7140"/>
        </w:tabs>
      </w:pPr>
    </w:p>
    <w:p w14:paraId="5CFF2910" w14:textId="77777777" w:rsidR="00BD7167" w:rsidRPr="008C3D75" w:rsidRDefault="00BD7167" w:rsidP="00BD7167">
      <w:pPr>
        <w:pStyle w:val="Heading2"/>
      </w:pPr>
      <w:bookmarkStart w:id="2606" w:name="_Toc386404219"/>
      <w:bookmarkStart w:id="2607" w:name="_Toc510268162"/>
      <w:bookmarkStart w:id="2608" w:name="_Toc516835657"/>
      <w:r w:rsidRPr="008C3D75">
        <w:t>Relatívne zmeny SV u subjektov po transplantácií srdca</w:t>
      </w:r>
      <w:bookmarkEnd w:id="2606"/>
      <w:bookmarkEnd w:id="2607"/>
      <w:bookmarkEnd w:id="2608"/>
    </w:p>
    <w:p w14:paraId="43D74505" w14:textId="77777777" w:rsidR="00BD7167" w:rsidRPr="008C3D75" w:rsidRDefault="00BD7167" w:rsidP="00BD7167">
      <w:pPr>
        <w:tabs>
          <w:tab w:val="left" w:pos="7140"/>
        </w:tabs>
      </w:pPr>
    </w:p>
    <w:p w14:paraId="347FB479" w14:textId="17F849F9" w:rsidR="00BD7167" w:rsidRPr="00A36125" w:rsidRDefault="00BD7167" w:rsidP="00BD7167">
      <w:pPr>
        <w:tabs>
          <w:tab w:val="left" w:pos="7140"/>
        </w:tabs>
      </w:pPr>
      <w:r w:rsidRPr="008C3D75">
        <w:t>V</w:t>
      </w:r>
      <w:del w:id="2609" w:author="admin" w:date="2018-06-18T11:43:00Z">
        <w:r w:rsidRPr="008C3D75" w:rsidDel="00A36125">
          <w:delText> </w:delText>
        </w:r>
      </w:del>
      <w:ins w:id="2610" w:author="admin" w:date="2018-06-18T11:43:00Z">
        <w:r w:rsidR="00A36125">
          <w:t> </w:t>
        </w:r>
      </w:ins>
      <w:r w:rsidRPr="00A36125">
        <w:t>predchodzej</w:t>
      </w:r>
      <w:ins w:id="2611" w:author="admin" w:date="2018-06-18T11:43:00Z">
        <w:r w:rsidR="00A36125">
          <w:t xml:space="preserve"> predchádzajúcej</w:t>
        </w:r>
      </w:ins>
      <w:r w:rsidRPr="00A36125">
        <w:t xml:space="preserve"> kapitole boli merané absolútne hodnoty SV a toto meranie bolo porovnané s meraním SV pomocou echokardiografiou. V nasledujúcej analýze boli sledované relatívne zmeny SV počítané kontinuálne pomocou hrudníkovej impedancie. V tejto analýze bolo zahrnutých 39 pacientov po transplantácií srdca.  Pacienti boli rozdelený do dvoch skupín podľa maximálnej záťažovej tolerancie MET</w:t>
      </w:r>
      <w:r w:rsidRPr="008C3D75">
        <w:fldChar w:fldCharType="begin"/>
      </w:r>
      <w:r w:rsidR="00284C6A" w:rsidRPr="008C3D75">
        <w:instrText xml:space="preserve"> ADDIN EN.CITE &lt;EndNote&gt;&lt;Cite&gt;&lt;Author&gt;Swain DP&lt;/Author&gt;&lt;Year&gt;2007&lt;/Year&gt;&lt;RecNum&gt;0&lt;/RecNum&gt;&lt;IDText&gt;Exercise prescription.&lt;/IDText&gt;&lt;DisplayText&gt;[78]&lt;/DisplayText&gt;&lt;record&gt;&lt;titles&gt;&lt;title&gt;Exercise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Pr="008C3D75">
        <w:rPr>
          <w:rPrChange w:id="2612" w:author="admin" w:date="2018-06-18T11:14:00Z">
            <w:rPr/>
          </w:rPrChange>
        </w:rPr>
        <w:fldChar w:fldCharType="separate"/>
      </w:r>
      <w:r w:rsidR="00AA122D" w:rsidRPr="008C3D75">
        <w:rPr>
          <w:noProof/>
        </w:rPr>
        <w:t>[78]</w:t>
      </w:r>
      <w:r w:rsidRPr="008C3D75">
        <w:fldChar w:fldCharType="end"/>
      </w:r>
      <w:r w:rsidRPr="008C3D75">
        <w:t xml:space="preserve"> na MET </w:t>
      </w:r>
      <w:r w:rsidRPr="008C3D75">
        <w:rPr>
          <w:rFonts w:cstheme="majorHAnsi"/>
        </w:rPr>
        <w:t>≥</w:t>
      </w:r>
      <w:r w:rsidRPr="00A36125">
        <w:t xml:space="preserve"> 4 (26 pacientov) a MET &lt; 4 (13 pacientov). </w:t>
      </w:r>
    </w:p>
    <w:p w14:paraId="223B4FC3" w14:textId="77777777" w:rsidR="00BD7167" w:rsidRPr="008C3D75" w:rsidRDefault="00BD7167" w:rsidP="00BD7167">
      <w:pPr>
        <w:pStyle w:val="Heading3"/>
      </w:pPr>
      <w:bookmarkStart w:id="2613" w:name="_Toc516835658"/>
      <w:r w:rsidRPr="008C3D75">
        <w:t>Výsledky</w:t>
      </w:r>
      <w:bookmarkEnd w:id="2613"/>
    </w:p>
    <w:p w14:paraId="586FC275" w14:textId="28FDD0A6" w:rsidR="00BD7167" w:rsidRPr="008C3D75" w:rsidRDefault="00BD7167" w:rsidP="00BD7167">
      <w:pPr>
        <w:rPr>
          <w:rPrChange w:id="2614" w:author="admin" w:date="2018-06-18T11:14:00Z">
            <w:rPr>
              <w:lang w:val="en-US"/>
            </w:rPr>
          </w:rPrChange>
        </w:rPr>
      </w:pPr>
      <w:r w:rsidRPr="008C3D75">
        <w:t xml:space="preserve">Na kategorizovanie typu odozvy SV na fyzickú záťaž, bol čas cvičenia rozdelený na prvú a druhú polovicu. Bola takisto stanovená východzia úroveň SV ako SV keď subjekt leží na </w:t>
      </w:r>
      <w:del w:id="2615" w:author="admin" w:date="2018-06-18T11:43:00Z">
        <w:r w:rsidRPr="008C3D75" w:rsidDel="00A36125">
          <w:delText>ložku</w:delText>
        </w:r>
      </w:del>
      <w:ins w:id="2616" w:author="admin" w:date="2018-06-18T11:43:00Z">
        <w:r w:rsidR="00A36125" w:rsidRPr="008C3D75">
          <w:t>lôžku</w:t>
        </w:r>
      </w:ins>
      <w:r w:rsidRPr="008C3D75">
        <w:t xml:space="preserve"> so zdvihnutými nohami. Zmeny v SV väčšie ako 10% v prvej polovici cvičenia a v druhej polovici cvičenia oproti východzej úrovni boli považované za štatisticky významné. Bolo identifikovaných 6 typov odozvy SV na </w:t>
      </w:r>
      <w:del w:id="2617" w:author="admin" w:date="2018-06-18T11:43:00Z">
        <w:r w:rsidRPr="008C3D75" w:rsidDel="00A36125">
          <w:delText>cvčenie</w:delText>
        </w:r>
      </w:del>
      <w:ins w:id="2618" w:author="admin" w:date="2018-06-18T11:43:00Z">
        <w:r w:rsidR="00A36125" w:rsidRPr="008C3D75">
          <w:t>cvičenie</w:t>
        </w:r>
      </w:ins>
      <w:r w:rsidRPr="008C3D75">
        <w:t xml:space="preserve"> a k týmto odozvám boli priradený pacienti ktorý do nich spadali:</w:t>
      </w:r>
    </w:p>
    <w:p w14:paraId="5283DB71" w14:textId="77777777" w:rsidR="00BD7167" w:rsidRPr="008C3D75" w:rsidRDefault="00BD7167" w:rsidP="00BD7167">
      <w:pPr>
        <w:pStyle w:val="ListParagraph"/>
        <w:numPr>
          <w:ilvl w:val="0"/>
          <w:numId w:val="44"/>
        </w:numPr>
      </w:pPr>
      <w:r w:rsidRPr="008C3D75">
        <w:t>A: zvýšenie SV v prvej aj druhej polovici cvičenia</w:t>
      </w:r>
    </w:p>
    <w:p w14:paraId="27866F32" w14:textId="77777777" w:rsidR="00BD7167" w:rsidRPr="008C3D75" w:rsidRDefault="00BD7167" w:rsidP="00BD7167">
      <w:pPr>
        <w:pStyle w:val="ListParagraph"/>
        <w:numPr>
          <w:ilvl w:val="1"/>
          <w:numId w:val="44"/>
        </w:numPr>
      </w:pPr>
      <w:r w:rsidRPr="008C3D75">
        <w:t xml:space="preserve"> 54% subjektov (MET </w:t>
      </w:r>
      <w:r w:rsidRPr="008C3D75">
        <w:rPr>
          <w:rFonts w:cstheme="majorHAnsi"/>
        </w:rPr>
        <w:t>≥ 4), resp. 15% (</w:t>
      </w:r>
      <w:r w:rsidRPr="008C3D75">
        <w:t xml:space="preserve">MET </w:t>
      </w:r>
      <w:r w:rsidRPr="008C3D75">
        <w:rPr>
          <w:rFonts w:cstheme="majorHAnsi"/>
        </w:rPr>
        <w:t>&lt; 4)</w:t>
      </w:r>
    </w:p>
    <w:p w14:paraId="6B648F47" w14:textId="77777777" w:rsidR="00BD7167" w:rsidRPr="008C3D75" w:rsidRDefault="00BD7167" w:rsidP="00BD7167">
      <w:pPr>
        <w:pStyle w:val="ListParagraph"/>
        <w:numPr>
          <w:ilvl w:val="0"/>
          <w:numId w:val="44"/>
        </w:numPr>
      </w:pPr>
      <w:r w:rsidRPr="008C3D75">
        <w:t xml:space="preserve">B: zvýšenie SV v prvej polovici, zníženie v druhej polovici </w:t>
      </w:r>
    </w:p>
    <w:p w14:paraId="0BD986E4" w14:textId="77777777" w:rsidR="00BD7167" w:rsidRPr="008C3D75" w:rsidRDefault="00BD7167" w:rsidP="00BD7167">
      <w:pPr>
        <w:pStyle w:val="ListParagraph"/>
        <w:numPr>
          <w:ilvl w:val="1"/>
          <w:numId w:val="44"/>
        </w:numPr>
      </w:pPr>
      <w:r w:rsidRPr="008C3D75">
        <w:lastRenderedPageBreak/>
        <w:t xml:space="preserve"> 8% subjektov (MET </w:t>
      </w:r>
      <w:r w:rsidRPr="008C3D75">
        <w:rPr>
          <w:rFonts w:cstheme="majorHAnsi"/>
        </w:rPr>
        <w:t>≥ 4), resp. 15% (</w:t>
      </w:r>
      <w:r w:rsidRPr="008C3D75">
        <w:t xml:space="preserve">MET </w:t>
      </w:r>
      <w:r w:rsidRPr="008C3D75">
        <w:rPr>
          <w:rFonts w:cstheme="majorHAnsi"/>
        </w:rPr>
        <w:t>&lt; 4)</w:t>
      </w:r>
    </w:p>
    <w:p w14:paraId="3318821D" w14:textId="194F8380" w:rsidR="00BD7167" w:rsidRPr="008C3D75" w:rsidRDefault="00BD7167" w:rsidP="00BD7167">
      <w:pPr>
        <w:pStyle w:val="ListParagraph"/>
        <w:numPr>
          <w:ilvl w:val="0"/>
          <w:numId w:val="44"/>
        </w:numPr>
      </w:pPr>
      <w:r w:rsidRPr="008C3D75">
        <w:t xml:space="preserve">C: zvýšenie SV v prvej polovici, v druhej </w:t>
      </w:r>
      <w:del w:id="2619" w:author="admin" w:date="2018-06-18T11:43:00Z">
        <w:r w:rsidRPr="008C3D75" w:rsidDel="00A36125">
          <w:delText>polovic</w:delText>
        </w:r>
      </w:del>
      <w:ins w:id="2620" w:author="admin" w:date="2018-06-18T11:43:00Z">
        <w:r w:rsidR="00A36125" w:rsidRPr="008C3D75">
          <w:t>polovici</w:t>
        </w:r>
      </w:ins>
      <w:r w:rsidRPr="008C3D75">
        <w:t xml:space="preserve"> SV bez zmeny</w:t>
      </w:r>
    </w:p>
    <w:p w14:paraId="4E446F98" w14:textId="77777777" w:rsidR="00BD7167" w:rsidRPr="008C3D75" w:rsidRDefault="00BD7167" w:rsidP="00BD7167">
      <w:pPr>
        <w:pStyle w:val="ListParagraph"/>
        <w:numPr>
          <w:ilvl w:val="1"/>
          <w:numId w:val="44"/>
        </w:numPr>
      </w:pPr>
      <w:r w:rsidRPr="008C3D75">
        <w:t xml:space="preserve"> 27% subjektov (MET </w:t>
      </w:r>
      <w:r w:rsidRPr="008C3D75">
        <w:rPr>
          <w:rFonts w:cstheme="majorHAnsi"/>
        </w:rPr>
        <w:t>≥ 4), resp. 25% (</w:t>
      </w:r>
      <w:r w:rsidRPr="008C3D75">
        <w:t xml:space="preserve">MET </w:t>
      </w:r>
      <w:r w:rsidRPr="008C3D75">
        <w:rPr>
          <w:rFonts w:cstheme="majorHAnsi"/>
        </w:rPr>
        <w:t>&lt; 4)</w:t>
      </w:r>
      <w:r w:rsidRPr="008C3D75">
        <w:t xml:space="preserve"> </w:t>
      </w:r>
    </w:p>
    <w:p w14:paraId="327A0AFD" w14:textId="049EFA79" w:rsidR="00BD7167" w:rsidRPr="008C3D75" w:rsidRDefault="00BD7167" w:rsidP="00BD7167">
      <w:pPr>
        <w:pStyle w:val="ListParagraph"/>
        <w:numPr>
          <w:ilvl w:val="0"/>
          <w:numId w:val="44"/>
        </w:numPr>
      </w:pPr>
      <w:r w:rsidRPr="008C3D75">
        <w:t xml:space="preserve">D: žiadna zmena v SV počas </w:t>
      </w:r>
      <w:del w:id="2621" w:author="admin" w:date="2018-06-18T11:43:00Z">
        <w:r w:rsidRPr="008C3D75" w:rsidDel="00A36125">
          <w:delText>svičenia</w:delText>
        </w:r>
      </w:del>
      <w:ins w:id="2622" w:author="admin" w:date="2018-06-18T11:43:00Z">
        <w:r w:rsidR="00A36125" w:rsidRPr="008C3D75">
          <w:t>cvičenia</w:t>
        </w:r>
      </w:ins>
    </w:p>
    <w:p w14:paraId="0F044D8D" w14:textId="77777777" w:rsidR="00BD7167" w:rsidRPr="008C3D75" w:rsidRDefault="00BD7167" w:rsidP="00BD7167">
      <w:pPr>
        <w:pStyle w:val="ListParagraph"/>
        <w:numPr>
          <w:ilvl w:val="1"/>
          <w:numId w:val="44"/>
        </w:numPr>
      </w:pPr>
      <w:r w:rsidRPr="008C3D75">
        <w:t xml:space="preserve"> 4% subjektov (MET </w:t>
      </w:r>
      <w:r w:rsidRPr="008C3D75">
        <w:rPr>
          <w:rFonts w:cstheme="majorHAnsi"/>
        </w:rPr>
        <w:t>≥ 4), resp. 30% (</w:t>
      </w:r>
      <w:r w:rsidRPr="008C3D75">
        <w:t xml:space="preserve">MET </w:t>
      </w:r>
      <w:r w:rsidRPr="008C3D75">
        <w:rPr>
          <w:rFonts w:cstheme="majorHAnsi"/>
        </w:rPr>
        <w:t>&lt; 4)</w:t>
      </w:r>
      <w:r w:rsidRPr="008C3D75">
        <w:t xml:space="preserve"> </w:t>
      </w:r>
    </w:p>
    <w:p w14:paraId="331FD232" w14:textId="77777777" w:rsidR="00BD7167" w:rsidRPr="008C3D75" w:rsidRDefault="00BD7167" w:rsidP="00BD7167">
      <w:pPr>
        <w:pStyle w:val="ListParagraph"/>
        <w:numPr>
          <w:ilvl w:val="0"/>
          <w:numId w:val="44"/>
        </w:numPr>
      </w:pPr>
      <w:r w:rsidRPr="008C3D75">
        <w:t>E: žiadna zmena SV v prvej polovici, zníženie SV v druhej polovici</w:t>
      </w:r>
    </w:p>
    <w:p w14:paraId="66CF95F0" w14:textId="77777777" w:rsidR="00BD7167" w:rsidRPr="008C3D75" w:rsidRDefault="00BD7167" w:rsidP="00BD7167">
      <w:pPr>
        <w:pStyle w:val="ListParagraph"/>
        <w:numPr>
          <w:ilvl w:val="1"/>
          <w:numId w:val="44"/>
        </w:numPr>
      </w:pPr>
      <w:r w:rsidRPr="008C3D75">
        <w:t xml:space="preserve"> 0% subjektov (MET </w:t>
      </w:r>
      <w:r w:rsidRPr="008C3D75">
        <w:rPr>
          <w:rFonts w:cstheme="majorHAnsi"/>
        </w:rPr>
        <w:t>≥ 4), resp. 0% (</w:t>
      </w:r>
      <w:r w:rsidRPr="008C3D75">
        <w:t xml:space="preserve">MET </w:t>
      </w:r>
      <w:r w:rsidRPr="008C3D75">
        <w:rPr>
          <w:rFonts w:cstheme="majorHAnsi"/>
        </w:rPr>
        <w:t>&lt; 4)</w:t>
      </w:r>
      <w:r w:rsidRPr="008C3D75">
        <w:t xml:space="preserve"> </w:t>
      </w:r>
    </w:p>
    <w:p w14:paraId="44B806DB" w14:textId="4F34A612" w:rsidR="00BD7167" w:rsidRPr="008C3D75" w:rsidRDefault="00BD7167" w:rsidP="00BD7167">
      <w:pPr>
        <w:pStyle w:val="ListParagraph"/>
        <w:numPr>
          <w:ilvl w:val="0"/>
          <w:numId w:val="44"/>
        </w:numPr>
      </w:pPr>
      <w:r w:rsidRPr="008C3D75">
        <w:t xml:space="preserve">F: žiadne zmena SV v prvej </w:t>
      </w:r>
      <w:del w:id="2623" w:author="admin" w:date="2018-06-18T11:43:00Z">
        <w:r w:rsidRPr="008C3D75" w:rsidDel="00A36125">
          <w:delText>polovic</w:delText>
        </w:r>
      </w:del>
      <w:ins w:id="2624" w:author="admin" w:date="2018-06-18T11:43:00Z">
        <w:r w:rsidR="00A36125" w:rsidRPr="008C3D75">
          <w:t>polovici</w:t>
        </w:r>
      </w:ins>
      <w:r w:rsidRPr="008C3D75">
        <w:t>, zvýšenie SV v druhej polovici</w:t>
      </w:r>
    </w:p>
    <w:p w14:paraId="62EBE443" w14:textId="77777777" w:rsidR="00BD7167" w:rsidRPr="008C3D75" w:rsidRDefault="00BD7167" w:rsidP="00BD7167">
      <w:pPr>
        <w:pStyle w:val="ListParagraph"/>
        <w:numPr>
          <w:ilvl w:val="1"/>
          <w:numId w:val="44"/>
        </w:numPr>
      </w:pPr>
      <w:r w:rsidRPr="008C3D75">
        <w:t xml:space="preserve"> 7% subjektov (MET </w:t>
      </w:r>
      <w:r w:rsidRPr="008C3D75">
        <w:rPr>
          <w:rFonts w:cstheme="majorHAnsi"/>
        </w:rPr>
        <w:t>≥ 4), resp. 15% (</w:t>
      </w:r>
      <w:r w:rsidRPr="008C3D75">
        <w:t xml:space="preserve">MET </w:t>
      </w:r>
      <w:r w:rsidRPr="008C3D75">
        <w:rPr>
          <w:rFonts w:cstheme="majorHAnsi"/>
        </w:rPr>
        <w:t>&lt; 4)</w:t>
      </w:r>
      <w:r w:rsidRPr="008C3D75">
        <w:t xml:space="preserve"> </w:t>
      </w:r>
    </w:p>
    <w:p w14:paraId="0EA0BCFA" w14:textId="77777777" w:rsidR="00BD7167" w:rsidRPr="008C3D75" w:rsidRDefault="00BD7167" w:rsidP="00BD7167">
      <w:pPr>
        <w:pStyle w:val="ListParagraph"/>
        <w:ind w:left="770"/>
      </w:pPr>
    </w:p>
    <w:p w14:paraId="477E861B" w14:textId="77777777" w:rsidR="00BD7167" w:rsidRPr="008C3D75" w:rsidRDefault="00BD7167" w:rsidP="00BD7167">
      <w:pPr>
        <w:tabs>
          <w:tab w:val="left" w:pos="7140"/>
        </w:tabs>
      </w:pPr>
      <w:r w:rsidRPr="008C3D75">
        <w:t xml:space="preserve">Výsledok relatívnych zmien SV počítanej v tejto štúdii sú zobrazené na </w:t>
      </w:r>
      <w:r w:rsidRPr="008C3D75">
        <w:fldChar w:fldCharType="begin"/>
      </w:r>
      <w:r w:rsidRPr="008C3D75">
        <w:instrText xml:space="preserve"> REF _Ref510354717 \h </w:instrText>
      </w:r>
      <w:r w:rsidRPr="008C3D75">
        <w:rPr>
          <w:rPrChange w:id="2625" w:author="admin" w:date="2018-06-18T11:14:00Z">
            <w:rPr/>
          </w:rPrChange>
        </w:rPr>
        <w:fldChar w:fldCharType="separate"/>
      </w:r>
      <w:r w:rsidR="00A37FEB" w:rsidRPr="008C3D75">
        <w:t xml:space="preserve">Obrázok </w:t>
      </w:r>
      <w:r w:rsidR="00A37FEB" w:rsidRPr="00A36125">
        <w:rPr>
          <w:noProof/>
        </w:rPr>
        <w:t>3</w:t>
      </w:r>
      <w:r w:rsidR="00A37FEB" w:rsidRPr="00A36125">
        <w:t>.</w:t>
      </w:r>
      <w:r w:rsidR="00A37FEB" w:rsidRPr="008C3D75">
        <w:rPr>
          <w:noProof/>
        </w:rPr>
        <w:t>22</w:t>
      </w:r>
      <w:r w:rsidRPr="008C3D75">
        <w:fldChar w:fldCharType="end"/>
      </w:r>
      <w:r w:rsidRPr="008C3D75">
        <w:t xml:space="preserve"> a </w:t>
      </w:r>
      <w:r w:rsidRPr="008C3D75">
        <w:fldChar w:fldCharType="begin"/>
      </w:r>
      <w:r w:rsidRPr="008C3D75">
        <w:instrText xml:space="preserve"> REF _Ref510354721 \h </w:instrText>
      </w:r>
      <w:r w:rsidRPr="008C3D75">
        <w:rPr>
          <w:rPrChange w:id="2626" w:author="admin" w:date="2018-06-18T11:14:00Z">
            <w:rPr/>
          </w:rPrChange>
        </w:rPr>
        <w:fldChar w:fldCharType="separate"/>
      </w:r>
      <w:r w:rsidR="00A37FEB" w:rsidRPr="008C3D75">
        <w:t>Ob</w:t>
      </w:r>
      <w:r w:rsidR="00A37FEB" w:rsidRPr="00A36125">
        <w:t xml:space="preserve">rázok </w:t>
      </w:r>
      <w:r w:rsidR="00A37FEB" w:rsidRPr="00A36125">
        <w:rPr>
          <w:noProof/>
        </w:rPr>
        <w:t>3</w:t>
      </w:r>
      <w:r w:rsidR="00A37FEB" w:rsidRPr="008C3D75">
        <w:t>.</w:t>
      </w:r>
      <w:r w:rsidR="00A37FEB" w:rsidRPr="008C3D75">
        <w:rPr>
          <w:noProof/>
        </w:rPr>
        <w:t>23</w:t>
      </w:r>
      <w:r w:rsidRPr="008C3D75">
        <w:fldChar w:fldCharType="end"/>
      </w:r>
      <w:r w:rsidRPr="008C3D75">
        <w:t xml:space="preserve"> pre dvoch pacientov. Relatívne zmeny SV na </w:t>
      </w:r>
      <w:r w:rsidRPr="008C3D75">
        <w:fldChar w:fldCharType="begin"/>
      </w:r>
      <w:r w:rsidRPr="008C3D75">
        <w:instrText xml:space="preserve"> REF _Ref510354717 \h </w:instrText>
      </w:r>
      <w:r w:rsidRPr="008C3D75">
        <w:rPr>
          <w:rPrChange w:id="2627" w:author="admin" w:date="2018-06-18T11:14:00Z">
            <w:rPr/>
          </w:rPrChange>
        </w:rPr>
        <w:fldChar w:fldCharType="separate"/>
      </w:r>
      <w:r w:rsidR="00A37FEB" w:rsidRPr="008C3D75">
        <w:t xml:space="preserve">Obrázok </w:t>
      </w:r>
      <w:r w:rsidR="00A37FEB" w:rsidRPr="00A36125">
        <w:rPr>
          <w:noProof/>
        </w:rPr>
        <w:t>3</w:t>
      </w:r>
      <w:r w:rsidR="00A37FEB" w:rsidRPr="00A36125">
        <w:t>.</w:t>
      </w:r>
      <w:r w:rsidR="00A37FEB" w:rsidRPr="008C3D75">
        <w:rPr>
          <w:noProof/>
        </w:rPr>
        <w:t>22</w:t>
      </w:r>
      <w:r w:rsidRPr="008C3D75">
        <w:fldChar w:fldCharType="end"/>
      </w:r>
      <w:r w:rsidRPr="008C3D75">
        <w:t xml:space="preserve"> majú predpokladaný priebeh s postupným nárastom pri zvyšovanej záťaže. Na </w:t>
      </w:r>
      <w:r w:rsidRPr="008C3D75">
        <w:fldChar w:fldCharType="begin"/>
      </w:r>
      <w:r w:rsidRPr="008C3D75">
        <w:instrText xml:space="preserve"> REF _Ref510354721 \h </w:instrText>
      </w:r>
      <w:r w:rsidRPr="008C3D75">
        <w:rPr>
          <w:rPrChange w:id="2628" w:author="admin" w:date="2018-06-18T11:14:00Z">
            <w:rPr/>
          </w:rPrChange>
        </w:rPr>
        <w:fldChar w:fldCharType="separate"/>
      </w:r>
      <w:r w:rsidR="00A37FEB" w:rsidRPr="008C3D75">
        <w:t xml:space="preserve">Obrázok </w:t>
      </w:r>
      <w:r w:rsidR="00A37FEB" w:rsidRPr="00A36125">
        <w:rPr>
          <w:noProof/>
        </w:rPr>
        <w:t>3</w:t>
      </w:r>
      <w:r w:rsidR="00A37FEB" w:rsidRPr="00A36125">
        <w:t>.</w:t>
      </w:r>
      <w:r w:rsidR="00A37FEB" w:rsidRPr="008C3D75">
        <w:rPr>
          <w:noProof/>
        </w:rPr>
        <w:t>23</w:t>
      </w:r>
      <w:r w:rsidRPr="008C3D75">
        <w:fldChar w:fldCharType="end"/>
      </w:r>
      <w:r w:rsidRPr="008C3D75">
        <w:t xml:space="preserve"> je však možno vidieť pokles relatívneho SV na začiatku záťaže a len mierny nárast v strede záťaže. </w:t>
      </w:r>
    </w:p>
    <w:p w14:paraId="5BEB97FE" w14:textId="77777777" w:rsidR="00BD7167" w:rsidRPr="008C3D75" w:rsidRDefault="00BD7167" w:rsidP="00BD7167">
      <w:pPr>
        <w:tabs>
          <w:tab w:val="left" w:pos="5638"/>
        </w:tabs>
      </w:pPr>
      <w:r w:rsidRPr="008C3D75">
        <w:rPr>
          <w:noProof/>
          <w:lang w:val="en-US" w:eastAsia="en-US"/>
        </w:rPr>
        <mc:AlternateContent>
          <mc:Choice Requires="wps">
            <w:drawing>
              <wp:anchor distT="0" distB="0" distL="114300" distR="114300" simplePos="0" relativeHeight="251662336" behindDoc="0" locked="0" layoutInCell="1" allowOverlap="1" wp14:anchorId="2614814D" wp14:editId="7BB131D3">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1BC0AAC" w14:textId="77777777" w:rsidR="004453DF" w:rsidRPr="00903A70" w:rsidRDefault="004453DF"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14814D" id="Text Box 8" o:spid="_x0000_s1043" type="#_x0000_t202" style="position:absolute;left:0;text-align:left;margin-left:425.55pt;margin-top:156.6pt;width:41.95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aTRQIAAIw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" strokecolor="white [3212]" strokeweight="0">
                <v:textbox>
                  <w:txbxContent>
                    <w:p w14:paraId="21BC0AAC" w14:textId="77777777" w:rsidR="004453DF" w:rsidRPr="00903A70" w:rsidRDefault="004453DF" w:rsidP="00BD7167">
                      <w:pPr>
                        <w:rPr>
                          <w:sz w:val="16"/>
                          <w:szCs w:val="16"/>
                        </w:rPr>
                      </w:pPr>
                      <w:r w:rsidRPr="00903A70">
                        <w:rPr>
                          <w:sz w:val="16"/>
                          <w:szCs w:val="16"/>
                        </w:rPr>
                        <w:t>Udalosť</w:t>
                      </w:r>
                    </w:p>
                  </w:txbxContent>
                </v:textbox>
              </v:shape>
            </w:pict>
          </mc:Fallback>
        </mc:AlternateContent>
      </w:r>
      <w:r w:rsidRPr="008C3D75">
        <w:rPr>
          <w:noProof/>
          <w:lang w:val="en-US" w:eastAsia="en-US"/>
          <w:rPrChange w:id="2629" w:author="admin" w:date="2018-06-18T11:14:00Z">
            <w:rPr>
              <w:noProof/>
              <w:lang w:val="en-US" w:eastAsia="en-US"/>
            </w:rPr>
          </w:rPrChange>
        </w:rPr>
        <mc:AlternateContent>
          <mc:Choice Requires="wps">
            <w:drawing>
              <wp:anchor distT="0" distB="0" distL="114300" distR="114300" simplePos="0" relativeHeight="251660288" behindDoc="0" locked="0" layoutInCell="1" allowOverlap="1" wp14:anchorId="57D15719" wp14:editId="15074635">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7635865F" w14:textId="77777777" w:rsidR="004453DF" w:rsidRPr="00903A70" w:rsidRDefault="004453DF"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D15719" id="Text Box 6" o:spid="_x0000_s1044" type="#_x0000_t202" style="position:absolute;left:0;text-align:left;margin-left:-.55pt;margin-top:-.65pt;width:62.5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" strokecolor="white [3212]" strokeweight="0">
                <v:textbox>
                  <w:txbxContent>
                    <w:p w14:paraId="7635865F" w14:textId="77777777" w:rsidR="004453DF" w:rsidRPr="00903A70" w:rsidRDefault="004453DF" w:rsidP="00BD7167">
                      <w:pPr>
                        <w:rPr>
                          <w:sz w:val="16"/>
                          <w:szCs w:val="16"/>
                          <w:lang w:val="en-US"/>
                        </w:rPr>
                      </w:pPr>
                      <w:r w:rsidRPr="00903A70">
                        <w:rPr>
                          <w:sz w:val="16"/>
                          <w:szCs w:val="16"/>
                        </w:rPr>
                        <w:t xml:space="preserve">Relatívna zmena SV </w:t>
                      </w:r>
                      <w:r w:rsidRPr="00903A70">
                        <w:rPr>
                          <w:sz w:val="16"/>
                          <w:szCs w:val="16"/>
                          <w:lang w:val="en-US"/>
                        </w:rPr>
                        <w:t>[%]</w:t>
                      </w:r>
                    </w:p>
                  </w:txbxContent>
                </v:textbox>
              </v:shape>
            </w:pict>
          </mc:Fallback>
        </mc:AlternateContent>
      </w:r>
      <w:r w:rsidRPr="008C3D75">
        <w:rPr>
          <w:noProof/>
          <w:lang w:val="en-US" w:eastAsia="en-US"/>
          <w:rPrChange w:id="2630" w:author="admin" w:date="2018-06-18T11:14:00Z">
            <w:rPr>
              <w:noProof/>
              <w:lang w:val="en-US" w:eastAsia="en-US"/>
            </w:rPr>
          </w:rPrChange>
        </w:rPr>
        <w:drawing>
          <wp:inline distT="0" distB="0" distL="0" distR="0" wp14:anchorId="531D16DA" wp14:editId="1E027A7F">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832D179" w14:textId="77777777" w:rsidR="00BD7167" w:rsidRPr="008C3D75" w:rsidRDefault="00BD7167" w:rsidP="00BD7167">
      <w:pPr>
        <w:pStyle w:val="Caption"/>
        <w:rPr>
          <w:szCs w:val="22"/>
          <w:lang w:val="sk-SK"/>
        </w:rPr>
      </w:pPr>
      <w:bookmarkStart w:id="2631" w:name="_Ref510354717"/>
      <w:bookmarkStart w:id="2632" w:name="_Toc516835696"/>
      <w:r w:rsidRPr="008C3D75">
        <w:rPr>
          <w:lang w:val="sk-SK"/>
        </w:rPr>
        <w:t xml:space="preserve">Obrázok </w:t>
      </w:r>
      <w:r w:rsidRPr="005C2483">
        <w:rPr>
          <w:lang w:val="sk-SK"/>
        </w:rPr>
        <w:fldChar w:fldCharType="begin"/>
      </w:r>
      <w:r w:rsidRPr="008C3D75">
        <w:rPr>
          <w:lang w:val="sk-SK"/>
        </w:rPr>
        <w:instrText xml:space="preserve"> STYLEREF 1 \s </w:instrText>
      </w:r>
      <w:r w:rsidRPr="008C3D75">
        <w:rPr>
          <w:lang w:val="sk-SK"/>
          <w:rPrChange w:id="2633" w:author="admin" w:date="2018-06-18T11:14:00Z">
            <w:rPr>
              <w:lang w:val="sk-SK"/>
            </w:rPr>
          </w:rPrChange>
        </w:rPr>
        <w:fldChar w:fldCharType="separate"/>
      </w:r>
      <w:r w:rsidR="00A37FEB" w:rsidRPr="008C3D75">
        <w:rPr>
          <w:noProof/>
          <w:lang w:val="sk-SK"/>
        </w:rPr>
        <w:t>3</w:t>
      </w:r>
      <w:r w:rsidRPr="008C3D75">
        <w:rPr>
          <w:lang w:val="sk-SK"/>
          <w:rPrChange w:id="2634" w:author="admin" w:date="2018-06-18T11:14:00Z">
            <w:rPr>
              <w:lang w:val="sk-SK"/>
            </w:rPr>
          </w:rPrChange>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2635" w:author="admin" w:date="2018-06-18T11:14:00Z">
            <w:rPr>
              <w:lang w:val="sk-SK"/>
            </w:rPr>
          </w:rPrChange>
        </w:rPr>
        <w:fldChar w:fldCharType="separate"/>
      </w:r>
      <w:r w:rsidR="00A37FEB" w:rsidRPr="008C3D75">
        <w:rPr>
          <w:noProof/>
          <w:lang w:val="sk-SK"/>
        </w:rPr>
        <w:t>22</w:t>
      </w:r>
      <w:r w:rsidRPr="008C3D75">
        <w:rPr>
          <w:lang w:val="sk-SK"/>
          <w:rPrChange w:id="2636" w:author="admin" w:date="2018-06-18T11:14:00Z">
            <w:rPr>
              <w:lang w:val="sk-SK"/>
            </w:rPr>
          </w:rPrChange>
        </w:rPr>
        <w:fldChar w:fldCharType="end"/>
      </w:r>
      <w:bookmarkEnd w:id="2631"/>
      <w:r w:rsidRPr="008C3D75">
        <w:rPr>
          <w:lang w:val="sk-SK"/>
        </w:rPr>
        <w:t>:</w:t>
      </w:r>
      <w:r w:rsidRPr="008C3D75">
        <w:rPr>
          <w:szCs w:val="22"/>
          <w:lang w:val="sk-SK"/>
        </w:rPr>
        <w:t xml:space="preserve"> Relatívne zmeny SV subjektu 53 pri záťaži.</w:t>
      </w:r>
      <w:bookmarkEnd w:id="2632"/>
    </w:p>
    <w:p w14:paraId="509B05DE" w14:textId="77777777" w:rsidR="00BD7167" w:rsidRPr="008C3D75" w:rsidRDefault="00BD7167" w:rsidP="00BD7167">
      <w:pPr>
        <w:tabs>
          <w:tab w:val="left" w:pos="7140"/>
        </w:tabs>
        <w:jc w:val="center"/>
      </w:pPr>
      <w:r w:rsidRPr="008C3D75">
        <w:rPr>
          <w:noProof/>
          <w:lang w:val="en-US" w:eastAsia="en-US"/>
        </w:rPr>
        <mc:AlternateContent>
          <mc:Choice Requires="wps">
            <w:drawing>
              <wp:anchor distT="0" distB="0" distL="114300" distR="114300" simplePos="0" relativeHeight="251661312" behindDoc="0" locked="0" layoutInCell="1" allowOverlap="1" wp14:anchorId="602210AF" wp14:editId="15E6EC68">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490F4C83" w14:textId="77777777" w:rsidR="004453DF" w:rsidRPr="00903A70" w:rsidRDefault="004453DF"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2210AF" id="Text Box 7" o:spid="_x0000_s1045" type="#_x0000_t202" style="position:absolute;left:0;text-align:left;margin-left:2.7pt;margin-top:12.3pt;width:62.55pt;height:2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" strokecolor="white [3212]" strokeweight="0">
                <v:textbox>
                  <w:txbxContent>
                    <w:p w14:paraId="490F4C83" w14:textId="77777777" w:rsidR="004453DF" w:rsidRPr="00903A70" w:rsidRDefault="004453DF" w:rsidP="00BD7167">
                      <w:pPr>
                        <w:rPr>
                          <w:sz w:val="16"/>
                          <w:szCs w:val="16"/>
                          <w:lang w:val="en-US"/>
                        </w:rPr>
                      </w:pPr>
                      <w:r w:rsidRPr="00903A70">
                        <w:rPr>
                          <w:sz w:val="16"/>
                          <w:szCs w:val="16"/>
                        </w:rPr>
                        <w:t xml:space="preserve">Relatívna zmena SV </w:t>
                      </w:r>
                      <w:r w:rsidRPr="00903A70">
                        <w:rPr>
                          <w:sz w:val="16"/>
                          <w:szCs w:val="16"/>
                          <w:lang w:val="en-US"/>
                        </w:rPr>
                        <w:t>[%]</w:t>
                      </w:r>
                    </w:p>
                  </w:txbxContent>
                </v:textbox>
              </v:shape>
            </w:pict>
          </mc:Fallback>
        </mc:AlternateContent>
      </w:r>
    </w:p>
    <w:p w14:paraId="663CF9AD" w14:textId="77777777" w:rsidR="00BD7167" w:rsidRPr="008C3D75" w:rsidRDefault="00BD7167" w:rsidP="00BD7167">
      <w:pPr>
        <w:tabs>
          <w:tab w:val="left" w:pos="7140"/>
        </w:tabs>
        <w:jc w:val="center"/>
      </w:pPr>
      <w:r w:rsidRPr="008C3D75">
        <w:rPr>
          <w:noProof/>
          <w:lang w:val="en-US" w:eastAsia="en-US"/>
        </w:rPr>
        <w:lastRenderedPageBreak/>
        <mc:AlternateContent>
          <mc:Choice Requires="wps">
            <w:drawing>
              <wp:anchor distT="0" distB="0" distL="114300" distR="114300" simplePos="0" relativeHeight="251663360" behindDoc="0" locked="0" layoutInCell="1" allowOverlap="1" wp14:anchorId="57081BA9" wp14:editId="6D19FFFA">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3593380" w14:textId="77777777" w:rsidR="004453DF" w:rsidRPr="00903A70" w:rsidRDefault="004453DF"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081BA9" id="Text Box 9" o:spid="_x0000_s1046" type="#_x0000_t202" style="position:absolute;left:0;text-align:left;margin-left:425.55pt;margin-top:175.4pt;width:41.9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" strokecolor="white [3212]" strokeweight="0">
                <v:textbox>
                  <w:txbxContent>
                    <w:p w14:paraId="23593380" w14:textId="77777777" w:rsidR="004453DF" w:rsidRPr="00903A70" w:rsidRDefault="004453DF" w:rsidP="00BD7167">
                      <w:pPr>
                        <w:rPr>
                          <w:sz w:val="16"/>
                          <w:szCs w:val="16"/>
                        </w:rPr>
                      </w:pPr>
                      <w:r w:rsidRPr="00903A70">
                        <w:rPr>
                          <w:sz w:val="16"/>
                          <w:szCs w:val="16"/>
                        </w:rPr>
                        <w:t>Udalosť</w:t>
                      </w:r>
                    </w:p>
                  </w:txbxContent>
                </v:textbox>
              </v:shape>
            </w:pict>
          </mc:Fallback>
        </mc:AlternateContent>
      </w:r>
      <w:r w:rsidRPr="008C3D75">
        <w:rPr>
          <w:noProof/>
          <w:lang w:val="en-US" w:eastAsia="en-US"/>
        </w:rPr>
        <w:drawing>
          <wp:inline distT="0" distB="0" distL="0" distR="0" wp14:anchorId="197E1501" wp14:editId="14F89285">
            <wp:extent cx="5400040" cy="2869955"/>
            <wp:effectExtent l="0" t="0" r="0" b="6985"/>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C434E7E" w14:textId="77777777" w:rsidR="00BD7167" w:rsidRPr="008C3D75" w:rsidRDefault="00BD7167" w:rsidP="00BD7167">
      <w:pPr>
        <w:pStyle w:val="Caption"/>
        <w:rPr>
          <w:lang w:val="sk-SK"/>
        </w:rPr>
      </w:pPr>
      <w:bookmarkStart w:id="2637" w:name="_Ref510354721"/>
      <w:bookmarkStart w:id="2638" w:name="_Toc516835697"/>
      <w:r w:rsidRPr="008C3D75">
        <w:rPr>
          <w:lang w:val="sk-SK"/>
        </w:rPr>
        <w:t xml:space="preserve">Obrázok </w:t>
      </w:r>
      <w:r w:rsidRPr="005C2483">
        <w:rPr>
          <w:lang w:val="sk-SK"/>
        </w:rPr>
        <w:fldChar w:fldCharType="begin"/>
      </w:r>
      <w:r w:rsidRPr="008C3D75">
        <w:rPr>
          <w:lang w:val="sk-SK"/>
        </w:rPr>
        <w:instrText xml:space="preserve"> STYLEREF 1 \s </w:instrText>
      </w:r>
      <w:r w:rsidRPr="008C3D75">
        <w:rPr>
          <w:lang w:val="sk-SK"/>
          <w:rPrChange w:id="2639" w:author="admin" w:date="2018-06-18T11:14:00Z">
            <w:rPr>
              <w:lang w:val="sk-SK"/>
            </w:rPr>
          </w:rPrChange>
        </w:rPr>
        <w:fldChar w:fldCharType="separate"/>
      </w:r>
      <w:r w:rsidR="00A37FEB" w:rsidRPr="008C3D75">
        <w:rPr>
          <w:noProof/>
          <w:lang w:val="sk-SK"/>
        </w:rPr>
        <w:t>3</w:t>
      </w:r>
      <w:r w:rsidRPr="008C3D75">
        <w:rPr>
          <w:lang w:val="sk-SK"/>
          <w:rPrChange w:id="2640" w:author="admin" w:date="2018-06-18T11:14:00Z">
            <w:rPr>
              <w:lang w:val="sk-SK"/>
            </w:rPr>
          </w:rPrChange>
        </w:rPr>
        <w:fldChar w:fldCharType="end"/>
      </w:r>
      <w:r w:rsidRPr="008C3D75">
        <w:rPr>
          <w:lang w:val="sk-SK"/>
        </w:rPr>
        <w:t>.</w:t>
      </w:r>
      <w:r w:rsidRPr="005C2483">
        <w:rPr>
          <w:lang w:val="sk-SK"/>
        </w:rPr>
        <w:fldChar w:fldCharType="begin"/>
      </w:r>
      <w:r w:rsidRPr="008C3D75">
        <w:rPr>
          <w:lang w:val="sk-SK"/>
        </w:rPr>
        <w:instrText xml:space="preserve"> SEQ Obrázok \* ARABIC \s 1 </w:instrText>
      </w:r>
      <w:r w:rsidRPr="008C3D75">
        <w:rPr>
          <w:lang w:val="sk-SK"/>
          <w:rPrChange w:id="2641" w:author="admin" w:date="2018-06-18T11:14:00Z">
            <w:rPr>
              <w:lang w:val="sk-SK"/>
            </w:rPr>
          </w:rPrChange>
        </w:rPr>
        <w:fldChar w:fldCharType="separate"/>
      </w:r>
      <w:r w:rsidR="00A37FEB" w:rsidRPr="008C3D75">
        <w:rPr>
          <w:noProof/>
          <w:lang w:val="sk-SK"/>
        </w:rPr>
        <w:t>23</w:t>
      </w:r>
      <w:r w:rsidRPr="008C3D75">
        <w:rPr>
          <w:lang w:val="sk-SK"/>
          <w:rPrChange w:id="2642" w:author="admin" w:date="2018-06-18T11:14:00Z">
            <w:rPr>
              <w:lang w:val="sk-SK"/>
            </w:rPr>
          </w:rPrChange>
        </w:rPr>
        <w:fldChar w:fldCharType="end"/>
      </w:r>
      <w:bookmarkEnd w:id="2637"/>
      <w:r w:rsidRPr="008C3D75">
        <w:rPr>
          <w:lang w:val="sk-SK"/>
        </w:rPr>
        <w:t>:</w:t>
      </w:r>
      <w:r w:rsidRPr="008C3D75">
        <w:rPr>
          <w:szCs w:val="22"/>
          <w:lang w:val="sk-SK"/>
        </w:rPr>
        <w:t xml:space="preserve"> Relatívne zmeny SV subjektu 49 pri záťaži</w:t>
      </w:r>
      <w:r w:rsidRPr="008C3D75">
        <w:rPr>
          <w:lang w:val="sk-SK"/>
        </w:rPr>
        <w:t>.</w:t>
      </w:r>
      <w:bookmarkEnd w:id="2638"/>
      <w:r w:rsidRPr="008C3D75">
        <w:rPr>
          <w:lang w:val="sk-SK"/>
        </w:rPr>
        <w:t xml:space="preserve"> </w:t>
      </w:r>
    </w:p>
    <w:p w14:paraId="4D272026" w14:textId="77777777" w:rsidR="00BD7167" w:rsidRPr="008C3D75" w:rsidRDefault="00BD7167" w:rsidP="00BD7167">
      <w:pPr>
        <w:overflowPunct/>
        <w:autoSpaceDE/>
        <w:autoSpaceDN/>
        <w:adjustRightInd/>
        <w:textAlignment w:val="auto"/>
        <w:rPr>
          <w:szCs w:val="22"/>
        </w:rPr>
      </w:pPr>
      <w:r w:rsidRPr="008C3D75">
        <w:br w:type="page"/>
      </w:r>
    </w:p>
    <w:p w14:paraId="71092C9D" w14:textId="77777777" w:rsidR="00BD7167" w:rsidRPr="008C3D75" w:rsidRDefault="00BD7167" w:rsidP="00BD7167">
      <w:pPr>
        <w:pStyle w:val="Text"/>
        <w:ind w:firstLine="0"/>
      </w:pPr>
    </w:p>
    <w:p w14:paraId="080188F0" w14:textId="77777777" w:rsidR="00BD7167" w:rsidRPr="008C3D75" w:rsidRDefault="00BD7167" w:rsidP="00BD7167">
      <w:pPr>
        <w:pStyle w:val="Heading3"/>
      </w:pPr>
      <w:bookmarkStart w:id="2643" w:name="_Toc516835659"/>
      <w:r w:rsidRPr="008C3D75">
        <w:t>Diskusia</w:t>
      </w:r>
      <w:bookmarkEnd w:id="2643"/>
    </w:p>
    <w:p w14:paraId="3DEF0314" w14:textId="0969A5A5" w:rsidR="00BD7167" w:rsidRPr="008C3D75" w:rsidRDefault="00BD7167" w:rsidP="00BD7167">
      <w:pPr>
        <w:tabs>
          <w:tab w:val="left" w:pos="7140"/>
        </w:tabs>
      </w:pPr>
      <w:r w:rsidRPr="008C3D75">
        <w:t xml:space="preserve">V čase písania tejto práce je táto štúdia </w:t>
      </w:r>
      <w:del w:id="2644" w:author="admin" w:date="2018-06-18T11:43:00Z">
        <w:r w:rsidRPr="008C3D75" w:rsidDel="00A36125">
          <w:delText>najvačšou</w:delText>
        </w:r>
      </w:del>
      <w:ins w:id="2645" w:author="admin" w:date="2018-06-18T11:43:00Z">
        <w:r w:rsidR="00A36125" w:rsidRPr="008C3D75">
          <w:t>najväčšou</w:t>
        </w:r>
      </w:ins>
      <w:r w:rsidRPr="008C3D75">
        <w:t xml:space="preserve"> s </w:t>
      </w:r>
      <w:del w:id="2646" w:author="admin" w:date="2018-06-18T11:43:00Z">
        <w:r w:rsidRPr="008C3D75" w:rsidDel="00A36125">
          <w:delText>pacientami</w:delText>
        </w:r>
      </w:del>
      <w:ins w:id="2647" w:author="admin" w:date="2018-06-18T11:43:00Z">
        <w:r w:rsidR="00A36125" w:rsidRPr="008C3D75">
          <w:t>pacientmi</w:t>
        </w:r>
      </w:ins>
      <w:r w:rsidRPr="008C3D75">
        <w:t xml:space="preserve"> so zlyhaním srdca s normálnou ejekčnou frakciou (Heart Failure and Normal Left Ventricular Ejection Fraction - HFNEF), ktorá hodnotí hemodynamické parametre v </w:t>
      </w:r>
      <w:del w:id="2648" w:author="admin" w:date="2018-06-18T11:44:00Z">
        <w:r w:rsidRPr="008C3D75" w:rsidDel="00A36125">
          <w:delText>priebehú</w:delText>
        </w:r>
      </w:del>
      <w:ins w:id="2649" w:author="admin" w:date="2018-06-18T11:44:00Z">
        <w:r w:rsidR="00A36125" w:rsidRPr="008C3D75">
          <w:t>priebehu</w:t>
        </w:r>
      </w:ins>
      <w:r w:rsidRPr="008C3D75">
        <w:t xml:space="preserve"> fyzickej </w:t>
      </w:r>
      <w:r w:rsidRPr="008C3D75">
        <w:fldChar w:fldCharType="begin"/>
      </w:r>
      <w:r w:rsidR="00284C6A" w:rsidRPr="008C3D75">
        <w:instrText xml:space="preserve"> ADDIN EN.CITE &lt;EndNote&gt;&lt;Cite&gt;&lt;Author&gt;Higginbotham&lt;/Author&gt;&lt;Year&gt;1986&lt;/Year&gt;&lt;RecNum&gt;0&lt;/RecNum&gt;&lt;IDText&gt;REGULATION OF STROKE VOLUME DURING SUBMAXIMAL AND MAXIMAL UPRIGHT EXERCISE IN NORMAL MAN&lt;/IDText&gt;&lt;DisplayText&gt;[79]&lt;/DisplayText&gt;&lt;record&gt;&lt;dates&gt;&lt;pub-dates&gt;&lt;date&gt;Feb&lt;/date&gt;&lt;/pub-dates&gt;&lt;year&gt;1986&lt;/year&gt;&lt;/dates&gt;&lt;keywords&gt;&lt;keyword&gt;Cardiovascular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Pr="008C3D75">
        <w:rPr>
          <w:rPrChange w:id="2650" w:author="admin" w:date="2018-06-18T11:14:00Z">
            <w:rPr/>
          </w:rPrChange>
        </w:rPr>
        <w:fldChar w:fldCharType="separate"/>
      </w:r>
      <w:r w:rsidR="00AA122D" w:rsidRPr="008C3D75">
        <w:rPr>
          <w:noProof/>
        </w:rPr>
        <w:t>[79]</w:t>
      </w:r>
      <w:r w:rsidRPr="008C3D75">
        <w:fldChar w:fldCharType="end"/>
      </w:r>
      <w:r w:rsidRPr="008C3D75">
        <w:t xml:space="preserve">záťaže simultánne s kateterizáciou pravého srdca a echokardiografiou. Po prvý raz takisto analyzuje smer zmeny </w:t>
      </w:r>
      <w:r w:rsidR="009076DD" w:rsidRPr="00A36125">
        <w:t>srdcov</w:t>
      </w:r>
      <w:r w:rsidRPr="00A36125">
        <w:t>ého výdaja pre individuálnych pacientov vo veľmi krátkych časových int</w:t>
      </w:r>
      <w:r w:rsidRPr="008C3D75">
        <w:t xml:space="preserve">ervaloch – 20 sekúnd. U zdravých ľudí bolo popísaných niekoľko typov odoziev SVI na fyzickú záťaž. Pravdepodobne najčastejšou odozvou je zvýšenie SV pri nízkej úrovni fyzickej záťaže a žiadne významné zvýšenie SV pri vysokej fyzickej záťaži </w:t>
      </w:r>
      <w:r w:rsidRPr="008C3D75">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rsidRPr="008C3D75">
        <w:instrText xml:space="preserve"> ADDIN EN.CITE </w:instrText>
      </w:r>
      <w:r w:rsidR="00284C6A" w:rsidRPr="008C3D75">
        <w:rPr>
          <w:rPrChange w:id="2651" w:author="admin" w:date="2018-06-18T11:14:00Z">
            <w:rPr/>
          </w:rPrChange>
        </w:rPr>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rsidRPr="008C3D75">
        <w:instrText xml:space="preserve"> ADDIN EN.CITE.DATA </w:instrText>
      </w:r>
      <w:r w:rsidR="00284C6A" w:rsidRPr="008C3D75">
        <w:rPr>
          <w:rPrChange w:id="2652" w:author="admin" w:date="2018-06-18T11:14:00Z">
            <w:rPr/>
          </w:rPrChange>
        </w:rPr>
      </w:r>
      <w:r w:rsidR="00284C6A" w:rsidRPr="008C3D75">
        <w:rPr>
          <w:rPrChange w:id="2653" w:author="admin" w:date="2018-06-18T11:14:00Z">
            <w:rPr/>
          </w:rPrChange>
        </w:rPr>
        <w:fldChar w:fldCharType="end"/>
      </w:r>
      <w:r w:rsidRPr="008C3D75">
        <w:rPr>
          <w:rPrChange w:id="2654" w:author="admin" w:date="2018-06-18T11:14:00Z">
            <w:rPr/>
          </w:rPrChange>
        </w:rPr>
      </w:r>
      <w:r w:rsidRPr="008C3D75">
        <w:rPr>
          <w:rPrChange w:id="2655" w:author="admin" w:date="2018-06-18T11:14:00Z">
            <w:rPr/>
          </w:rPrChange>
        </w:rPr>
        <w:fldChar w:fldCharType="separate"/>
      </w:r>
      <w:r w:rsidR="00AA122D" w:rsidRPr="008C3D75">
        <w:rPr>
          <w:noProof/>
        </w:rPr>
        <w:t>[79, 80]</w:t>
      </w:r>
      <w:r w:rsidRPr="008C3D75">
        <w:fldChar w:fldCharType="end"/>
      </w:r>
      <w:r w:rsidRPr="008C3D75">
        <w:t>. Častou odozvou je takisto kontinuálne zvyšovanie SV počas fyzickej záťaže, s výrazným zvýšením pri počiatku záťaže</w:t>
      </w:r>
      <w:r w:rsidRPr="008C3D75">
        <w:fldChar w:fldCharType="begin"/>
      </w:r>
      <w:r w:rsidR="00284C6A" w:rsidRPr="008C3D75">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HEART-RATE&lt;/IDText&gt;&lt;DisplayText&gt;[81]&lt;/DisplayText&gt;&lt;record&gt;&lt;keywords&gt;&lt;keyword&gt;Cardiovascular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8C3D75">
        <w:rPr>
          <w:rPrChange w:id="2656" w:author="admin" w:date="2018-06-18T11:14:00Z">
            <w:rPr/>
          </w:rPrChange>
        </w:rPr>
        <w:fldChar w:fldCharType="separate"/>
      </w:r>
      <w:r w:rsidR="00AA122D" w:rsidRPr="008C3D75">
        <w:rPr>
          <w:noProof/>
        </w:rPr>
        <w:t>[81]</w:t>
      </w:r>
      <w:r w:rsidRPr="008C3D75">
        <w:fldChar w:fldCharType="end"/>
      </w:r>
      <w:r w:rsidRPr="008C3D75">
        <w:t xml:space="preserve">. Niekedy počiatočné zvýšenie SV je nasledované znížením SV na konci záťaže </w:t>
      </w:r>
      <w:r w:rsidRPr="008C3D75">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rsidRPr="008C3D75">
        <w:instrText xml:space="preserve"> ADDIN EN.CITE </w:instrText>
      </w:r>
      <w:r w:rsidR="00284C6A" w:rsidRPr="008C3D75">
        <w:rPr>
          <w:rPrChange w:id="2657" w:author="admin" w:date="2018-06-18T11:14:00Z">
            <w:rPr/>
          </w:rPrChange>
        </w:rPr>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rsidRPr="008C3D75">
        <w:instrText xml:space="preserve"> ADDIN EN.CITE.DATA </w:instrText>
      </w:r>
      <w:r w:rsidR="00284C6A" w:rsidRPr="008C3D75">
        <w:rPr>
          <w:rPrChange w:id="2658" w:author="admin" w:date="2018-06-18T11:14:00Z">
            <w:rPr/>
          </w:rPrChange>
        </w:rPr>
      </w:r>
      <w:r w:rsidR="00284C6A" w:rsidRPr="008C3D75">
        <w:rPr>
          <w:rPrChange w:id="2659" w:author="admin" w:date="2018-06-18T11:14:00Z">
            <w:rPr/>
          </w:rPrChange>
        </w:rPr>
        <w:fldChar w:fldCharType="end"/>
      </w:r>
      <w:r w:rsidRPr="008C3D75">
        <w:rPr>
          <w:rPrChange w:id="2660" w:author="admin" w:date="2018-06-18T11:14:00Z">
            <w:rPr/>
          </w:rPrChange>
        </w:rPr>
      </w:r>
      <w:r w:rsidRPr="008C3D75">
        <w:rPr>
          <w:rPrChange w:id="2661" w:author="admin" w:date="2018-06-18T11:14:00Z">
            <w:rPr/>
          </w:rPrChange>
        </w:rPr>
        <w:fldChar w:fldCharType="separate"/>
      </w:r>
      <w:r w:rsidR="00AA122D" w:rsidRPr="008C3D75">
        <w:rPr>
          <w:noProof/>
        </w:rPr>
        <w:t>[82]</w:t>
      </w:r>
      <w:r w:rsidRPr="008C3D75">
        <w:fldChar w:fldCharType="end"/>
      </w:r>
      <w:r w:rsidRPr="008C3D75">
        <w:t>. Zaujímavé je, že maximum SV nenastá</w:t>
      </w:r>
      <w:r w:rsidRPr="00A36125">
        <w:t>va v období najväčšej záťaže. V tej</w:t>
      </w:r>
      <w:r w:rsidRPr="008C3D75">
        <w:t xml:space="preserve">to štúdii bolo zistené, že maximum SV sa až v 67% prípadov nevyskytuje v rovnakej dobe ako maximum záťaže </w:t>
      </w:r>
      <w:r w:rsidRPr="008C3D75">
        <w:fldChar w:fldCharType="begin"/>
      </w:r>
      <w:r w:rsidR="00284C6A" w:rsidRPr="008C3D75">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fraction&lt;/IDText&gt;&lt;DisplayText&gt;[83]&lt;/DisplayText&gt;&lt;record&gt;&lt;titles&gt;&lt;title&gt;The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8C3D75">
        <w:rPr>
          <w:rPrChange w:id="2662" w:author="admin" w:date="2018-06-18T11:14:00Z">
            <w:rPr/>
          </w:rPrChange>
        </w:rPr>
        <w:fldChar w:fldCharType="separate"/>
      </w:r>
      <w:r w:rsidR="00AA122D" w:rsidRPr="008C3D75">
        <w:rPr>
          <w:noProof/>
        </w:rPr>
        <w:t>[83]</w:t>
      </w:r>
      <w:r w:rsidRPr="008C3D75">
        <w:fldChar w:fldCharType="end"/>
      </w:r>
      <w:r w:rsidRPr="008C3D75">
        <w:t>. Vysvetlením by mohla byť nesprávna funkcia srdca, ako aj neschopnosť srdca zvládať zvýšenú zaťaž.</w:t>
      </w:r>
    </w:p>
    <w:p w14:paraId="1555F055" w14:textId="77777777" w:rsidR="00BD7167" w:rsidRPr="008C3D75" w:rsidRDefault="00BD7167" w:rsidP="00BD7167">
      <w:pPr>
        <w:sectPr w:rsidR="00BD7167" w:rsidRPr="008C3D75">
          <w:pgSz w:w="11907" w:h="16840" w:code="9"/>
          <w:pgMar w:top="1418" w:right="1418" w:bottom="1418" w:left="1985" w:header="737" w:footer="737" w:gutter="0"/>
          <w:cols w:space="708"/>
          <w:noEndnote/>
          <w:titlePg/>
        </w:sectPr>
      </w:pPr>
    </w:p>
    <w:p w14:paraId="1CF1AD18" w14:textId="77777777" w:rsidR="00BD7167" w:rsidRPr="008C3D75" w:rsidRDefault="00BD7167" w:rsidP="00BD7167">
      <w:pPr>
        <w:pStyle w:val="Heading1"/>
      </w:pPr>
      <w:bookmarkStart w:id="2663" w:name="_Toc386404220"/>
      <w:bookmarkStart w:id="2664" w:name="_Toc510268163"/>
      <w:bookmarkStart w:id="2665" w:name="_Toc516835660"/>
      <w:r w:rsidRPr="008C3D75">
        <w:lastRenderedPageBreak/>
        <w:t>Záver</w:t>
      </w:r>
      <w:bookmarkEnd w:id="2663"/>
      <w:bookmarkEnd w:id="2664"/>
      <w:bookmarkEnd w:id="2665"/>
    </w:p>
    <w:p w14:paraId="7E8A3EBE" w14:textId="7983552F" w:rsidR="00BD7167" w:rsidRPr="00A36125" w:rsidRDefault="00BD7167" w:rsidP="00BD7167">
      <w:pPr>
        <w:tabs>
          <w:tab w:val="left" w:pos="7140"/>
        </w:tabs>
      </w:pPr>
      <w:r w:rsidRPr="008C3D75">
        <w:t xml:space="preserve">Predložená práca prezentuje nové </w:t>
      </w:r>
      <w:del w:id="2666" w:author="admin" w:date="2018-06-18T11:44:00Z">
        <w:r w:rsidRPr="008C3D75" w:rsidDel="00A36125">
          <w:delText>metody</w:delText>
        </w:r>
      </w:del>
      <w:ins w:id="2667" w:author="admin" w:date="2018-06-18T11:44:00Z">
        <w:r w:rsidR="00A36125" w:rsidRPr="008C3D75">
          <w:t>metódy</w:t>
        </w:r>
      </w:ins>
      <w:r w:rsidRPr="008C3D75">
        <w:t xml:space="preserve"> analýzy vzájomných väzieb hemodymických</w:t>
      </w:r>
      <w:ins w:id="2668" w:author="admin" w:date="2018-06-18T11:44:00Z">
        <w:r w:rsidR="00A36125">
          <w:t xml:space="preserve"> hemodynamických??</w:t>
        </w:r>
      </w:ins>
      <w:r w:rsidRPr="00A36125">
        <w:t xml:space="preserve"> parametrov a výpočtu srdcového výdaja. Nové metódy sú cielené na presnejšie stanovenie srdcového výdaja a krvnej cirkulácie neinvazívnou cestou pomocou celotelovej </w:t>
      </w:r>
      <w:del w:id="2669" w:author="admin" w:date="2018-06-18T11:44:00Z">
        <w:r w:rsidRPr="00A36125" w:rsidDel="00A36125">
          <w:delText>imedančnej</w:delText>
        </w:r>
      </w:del>
      <w:ins w:id="2670" w:author="admin" w:date="2018-06-18T11:44:00Z">
        <w:r w:rsidR="00A36125" w:rsidRPr="00A36125">
          <w:t>impedančnej</w:t>
        </w:r>
      </w:ins>
      <w:r w:rsidRPr="00A36125">
        <w:t xml:space="preserve"> kardiografie. V práci sa využíva  výnimočných dátových súborov, ktoré zahrňujú súčasné meranie 12-zvodového EKG, srdcových zvukov, arteriálneho krvného tlaku a celotelovej  boimpedance</w:t>
      </w:r>
      <w:ins w:id="2671" w:author="admin" w:date="2018-06-18T11:44:00Z">
        <w:r w:rsidR="00A36125">
          <w:t xml:space="preserve"> bioimpedancie</w:t>
        </w:r>
      </w:ins>
      <w:r w:rsidRPr="00A36125">
        <w:t xml:space="preserve">. </w:t>
      </w:r>
      <w:del w:id="2672" w:author="admin" w:date="2018-06-18T11:44:00Z">
        <w:r w:rsidRPr="00A36125" w:rsidDel="00A36125">
          <w:delText>Analyzovené</w:delText>
        </w:r>
      </w:del>
      <w:ins w:id="2673" w:author="admin" w:date="2018-06-18T11:44:00Z">
        <w:r w:rsidR="00A36125" w:rsidRPr="00A36125">
          <w:t>Analyzované</w:t>
        </w:r>
      </w:ins>
      <w:r w:rsidRPr="00A36125">
        <w:t xml:space="preserve"> sú dve skupiny ľudí – zdraví dobrovoľníci a pacienti po transplantácií srdca. Pri druhej skupine bol navyše kontinuálne meraný </w:t>
      </w:r>
      <w:r w:rsidR="009076DD" w:rsidRPr="00A36125">
        <w:t>srdcov</w:t>
      </w:r>
      <w:r w:rsidRPr="00A36125">
        <w:t>ý výdaj echokadriografiou</w:t>
      </w:r>
      <w:ins w:id="2674" w:author="admin" w:date="2018-06-18T11:44:00Z">
        <w:r w:rsidR="00A36125">
          <w:t xml:space="preserve"> echokardiografiou</w:t>
        </w:r>
      </w:ins>
      <w:r w:rsidRPr="00A36125">
        <w:t xml:space="preserve"> a termodilúciou.</w:t>
      </w:r>
    </w:p>
    <w:p w14:paraId="1895F4BD" w14:textId="77777777" w:rsidR="00BD7167" w:rsidRPr="008C3D75" w:rsidRDefault="00BD7167" w:rsidP="00BD7167">
      <w:pPr>
        <w:tabs>
          <w:tab w:val="left" w:pos="7140"/>
        </w:tabs>
      </w:pPr>
    </w:p>
    <w:p w14:paraId="4BDAB7EC" w14:textId="7E8BAE94" w:rsidR="00BD7167" w:rsidRPr="008C3D75" w:rsidRDefault="00BD7167" w:rsidP="00BD7167">
      <w:pPr>
        <w:tabs>
          <w:tab w:val="left" w:pos="7140"/>
        </w:tabs>
      </w:pPr>
      <w:r w:rsidRPr="008C3D75">
        <w:t xml:space="preserve">V súčasnosti nie je v literatúre zhoda na fyziologickom pôvode bioimpedančných parametroch. Pri porovnaní SV počítaných bioimpedančnými monitormi sa preto často objavuje slabá zhoda s paralelne meraným SV pomocou echokardiografie alebo MRI a to buď v absolútnych hodnotách </w:t>
      </w:r>
      <w:r w:rsidRPr="008C3D75">
        <w:fldChar w:fldCharType="begin"/>
      </w:r>
      <w:r w:rsidR="00284C6A" w:rsidRPr="008C3D75">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fraction&lt;/IDText&gt;&lt;DisplayText&gt;[83]&lt;/DisplayText&gt;&lt;record&gt;&lt;titles&gt;&lt;title&gt;The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8C3D75">
        <w:rPr>
          <w:rPrChange w:id="2675" w:author="admin" w:date="2018-06-18T11:14:00Z">
            <w:rPr/>
          </w:rPrChange>
        </w:rPr>
        <w:fldChar w:fldCharType="separate"/>
      </w:r>
      <w:r w:rsidR="00AA122D" w:rsidRPr="008C3D75">
        <w:rPr>
          <w:noProof/>
        </w:rPr>
        <w:t>[83]</w:t>
      </w:r>
      <w:r w:rsidRPr="008C3D75">
        <w:fldChar w:fldCharType="end"/>
      </w:r>
      <w:r w:rsidRPr="008C3D75">
        <w:t xml:space="preserve">, alebo aj relatívnych hodnotách </w:t>
      </w:r>
      <w:r w:rsidRPr="008C3D75">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YyI+MTUyMjIyODI2MDwvYWRkZWQtZGF0ZT48cmVmLXR5cGUgbmFtZT0iSm91cm5hbCBBcnRpY2xl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U0EuJiN4RDtCb3J6YWdlQHVzYy5lZHU8L2F1dGgtYWRkcmVzcz48cmVjLW51bWJlcj42NzwvcmVj
LW51bWJlcj48bGFzdC11cGRhdGVkLWRhdGUgZm9ybWF0PSJ1dGMiPjE1MjIyMjgyNjA8L2xhc3Qt
dXBkYXRlZC1kYXRlPjxhY2Nlc3Npb24tbnVtPldPUzowMDA0MDkyNjQ5MDAwMTA8L2FjY2Vzc2lv
bi1udW0+PGVsZWN0cm9uaWMtcmVzb3VyY2UtbnVtPjEwLjQwMzcvYWpjYzIwMTc0ODg8L2VsZWN0
cm9uaWMtcmVzb3VyY2UtbnVtPjx2b2x1bWU+MjY8L3ZvbHVtZT48L3JlY29yZD48L0NpdGU+PC9F
bmROb3RlPn==
</w:fldData>
        </w:fldChar>
      </w:r>
      <w:r w:rsidR="00284C6A" w:rsidRPr="008C3D75">
        <w:instrText xml:space="preserve"> ADDIN EN.CITE </w:instrText>
      </w:r>
      <w:r w:rsidR="00284C6A" w:rsidRPr="008C3D75">
        <w:rPr>
          <w:rPrChange w:id="2676" w:author="admin" w:date="2018-06-18T11:14:00Z">
            <w:rPr/>
          </w:rPrChange>
        </w:rPr>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YyI+MTUyMjIyODI2MDwvYWRkZWQtZGF0ZT48cmVmLXR5cGUgbmFtZT0iSm91cm5hbCBBcnRpY2xl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U0EuJiN4RDtCb3J6YWdlQHVzYy5lZHU8L2F1dGgtYWRkcmVzcz48cmVjLW51bWJlcj42NzwvcmVj
LW51bWJlcj48bGFzdC11cGRhdGVkLWRhdGUgZm9ybWF0PSJ1dGMiPjE1MjIyMjgyNjA8L2xhc3Qt
dXBkYXRlZC1kYXRlPjxhY2Nlc3Npb24tbnVtPldPUzowMDA0MDkyNjQ5MDAwMTA8L2FjY2Vzc2lv
bi1udW0+PGVsZWN0cm9uaWMtcmVzb3VyY2UtbnVtPjEwLjQwMzcvYWpjYzIwMTc0ODg8L2VsZWN0
cm9uaWMtcmVzb3VyY2UtbnVtPjx2b2x1bWU+MjY8L3ZvbHVtZT48L3JlY29yZD48L0NpdGU+PC9F
bmROb3RlPn==
</w:fldData>
        </w:fldChar>
      </w:r>
      <w:r w:rsidR="00284C6A" w:rsidRPr="008C3D75">
        <w:instrText xml:space="preserve"> ADDIN EN.CITE.DATA </w:instrText>
      </w:r>
      <w:r w:rsidR="00284C6A" w:rsidRPr="008C3D75">
        <w:rPr>
          <w:rPrChange w:id="2677" w:author="admin" w:date="2018-06-18T11:14:00Z">
            <w:rPr/>
          </w:rPrChange>
        </w:rPr>
      </w:r>
      <w:r w:rsidR="00284C6A" w:rsidRPr="008C3D75">
        <w:rPr>
          <w:rPrChange w:id="2678" w:author="admin" w:date="2018-06-18T11:14:00Z">
            <w:rPr/>
          </w:rPrChange>
        </w:rPr>
        <w:fldChar w:fldCharType="end"/>
      </w:r>
      <w:r w:rsidRPr="008C3D75">
        <w:rPr>
          <w:rPrChange w:id="2679" w:author="admin" w:date="2018-06-18T11:14:00Z">
            <w:rPr/>
          </w:rPrChange>
        </w:rPr>
      </w:r>
      <w:r w:rsidRPr="008C3D75">
        <w:rPr>
          <w:rPrChange w:id="2680" w:author="admin" w:date="2018-06-18T11:14:00Z">
            <w:rPr/>
          </w:rPrChange>
        </w:rPr>
        <w:fldChar w:fldCharType="separate"/>
      </w:r>
      <w:r w:rsidRPr="008C3D75">
        <w:rPr>
          <w:noProof/>
        </w:rPr>
        <w:t>[5]</w:t>
      </w:r>
      <w:r w:rsidRPr="008C3D75">
        <w:fldChar w:fldCharType="end"/>
      </w:r>
      <w:r w:rsidRPr="008C3D75">
        <w:t>. Táto práca prináša nové informácie o </w:t>
      </w:r>
      <w:del w:id="2681" w:author="admin" w:date="2018-06-18T12:36:00Z">
        <w:r w:rsidRPr="008C3D75" w:rsidDel="00716656">
          <w:delText>vzájomých</w:delText>
        </w:r>
      </w:del>
      <w:ins w:id="2682" w:author="admin" w:date="2018-06-18T12:36:00Z">
        <w:r w:rsidR="00716656" w:rsidRPr="008C3D75">
          <w:t>vzájomných</w:t>
        </w:r>
      </w:ins>
      <w:r w:rsidRPr="008C3D75">
        <w:t xml:space="preserve"> väzbách hemodynamických parametrov. Tieto informácie </w:t>
      </w:r>
      <w:del w:id="2683" w:author="admin" w:date="2018-06-18T12:36:00Z">
        <w:r w:rsidRPr="008C3D75" w:rsidDel="00716656">
          <w:delText>možu</w:delText>
        </w:r>
      </w:del>
      <w:ins w:id="2684" w:author="admin" w:date="2018-06-18T12:36:00Z">
        <w:r w:rsidR="00716656" w:rsidRPr="008C3D75">
          <w:t>môžu</w:t>
        </w:r>
      </w:ins>
      <w:r w:rsidRPr="008C3D75">
        <w:t xml:space="preserve"> </w:t>
      </w:r>
      <w:del w:id="2685" w:author="admin" w:date="2018-06-18T12:36:00Z">
        <w:r w:rsidRPr="008C3D75" w:rsidDel="00716656">
          <w:delText>pomocť</w:delText>
        </w:r>
      </w:del>
      <w:ins w:id="2686" w:author="admin" w:date="2018-06-18T12:36:00Z">
        <w:r w:rsidR="00716656" w:rsidRPr="008C3D75">
          <w:t>pomôcť</w:t>
        </w:r>
      </w:ins>
      <w:r w:rsidRPr="008C3D75">
        <w:t xml:space="preserve"> pri lepšom pochopení fyziologického pôvodu bioimpedančných parametrov a </w:t>
      </w:r>
      <w:del w:id="2687" w:author="admin" w:date="2018-06-18T12:36:00Z">
        <w:r w:rsidRPr="008C3D75" w:rsidDel="00716656">
          <w:delText>možu</w:delText>
        </w:r>
      </w:del>
      <w:ins w:id="2688" w:author="admin" w:date="2018-06-18T12:36:00Z">
        <w:r w:rsidR="00716656" w:rsidRPr="008C3D75">
          <w:t>môžu</w:t>
        </w:r>
      </w:ins>
      <w:r w:rsidRPr="008C3D75">
        <w:t xml:space="preserve"> </w:t>
      </w:r>
      <w:del w:id="2689" w:author="admin" w:date="2018-06-18T12:36:00Z">
        <w:r w:rsidRPr="008C3D75" w:rsidDel="00716656">
          <w:delText>pomocť</w:delText>
        </w:r>
      </w:del>
      <w:ins w:id="2690" w:author="admin" w:date="2018-06-18T12:36:00Z">
        <w:r w:rsidR="00716656" w:rsidRPr="008C3D75">
          <w:t>pomôcť</w:t>
        </w:r>
      </w:ins>
      <w:r w:rsidRPr="008C3D75">
        <w:t xml:space="preserve"> pri návrhu presnejších modelov na výpočet srdcového výdaja.</w:t>
      </w:r>
    </w:p>
    <w:p w14:paraId="20CEBA98" w14:textId="77777777" w:rsidR="00BD7167" w:rsidRPr="008C3D75" w:rsidRDefault="00BD7167" w:rsidP="00BD7167">
      <w:pPr>
        <w:tabs>
          <w:tab w:val="left" w:pos="7140"/>
        </w:tabs>
      </w:pPr>
    </w:p>
    <w:p w14:paraId="35D9153D" w14:textId="77777777" w:rsidR="00BD7167" w:rsidRPr="008C3D75" w:rsidRDefault="00BD7167" w:rsidP="00BD7167">
      <w:pPr>
        <w:tabs>
          <w:tab w:val="left" w:pos="7140"/>
        </w:tabs>
        <w:rPr>
          <w:b/>
        </w:rPr>
      </w:pPr>
      <w:r w:rsidRPr="008C3D75">
        <w:rPr>
          <w:b/>
        </w:rPr>
        <w:t>Prínosy a čiastkové závery práce:</w:t>
      </w:r>
    </w:p>
    <w:p w14:paraId="64108B97" w14:textId="7C8115FF" w:rsidR="00BD7167" w:rsidRPr="008C3D75" w:rsidRDefault="00BD7167" w:rsidP="00BD7167">
      <w:pPr>
        <w:tabs>
          <w:tab w:val="left" w:pos="7140"/>
        </w:tabs>
      </w:pPr>
      <w:r w:rsidRPr="008C3D75">
        <w:t xml:space="preserve">Bola vytvorená nová metóda na detekciu prvého a druhého </w:t>
      </w:r>
      <w:r w:rsidR="009076DD" w:rsidRPr="008C3D75">
        <w:t>srdcov</w:t>
      </w:r>
      <w:r w:rsidRPr="008C3D75">
        <w:t xml:space="preserve">ého zvuku. Základ tejto metódy spočíva v ladení hraničných frekvencií filtra typu pásmová priepusť na základe korelácie vzdialenosti detekovaného </w:t>
      </w:r>
      <w:r w:rsidR="009076DD" w:rsidRPr="008C3D75">
        <w:t>srdcov</w:t>
      </w:r>
      <w:r w:rsidRPr="008C3D75">
        <w:t>ého zvuku od R vlny s </w:t>
      </w:r>
      <w:del w:id="2691" w:author="admin" w:date="2018-06-18T12:36:00Z">
        <w:r w:rsidRPr="008C3D75" w:rsidDel="00716656">
          <w:delText>fázov</w:delText>
        </w:r>
      </w:del>
      <w:ins w:id="2692" w:author="admin" w:date="2018-06-18T12:36:00Z">
        <w:r w:rsidR="00716656" w:rsidRPr="008C3D75">
          <w:t>fázou</w:t>
        </w:r>
      </w:ins>
      <w:r w:rsidRPr="008C3D75">
        <w:t xml:space="preserve"> respirácie. Súčasťou práce bol vývoj novej metódy pre popis frekvenčných vlastnosti srdcových zvukov. Bolo ukázané, že frekvenčné rozloženie </w:t>
      </w:r>
      <w:r w:rsidR="009076DD" w:rsidRPr="008C3D75">
        <w:t>srdcov</w:t>
      </w:r>
      <w:r w:rsidRPr="008C3D75">
        <w:t xml:space="preserve">ých zvukov je u </w:t>
      </w:r>
      <w:r w:rsidRPr="008C3D75">
        <w:lastRenderedPageBreak/>
        <w:t xml:space="preserve">každého človeka iné. Nové metódy detekcie navrhnuté v tejto práci pozostávajú z filtrácie </w:t>
      </w:r>
      <w:r w:rsidR="009076DD" w:rsidRPr="008C3D75">
        <w:t>srdcov</w:t>
      </w:r>
      <w:r w:rsidRPr="008C3D75">
        <w:t xml:space="preserve">ých zvukov pre každý subjekt individuálne. Tieto metódy redukujú chybu pri stanovení srdcového výdaja. </w:t>
      </w:r>
    </w:p>
    <w:p w14:paraId="69C8162A" w14:textId="77777777" w:rsidR="00BD7167" w:rsidRPr="008C3D75" w:rsidRDefault="00BD7167" w:rsidP="00BD7167">
      <w:pPr>
        <w:tabs>
          <w:tab w:val="left" w:pos="7140"/>
        </w:tabs>
      </w:pPr>
    </w:p>
    <w:p w14:paraId="3C074231" w14:textId="4DC61A60" w:rsidR="00BD7167" w:rsidRPr="008C3D75" w:rsidRDefault="00BD7167" w:rsidP="00BD7167">
      <w:pPr>
        <w:tabs>
          <w:tab w:val="left" w:pos="7140"/>
        </w:tabs>
      </w:pPr>
      <w:r w:rsidRPr="008C3D75">
        <w:t xml:space="preserve">Pre problematické stanovenie počiatku systoly z impedančnej krivky je za počiatok systoly uvažovaná nulová hodnota krivky </w:t>
      </w:r>
      <m:oMath>
        <m:r>
          <w:rPr>
            <w:rFonts w:ascii="Cambria Math" w:hAnsi="Cambria Math"/>
          </w:rPr>
          <m:t>-</m:t>
        </m:r>
        <m:r>
          <w:rPr>
            <w:rFonts w:ascii="Cambria Math" w:hAnsi="Cambria Math"/>
            <w:rPrChange w:id="2693" w:author="admin" w:date="2018-06-18T11:14:00Z">
              <w:rPr>
                <w:rFonts w:ascii="Cambria Math" w:hAnsi="Cambria Math"/>
              </w:rPr>
            </w:rPrChange>
          </w:rPr>
          <m:t>dZ/dt</m:t>
        </m:r>
      </m:oMath>
      <w:r w:rsidRPr="008C3D75">
        <w:t xml:space="preserve">. Pokusy o potlačenie vplyvu respirácie,  pľucneho obehu a dýchacích pohybov korigovaného parametru </w:t>
      </w:r>
      <m:oMath>
        <m:r>
          <w:rPr>
            <w:rFonts w:ascii="Cambria Math" w:hAnsi="Cambria Math"/>
          </w:rPr>
          <m:t>-</m:t>
        </m:r>
        <m:r>
          <w:rPr>
            <w:rFonts w:ascii="Cambria Math" w:hAnsi="Cambria Math"/>
            <w:rPrChange w:id="2694" w:author="admin" w:date="2018-06-18T11:14:00Z">
              <w:rPr>
                <w:rFonts w:ascii="Cambria Math" w:hAnsi="Cambria Math"/>
              </w:rPr>
            </w:rPrChange>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z hrudníkovej impedancie pomocou korekčného parametru</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z impedancie iných častí tela (krk, končatiny) dopadli neúspešne. Dôvodom bola nemožnosť </w:t>
      </w:r>
      <w:r w:rsidRPr="00716656">
        <w:t xml:space="preserve">určiť aká </w:t>
      </w:r>
      <w:del w:id="2695" w:author="admin" w:date="2018-06-18T12:36:00Z">
        <w:r w:rsidRPr="00716656" w:rsidDel="00716656">
          <w:delText>veľka</w:delText>
        </w:r>
      </w:del>
      <w:ins w:id="2696" w:author="admin" w:date="2018-06-18T12:36:00Z">
        <w:r w:rsidR="00716656" w:rsidRPr="00716656">
          <w:t>veľká</w:t>
        </w:r>
      </w:ins>
      <w:r w:rsidRPr="00716656">
        <w:t xml:space="preserve"> časť  korekčného pa</w:t>
      </w:r>
      <w:r w:rsidRPr="008C3D75">
        <w:t xml:space="preserve">rametru by mala byť odčítaná od parametru korigovaného. Bola však ukázaná vplyv respirácie na hodnotu </w:t>
      </w:r>
      <m:oMath>
        <m:r>
          <w:rPr>
            <w:rFonts w:ascii="Cambria Math" w:hAnsi="Cambria Math"/>
          </w:rPr>
          <m:t>-</m:t>
        </m:r>
        <m:r>
          <w:rPr>
            <w:rFonts w:ascii="Cambria Math" w:hAnsi="Cambria Math"/>
            <w:rPrChange w:id="2697" w:author="admin" w:date="2018-06-18T11:14:00Z">
              <w:rPr>
                <w:rFonts w:ascii="Cambria Math" w:hAnsi="Cambria Math"/>
              </w:rPr>
            </w:rPrChange>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a táto znalosť by mohla pomocť pri overení spravnosti detekcie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w:t>
      </w:r>
    </w:p>
    <w:p w14:paraId="7D833215" w14:textId="77777777" w:rsidR="00BD7167" w:rsidRPr="008C3D75" w:rsidRDefault="00BD7167" w:rsidP="00BD7167">
      <w:pPr>
        <w:tabs>
          <w:tab w:val="left" w:pos="7140"/>
        </w:tabs>
      </w:pPr>
    </w:p>
    <w:p w14:paraId="2D253921" w14:textId="063EC28F" w:rsidR="00BD7167" w:rsidRPr="008C3D75" w:rsidRDefault="00BD7167" w:rsidP="00BD7167">
      <w:pPr>
        <w:tabs>
          <w:tab w:val="left" w:pos="7140"/>
        </w:tabs>
      </w:pPr>
      <w:r w:rsidRPr="008C3D75">
        <w:t xml:space="preserve">Bola spracovaná popisná štatistika hemodynamických parametrov so zameraním na parametre používané na stanovenie srdcového výdaja. Štatistika určuje jednak priemerné hodnoty parametrov počas merania, ale aj zmeny parametra počas merania. Zo štatistiky vyplýva,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8C3D75">
        <w:t xml:space="preserve"> má variabilitu menšiu ako 1% počas merania, kdežto</w:t>
      </w:r>
      <w:ins w:id="2698" w:author="admin" w:date="2018-06-18T12:37:00Z">
        <w:r w:rsidR="00716656">
          <w:t xml:space="preserve"> pričom</w:t>
        </w:r>
      </w:ins>
      <w:r w:rsidRPr="008C3D75">
        <w:t xml:space="preserv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má variabilitu až 10%. Nové modely navrhnuté Bernštainom utlmujú význam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tým že ho odmocňujú (</w:t>
      </w:r>
      <w:r w:rsidRPr="008C3D75">
        <w:fldChar w:fldCharType="begin"/>
      </w:r>
      <w:r w:rsidRPr="008C3D75">
        <w:instrText xml:space="preserve"> REF Berstain_model_3 \h </w:instrText>
      </w:r>
      <w:r w:rsidRPr="008C3D75">
        <w:rPr>
          <w:rPrChange w:id="2699" w:author="admin" w:date="2018-06-18T11:14:00Z">
            <w:rPr/>
          </w:rPrChange>
        </w:rPr>
        <w:fldChar w:fldCharType="separate"/>
      </w:r>
      <w:r w:rsidR="00A37FEB" w:rsidRPr="008C3D75">
        <w:rPr>
          <w:noProof/>
          <w:color w:val="000000"/>
        </w:rPr>
        <w:t>37</w:t>
      </w:r>
      <w:r w:rsidRPr="008C3D75">
        <w:fldChar w:fldCharType="end"/>
      </w:r>
      <w:r w:rsidRPr="008C3D75">
        <w:t>). Tým posúvajú výpočet srdcového výdaja bližšie k tabuľkovým hodnotám podľa váhy.</w:t>
      </w:r>
    </w:p>
    <w:p w14:paraId="080D773D" w14:textId="77777777" w:rsidR="00BD7167" w:rsidRPr="008C3D75" w:rsidRDefault="00BD7167" w:rsidP="00BD7167">
      <w:pPr>
        <w:tabs>
          <w:tab w:val="left" w:pos="7140"/>
        </w:tabs>
      </w:pPr>
    </w:p>
    <w:p w14:paraId="07A4273F" w14:textId="78F6A782" w:rsidR="00BD7167" w:rsidRPr="008C3D75" w:rsidRDefault="00BD7167" w:rsidP="00BD7167">
      <w:pPr>
        <w:tabs>
          <w:tab w:val="left" w:pos="7140"/>
        </w:tabs>
      </w:pPr>
      <w:r w:rsidRPr="008C3D75">
        <w:t>Bola vytvorená nová metodika, na stanovenie sily väzby hemodynamických parametrov na hlboké a </w:t>
      </w:r>
      <w:del w:id="2700" w:author="admin" w:date="2018-06-18T12:37:00Z">
        <w:r w:rsidRPr="008C3D75" w:rsidDel="00716656">
          <w:delText>spontnánne</w:delText>
        </w:r>
      </w:del>
      <w:ins w:id="2701" w:author="admin" w:date="2018-06-18T12:37:00Z">
        <w:r w:rsidR="00716656" w:rsidRPr="008C3D75">
          <w:t>spontánne</w:t>
        </w:r>
      </w:ins>
      <w:r w:rsidRPr="008C3D75">
        <w:t xml:space="preserve"> dýchanie s dôrazom na bioimpedančné parametre. Bol takisto stanovený oneskorenie reakcie hemodynamických parametrov na fázu dýchania. Zistili sme, že táto metóda umožňuje prehľad </w:t>
      </w:r>
      <w:del w:id="2702" w:author="admin" w:date="2018-06-18T12:37:00Z">
        <w:r w:rsidRPr="008C3D75" w:rsidDel="00716656">
          <w:delText>rekacie</w:delText>
        </w:r>
      </w:del>
      <w:ins w:id="2703" w:author="admin" w:date="2018-06-18T12:37:00Z">
        <w:r w:rsidR="00716656" w:rsidRPr="008C3D75">
          <w:t>reakcie</w:t>
        </w:r>
      </w:ins>
      <w:r w:rsidRPr="008C3D75">
        <w:t xml:space="preserve"> navzájom </w:t>
      </w:r>
      <w:del w:id="2704" w:author="admin" w:date="2018-06-18T12:37:00Z">
        <w:r w:rsidRPr="008C3D75" w:rsidDel="00716656">
          <w:delText>rozdieľnych</w:delText>
        </w:r>
      </w:del>
      <w:ins w:id="2705" w:author="admin" w:date="2018-06-18T12:37:00Z">
        <w:r w:rsidR="00716656" w:rsidRPr="008C3D75">
          <w:t>rozdielnych</w:t>
        </w:r>
      </w:ins>
      <w:r w:rsidRPr="008C3D75">
        <w:t xml:space="preserve"> parametrov na fázu dýchania. Takisto sme zistili rozdielnu reakciu na dýchanie u </w:t>
      </w:r>
      <w:del w:id="2706" w:author="admin" w:date="2018-06-18T12:37:00Z">
        <w:r w:rsidRPr="008C3D75" w:rsidDel="00716656">
          <w:delText>roznych</w:delText>
        </w:r>
      </w:del>
      <w:ins w:id="2707" w:author="admin" w:date="2018-06-18T12:37:00Z">
        <w:r w:rsidR="00716656" w:rsidRPr="008C3D75">
          <w:t>rôznych</w:t>
        </w:r>
      </w:ins>
      <w:r w:rsidRPr="008C3D75">
        <w:t xml:space="preserve"> hemodynamických parametrov. Bola zistená jednak rozdielne silná lineárna závislosť parametrov na dýchanie ale aj časové oneskorenie s akým parametre reagovali na dýchanie. Bola zistená silná </w:t>
      </w:r>
      <w:del w:id="2708" w:author="admin" w:date="2018-06-18T12:37:00Z">
        <w:r w:rsidRPr="008C3D75" w:rsidDel="00716656">
          <w:delText>vazba</w:delText>
        </w:r>
      </w:del>
      <w:ins w:id="2709" w:author="admin" w:date="2018-06-18T12:37:00Z">
        <w:r w:rsidR="00716656" w:rsidRPr="008C3D75">
          <w:t>väzba</w:t>
        </w:r>
      </w:ins>
      <w:r w:rsidRPr="008C3D75">
        <w:t xml:space="preserve"> rozloženia </w:t>
      </w:r>
      <w:del w:id="2710" w:author="admin" w:date="2018-06-18T12:37:00Z">
        <w:r w:rsidRPr="008C3D75" w:rsidDel="00716656">
          <w:delText>krvy</w:delText>
        </w:r>
      </w:del>
      <w:ins w:id="2711" w:author="admin" w:date="2018-06-18T12:37:00Z">
        <w:r w:rsidR="00716656" w:rsidRPr="008C3D75">
          <w:t>krvi</w:t>
        </w:r>
      </w:ins>
      <w:r w:rsidRPr="008C3D75">
        <w:t xml:space="preserve"> v končatinách ako reakcia na nádych a výdych počas hlbokého </w:t>
      </w:r>
      <w:r w:rsidRPr="008C3D75">
        <w:lastRenderedPageBreak/>
        <w:t>dýchania, pri spontánnom bola nebola závislosť dýchania na hemodynamické parametre významná.</w:t>
      </w:r>
    </w:p>
    <w:p w14:paraId="3F824553" w14:textId="77777777" w:rsidR="00BD7167" w:rsidRPr="008C3D75" w:rsidRDefault="00BD7167" w:rsidP="00BD7167">
      <w:pPr>
        <w:tabs>
          <w:tab w:val="left" w:pos="7140"/>
        </w:tabs>
      </w:pPr>
    </w:p>
    <w:p w14:paraId="03AA45CA" w14:textId="52395257" w:rsidR="00BD7167" w:rsidRPr="00716656" w:rsidRDefault="00BD7167" w:rsidP="00BD7167">
      <w:pPr>
        <w:tabs>
          <w:tab w:val="left" w:pos="7140"/>
        </w:tabs>
      </w:pPr>
      <w:r w:rsidRPr="008C3D75">
        <w:t xml:space="preserve">Bola navrhnutá nová metóda na stanovenie srdcového výdaja z impedancie krku. Impedancia krku </w:t>
      </w:r>
      <w:del w:id="2712" w:author="admin" w:date="2018-06-18T12:37:00Z">
        <w:r w:rsidRPr="008C3D75" w:rsidDel="00716656">
          <w:delText>nieje</w:delText>
        </w:r>
      </w:del>
      <w:ins w:id="2713" w:author="admin" w:date="2018-06-18T12:37:00Z">
        <w:r w:rsidR="00716656" w:rsidRPr="008C3D75">
          <w:t>nie je</w:t>
        </w:r>
      </w:ins>
      <w:r w:rsidRPr="008C3D75">
        <w:t xml:space="preserve"> zaťažená vplyvom pľúcneho obehu, plnenia pľúc vzduchom a dýchacími pohybmi. Aplikácia elektród na krku je pohodlnejšie ako aplikácia elektród na hrudník. Z popisnej štatistiky takisto vyplýva, že relatívna zmena parametra </w:t>
      </w:r>
      <m:oMath>
        <m:r>
          <w:rPr>
            <w:rFonts w:ascii="Cambria Math" w:hAnsi="Cambria Math"/>
          </w:rPr>
          <m:t>-</m:t>
        </m:r>
        <m:r>
          <w:rPr>
            <w:rFonts w:ascii="Cambria Math" w:hAnsi="Cambria Math"/>
            <w:rPrChange w:id="2714" w:author="admin" w:date="2018-06-18T11:14:00Z">
              <w:rPr>
                <w:rFonts w:ascii="Cambria Math" w:hAnsi="Cambria Math"/>
              </w:rPr>
            </w:rPrChange>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t xml:space="preserve"> je vyššia na krku (10,2%</w:t>
      </w:r>
      <w:r w:rsidRPr="00A36125">
        <w:t xml:space="preserve">) ako na hrudi (8,7%). Korelácia </w:t>
      </w:r>
      <w:r w:rsidR="009076DD" w:rsidRPr="00716656">
        <w:t>srdcov</w:t>
      </w:r>
      <w:r w:rsidRPr="00716656">
        <w:t>ého výdaja meraného echokardiografiou a počítaného z impedancie krku je 0.68 a</w:t>
      </w:r>
      <w:del w:id="2715" w:author="admin" w:date="2018-06-18T12:37:00Z">
        <w:r w:rsidRPr="00716656" w:rsidDel="00716656">
          <w:delText> </w:delText>
        </w:r>
      </w:del>
      <w:ins w:id="2716" w:author="admin" w:date="2018-06-18T12:37:00Z">
        <w:r w:rsidR="00716656">
          <w:t> </w:t>
        </w:r>
      </w:ins>
      <w:r w:rsidRPr="00716656">
        <w:t>echokardiogarfiou</w:t>
      </w:r>
      <w:ins w:id="2717" w:author="admin" w:date="2018-06-18T12:37:00Z">
        <w:r w:rsidR="00716656">
          <w:t xml:space="preserve"> grafiou</w:t>
        </w:r>
      </w:ins>
      <w:r w:rsidRPr="00716656">
        <w:t xml:space="preserve"> a impedancie hrudníka je 0.72.</w:t>
      </w:r>
    </w:p>
    <w:p w14:paraId="3644188C" w14:textId="77777777" w:rsidR="00BD7167" w:rsidRPr="008C3D75" w:rsidRDefault="00BD7167" w:rsidP="00BD7167">
      <w:pPr>
        <w:tabs>
          <w:tab w:val="left" w:pos="7140"/>
        </w:tabs>
      </w:pPr>
    </w:p>
    <w:p w14:paraId="6D6E753E" w14:textId="77777777" w:rsidR="00BD7167" w:rsidRPr="008C3D75" w:rsidRDefault="00BD7167" w:rsidP="00BD7167">
      <w:pPr>
        <w:tabs>
          <w:tab w:val="left" w:pos="7140"/>
        </w:tabs>
      </w:pPr>
      <w:r w:rsidRPr="008C3D75">
        <w:t>Bol spočítaný kontinuálny srdcový výdaj z impedancie počas fyzickej záťaže súčasne s echokardiografiou a termodilúciou. Bolo ukázané že kontinuálne merania srdcového výdaja pomocou bioimpedancie je citlivé na relatívny zmeny srdcového výdaja a odpovedá relatívnym zmenám meraným pomocou echokardiografie.</w:t>
      </w:r>
    </w:p>
    <w:p w14:paraId="4194C92E" w14:textId="77777777" w:rsidR="00BD7167" w:rsidRPr="008C3D75" w:rsidRDefault="00BD7167" w:rsidP="00BD7167">
      <w:pPr>
        <w:tabs>
          <w:tab w:val="left" w:pos="7140"/>
        </w:tabs>
      </w:pPr>
    </w:p>
    <w:p w14:paraId="03F6B4B8" w14:textId="77777777" w:rsidR="00BD7167" w:rsidRPr="008C3D75" w:rsidRDefault="00BD7167" w:rsidP="00BD7167">
      <w:pPr>
        <w:tabs>
          <w:tab w:val="left" w:pos="7140"/>
        </w:tabs>
      </w:pPr>
      <w:r w:rsidRPr="008C3D75">
        <w:t>Doporučený vývoj a pokračovanie práce.</w:t>
      </w:r>
    </w:p>
    <w:p w14:paraId="2A7FA381" w14:textId="77777777" w:rsidR="00BD7167" w:rsidRPr="008C3D75" w:rsidRDefault="00BD7167" w:rsidP="00BD7167">
      <w:pPr>
        <w:tabs>
          <w:tab w:val="left" w:pos="7140"/>
        </w:tabs>
      </w:pPr>
      <w:r w:rsidRPr="008C3D75">
        <w:t>V priebehu riešenia cielov tejto práce sa objavili nové metodické otázky a nevyriešené problémy.</w:t>
      </w:r>
    </w:p>
    <w:p w14:paraId="7DB0493A" w14:textId="77777777" w:rsidR="00BD7167" w:rsidRPr="008C3D75" w:rsidRDefault="00BD7167" w:rsidP="00BD7167">
      <w:pPr>
        <w:pStyle w:val="ListParagraph"/>
        <w:numPr>
          <w:ilvl w:val="0"/>
          <w:numId w:val="42"/>
        </w:numPr>
        <w:tabs>
          <w:tab w:val="left" w:pos="7140"/>
        </w:tabs>
      </w:pPr>
      <w:r w:rsidRPr="008C3D75">
        <w:t>Limitácia v riadenom dýchani s periódou 10 sekúnd, čo je blízko rezonancie  baroreflexu. Bolo by vhodné použiť aj iné periódy, napríklad 3 resp. 5 sekúnd</w:t>
      </w:r>
    </w:p>
    <w:p w14:paraId="6EF62D34" w14:textId="77777777" w:rsidR="00BD7167" w:rsidRPr="008C3D75" w:rsidRDefault="00BD7167" w:rsidP="00BD7167">
      <w:pPr>
        <w:pStyle w:val="ListParagraph"/>
        <w:numPr>
          <w:ilvl w:val="0"/>
          <w:numId w:val="42"/>
        </w:numPr>
        <w:tabs>
          <w:tab w:val="left" w:pos="7140"/>
        </w:tabs>
      </w:pPr>
      <w:r w:rsidRPr="008C3D75">
        <w:t>Eliminácia artefaktov v priebehu merania, vhodne zvolené protokoly.</w:t>
      </w:r>
    </w:p>
    <w:p w14:paraId="75311CE6" w14:textId="77777777" w:rsidR="00BD7167" w:rsidRPr="008C3D75" w:rsidRDefault="00BD7167" w:rsidP="00BD7167">
      <w:pPr>
        <w:pStyle w:val="ListParagraph"/>
        <w:numPr>
          <w:ilvl w:val="0"/>
          <w:numId w:val="42"/>
        </w:numPr>
        <w:tabs>
          <w:tab w:val="left" w:pos="7140"/>
        </w:tabs>
      </w:pPr>
      <w:r w:rsidRPr="008C3D75">
        <w:t>Ďalšie simultánne meranie echokardiografie a bioimpedancie. Bude potreba stanoviť presnejší vzťah medzi hodnotami parametrov z bioimpedancie a hodnotami parametrov z iných zaužívaných metód ako echokardiografia, MRI, termodilúcia.</w:t>
      </w:r>
    </w:p>
    <w:p w14:paraId="782E8AE1" w14:textId="1C5D2517" w:rsidR="00BD7167" w:rsidRPr="00716656" w:rsidRDefault="00BD7167" w:rsidP="00BD7167">
      <w:pPr>
        <w:pStyle w:val="ListParagraph"/>
        <w:numPr>
          <w:ilvl w:val="0"/>
          <w:numId w:val="42"/>
        </w:numPr>
      </w:pPr>
      <w:r w:rsidRPr="008C3D75">
        <w:t>Ďalšia práca na spresnenie výpočtu SV a CO z bioimpedancie bude potrebná hlavne pri definícií pôvodu bioimpedančej</w:t>
      </w:r>
      <w:ins w:id="2718" w:author="admin" w:date="2018-06-18T12:38:00Z">
        <w:r w:rsidR="00716656">
          <w:t xml:space="preserve"> impedančnej</w:t>
        </w:r>
      </w:ins>
      <w:r w:rsidRPr="00716656">
        <w:t xml:space="preserve"> krivky  </w:t>
      </w:r>
      <m:oMath>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t</m:t>
        </m:r>
        <m:f>
          <m:fPr>
            <m:type m:val="lin"/>
            <m:ctrlPr>
              <w:rPr>
                <w:rFonts w:ascii="Cambria Math" w:hAnsi="Cambria Math"/>
              </w:rPr>
            </m:ctrlPr>
          </m:fPr>
          <m:num>
            <m:r>
              <m:rPr>
                <m:sty m:val="p"/>
              </m:rPr>
              <w:rPr>
                <w:rFonts w:ascii="Cambria Math" w:hAnsi="Cambria Math"/>
              </w:rPr>
              <m:t>)</m:t>
            </m:r>
          </m:num>
          <m:den>
            <m:r>
              <w:rPr>
                <w:rFonts w:ascii="Cambria Math" w:hAnsi="Cambria Math"/>
              </w:rPr>
              <m:t>dt</m:t>
            </m:r>
          </m:den>
        </m:f>
      </m:oMath>
      <w:r w:rsidRPr="00716656">
        <w:t xml:space="preserve"> a bioimpedančej krivky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716656">
        <w:t>.</w:t>
      </w:r>
    </w:p>
    <w:p w14:paraId="2C92C629" w14:textId="6BAC48B7" w:rsidR="00BD7167" w:rsidRPr="00716656" w:rsidRDefault="00BD7167" w:rsidP="00BD7167">
      <w:pPr>
        <w:pStyle w:val="ListParagraph"/>
        <w:numPr>
          <w:ilvl w:val="0"/>
          <w:numId w:val="42"/>
        </w:numPr>
        <w:tabs>
          <w:tab w:val="left" w:pos="7140"/>
        </w:tabs>
      </w:pPr>
      <w:r w:rsidRPr="008C3D75">
        <w:t xml:space="preserve">Ďalšie experimentálne meranie echokardiografie a bioimpedancie, stanovenie miest meranie s najvyššou zhodou. Túto problematiku rieši na našom </w:t>
      </w:r>
      <w:del w:id="2719" w:author="admin" w:date="2018-06-18T12:38:00Z">
        <w:r w:rsidRPr="008C3D75" w:rsidDel="00716656">
          <w:lastRenderedPageBreak/>
          <w:delText>oddeleni</w:delText>
        </w:r>
      </w:del>
      <w:ins w:id="2720" w:author="admin" w:date="2018-06-18T12:38:00Z">
        <w:r w:rsidR="00716656" w:rsidRPr="008C3D75">
          <w:t>oddelení</w:t>
        </w:r>
      </w:ins>
      <w:r w:rsidRPr="00716656">
        <w:t xml:space="preserve"> Ladislav Soukup, ktorý na túto tému odoslal článok do časopisu a je v súčasnosti v procese recenzného konania.</w:t>
      </w:r>
    </w:p>
    <w:p w14:paraId="15C8E671" w14:textId="77777777" w:rsidR="00BD7167" w:rsidRPr="008C3D75" w:rsidRDefault="00BD7167" w:rsidP="00BD7167">
      <w:pPr>
        <w:pStyle w:val="ListParagraph"/>
        <w:numPr>
          <w:ilvl w:val="0"/>
          <w:numId w:val="42"/>
        </w:numPr>
      </w:pPr>
      <w:r w:rsidRPr="008C3D75">
        <w:t>Spracovanie ďalších excitácií hemodynamického systému ako naklonená rovina a dychové manévre. Touto problematikou sa zaoberá na našom oddelení Magdaléna Matejková.</w:t>
      </w:r>
    </w:p>
    <w:p w14:paraId="573D44D5" w14:textId="3DCED5DA" w:rsidR="00BD7167" w:rsidRPr="00716656" w:rsidRDefault="00BD7167" w:rsidP="00BD7167">
      <w:pPr>
        <w:pStyle w:val="ListParagraph"/>
        <w:numPr>
          <w:ilvl w:val="0"/>
          <w:numId w:val="42"/>
        </w:numPr>
      </w:pPr>
      <w:r w:rsidRPr="008C3D75">
        <w:t>Využitie výsledkov práce pre neinvazívne stanievenie</w:t>
      </w:r>
      <w:ins w:id="2721" w:author="admin" w:date="2018-06-18T12:39:00Z">
        <w:r w:rsidR="00716656">
          <w:t xml:space="preserve"> stanovenie</w:t>
        </w:r>
      </w:ins>
      <w:r w:rsidRPr="00716656">
        <w:t xml:space="preserve"> srdcového výdaja z karotíd a </w:t>
      </w:r>
      <w:r w:rsidR="009076DD" w:rsidRPr="00716656">
        <w:t>srdcov</w:t>
      </w:r>
      <w:r w:rsidRPr="00716656">
        <w:t>ých zvukov a ich klinické testovanie u </w:t>
      </w:r>
      <w:del w:id="2722" w:author="admin" w:date="2018-06-18T12:39:00Z">
        <w:r w:rsidRPr="00716656" w:rsidDel="00716656">
          <w:delText>roznych</w:delText>
        </w:r>
      </w:del>
      <w:ins w:id="2723" w:author="admin" w:date="2018-06-18T12:39:00Z">
        <w:r w:rsidR="00716656" w:rsidRPr="00716656">
          <w:t>rôznych</w:t>
        </w:r>
      </w:ins>
      <w:r w:rsidRPr="00716656">
        <w:t xml:space="preserve"> skupín ľudí (skupiny podľa veku, pohlavia, zdravotného stavu)</w:t>
      </w:r>
      <w:r w:rsidRPr="00716656" w:rsidDel="001012EA">
        <w:t xml:space="preserve"> </w:t>
      </w:r>
    </w:p>
    <w:p w14:paraId="648679AA" w14:textId="77777777" w:rsidR="00BD7167" w:rsidRPr="008C3D75" w:rsidRDefault="00BD7167" w:rsidP="00BD7167">
      <w:pPr>
        <w:pStyle w:val="Heading1"/>
        <w:numPr>
          <w:ilvl w:val="0"/>
          <w:numId w:val="0"/>
        </w:numPr>
        <w:ind w:left="1070" w:hanging="360"/>
      </w:pPr>
      <w:r w:rsidRPr="008C3D75">
        <w:br w:type="page"/>
      </w:r>
      <w:bookmarkStart w:id="2724" w:name="_Toc259606667"/>
      <w:bookmarkStart w:id="2725" w:name="_Toc386404221"/>
      <w:bookmarkStart w:id="2726" w:name="_Toc510268164"/>
      <w:bookmarkStart w:id="2727" w:name="_Toc516835661"/>
      <w:r w:rsidRPr="008C3D75">
        <w:lastRenderedPageBreak/>
        <w:t>Literatúra</w:t>
      </w:r>
      <w:bookmarkEnd w:id="2724"/>
      <w:bookmarkEnd w:id="2725"/>
      <w:bookmarkEnd w:id="2726"/>
      <w:bookmarkEnd w:id="2727"/>
    </w:p>
    <w:p w14:paraId="42C9DB72" w14:textId="325C31FE" w:rsidR="00284C6A" w:rsidRPr="008C3D75" w:rsidRDefault="00BD7167" w:rsidP="00284C6A">
      <w:pPr>
        <w:pStyle w:val="EndNoteBibliography"/>
        <w:ind w:left="720" w:hanging="720"/>
        <w:rPr>
          <w:lang w:val="sk-SK"/>
          <w:rPrChange w:id="2728" w:author="admin" w:date="2018-06-18T11:14:00Z">
            <w:rPr/>
          </w:rPrChange>
        </w:rPr>
      </w:pPr>
      <w:r w:rsidRPr="005C2483">
        <w:rPr>
          <w:noProof w:val="0"/>
          <w:color w:val="000000" w:themeColor="text1"/>
          <w:lang w:val="sk-SK"/>
        </w:rPr>
        <w:fldChar w:fldCharType="begin"/>
      </w:r>
      <w:r w:rsidRPr="008C3D75">
        <w:rPr>
          <w:noProof w:val="0"/>
          <w:color w:val="000000" w:themeColor="text1"/>
          <w:lang w:val="sk-SK"/>
        </w:rPr>
        <w:instrText xml:space="preserve"> ADDIN EN.REFLIST </w:instrText>
      </w:r>
      <w:r w:rsidRPr="008C3D75">
        <w:rPr>
          <w:noProof w:val="0"/>
          <w:color w:val="000000" w:themeColor="text1"/>
          <w:lang w:val="sk-SK"/>
          <w:rPrChange w:id="2729" w:author="admin" w:date="2018-06-18T11:14:00Z">
            <w:rPr>
              <w:rFonts w:asciiTheme="majorHAnsi" w:hAnsiTheme="majorHAnsi"/>
              <w:noProof w:val="0"/>
              <w:color w:val="000000" w:themeColor="text1"/>
              <w:lang w:val="sk-SK"/>
            </w:rPr>
          </w:rPrChange>
        </w:rPr>
        <w:fldChar w:fldCharType="separate"/>
      </w:r>
      <w:r w:rsidR="00284C6A" w:rsidRPr="008C3D75">
        <w:rPr>
          <w:lang w:val="sk-SK"/>
          <w:rPrChange w:id="2730" w:author="admin" w:date="2018-06-18T11:14:00Z">
            <w:rPr/>
          </w:rPrChange>
        </w:rPr>
        <w:t>1.</w:t>
      </w:r>
      <w:r w:rsidR="00284C6A" w:rsidRPr="008C3D75">
        <w:rPr>
          <w:lang w:val="sk-SK"/>
          <w:rPrChange w:id="2731" w:author="admin" w:date="2018-06-18T11:14:00Z">
            <w:rPr/>
          </w:rPrChange>
        </w:rPr>
        <w:tab/>
        <w:t xml:space="preserve">Organization., W.H. </w:t>
      </w:r>
      <w:r w:rsidR="00284C6A" w:rsidRPr="008C3D75">
        <w:rPr>
          <w:i/>
          <w:lang w:val="sk-SK"/>
          <w:rPrChange w:id="2732" w:author="admin" w:date="2018-06-18T11:14:00Z">
            <w:rPr>
              <w:i/>
            </w:rPr>
          </w:rPrChange>
        </w:rPr>
        <w:t>Cardiovascular diseases (CVDs)</w:t>
      </w:r>
      <w:r w:rsidR="00284C6A" w:rsidRPr="008C3D75">
        <w:rPr>
          <w:lang w:val="sk-SK"/>
          <w:rPrChange w:id="2733" w:author="admin" w:date="2018-06-18T11:14:00Z">
            <w:rPr/>
          </w:rPrChange>
        </w:rPr>
        <w:t>.</w:t>
      </w:r>
      <w:r w:rsidR="007851DF" w:rsidRPr="008C3D75">
        <w:rPr>
          <w:lang w:val="sk-SK"/>
          <w:rPrChange w:id="2734" w:author="admin" w:date="2018-06-18T11:14:00Z">
            <w:rPr/>
          </w:rPrChange>
        </w:rPr>
        <w:t xml:space="preserve"> [online]. 17.5.2017. [cit: 15.4.2018].</w:t>
      </w:r>
      <w:r w:rsidR="00284C6A" w:rsidRPr="008C3D75">
        <w:rPr>
          <w:lang w:val="sk-SK"/>
          <w:rPrChange w:id="2735" w:author="admin" w:date="2018-06-18T11:14:00Z">
            <w:rPr/>
          </w:rPrChange>
        </w:rPr>
        <w:t xml:space="preserve"> </w:t>
      </w:r>
      <w:r w:rsidR="007851DF" w:rsidRPr="008C3D75">
        <w:rPr>
          <w:lang w:val="sk-SK"/>
          <w:rPrChange w:id="2736" w:author="admin" w:date="2018-06-18T11:14:00Z">
            <w:rPr/>
          </w:rPrChange>
        </w:rPr>
        <w:t>Dostupné na internete: ‹ http://www.who.int/news-room/fact-sheets/detail/cardiovascular-diseases-(cvds) ›</w:t>
      </w:r>
      <w:r w:rsidR="00284C6A" w:rsidRPr="008C3D75">
        <w:rPr>
          <w:lang w:val="sk-SK"/>
          <w:rPrChange w:id="2737" w:author="admin" w:date="2018-06-18T11:14:00Z">
            <w:rPr/>
          </w:rPrChange>
        </w:rPr>
        <w:t>.</w:t>
      </w:r>
    </w:p>
    <w:p w14:paraId="43ECA627" w14:textId="77777777" w:rsidR="00284C6A" w:rsidRPr="008C3D75" w:rsidRDefault="00284C6A" w:rsidP="00284C6A">
      <w:pPr>
        <w:pStyle w:val="EndNoteBibliography"/>
        <w:ind w:left="720" w:hanging="720"/>
        <w:rPr>
          <w:lang w:val="sk-SK"/>
          <w:rPrChange w:id="2738" w:author="admin" w:date="2018-06-18T11:14:00Z">
            <w:rPr/>
          </w:rPrChange>
        </w:rPr>
      </w:pPr>
      <w:r w:rsidRPr="008C3D75">
        <w:rPr>
          <w:lang w:val="sk-SK"/>
          <w:rPrChange w:id="2739" w:author="admin" w:date="2018-06-18T11:14:00Z">
            <w:rPr/>
          </w:rPrChange>
        </w:rPr>
        <w:t>2.</w:t>
      </w:r>
      <w:r w:rsidRPr="008C3D75">
        <w:rPr>
          <w:lang w:val="sk-SK"/>
          <w:rPrChange w:id="2740" w:author="admin" w:date="2018-06-18T11:14:00Z">
            <w:rPr/>
          </w:rPrChange>
        </w:rPr>
        <w:tab/>
        <w:t xml:space="preserve">Baura, G.D., </w:t>
      </w:r>
      <w:r w:rsidRPr="008C3D75">
        <w:rPr>
          <w:i/>
          <w:lang w:val="sk-SK"/>
          <w:rPrChange w:id="2741" w:author="admin" w:date="2018-06-18T11:14:00Z">
            <w:rPr>
              <w:i/>
            </w:rPr>
          </w:rPrChange>
        </w:rPr>
        <w:t>System theory and practical applications of biomedical signals</w:t>
      </w:r>
      <w:r w:rsidRPr="008C3D75">
        <w:rPr>
          <w:lang w:val="sk-SK"/>
          <w:rPrChange w:id="2742" w:author="admin" w:date="2018-06-18T11:14:00Z">
            <w:rPr/>
          </w:rPrChange>
        </w:rPr>
        <w:t>. 2002, Wiley-Interscience, IEEE Press.</w:t>
      </w:r>
    </w:p>
    <w:p w14:paraId="62DDF6EF" w14:textId="77777777" w:rsidR="00284C6A" w:rsidRPr="008C3D75" w:rsidRDefault="00284C6A" w:rsidP="00284C6A">
      <w:pPr>
        <w:pStyle w:val="EndNoteBibliography"/>
        <w:ind w:left="720" w:hanging="720"/>
        <w:rPr>
          <w:lang w:val="sk-SK"/>
          <w:rPrChange w:id="2743" w:author="admin" w:date="2018-06-18T11:14:00Z">
            <w:rPr/>
          </w:rPrChange>
        </w:rPr>
      </w:pPr>
      <w:r w:rsidRPr="008C3D75">
        <w:rPr>
          <w:lang w:val="sk-SK"/>
          <w:rPrChange w:id="2744" w:author="admin" w:date="2018-06-18T11:14:00Z">
            <w:rPr/>
          </w:rPrChange>
        </w:rPr>
        <w:t>3.</w:t>
      </w:r>
      <w:r w:rsidRPr="008C3D75">
        <w:rPr>
          <w:lang w:val="sk-SK"/>
          <w:rPrChange w:id="2745" w:author="admin" w:date="2018-06-18T11:14:00Z">
            <w:rPr/>
          </w:rPrChange>
        </w:rPr>
        <w:tab/>
        <w:t xml:space="preserve">Bernstein, D.P., </w:t>
      </w:r>
      <w:r w:rsidRPr="008C3D75">
        <w:rPr>
          <w:i/>
          <w:lang w:val="sk-SK"/>
          <w:rPrChange w:id="2746" w:author="admin" w:date="2018-06-18T11:14:00Z">
            <w:rPr>
              <w:i/>
            </w:rPr>
          </w:rPrChange>
        </w:rPr>
        <w:t>Impedance cardiography: Pulsatile blood flow and the biophysical and electrodynamic basis for the stroke volume equations.</w:t>
      </w:r>
      <w:r w:rsidRPr="008C3D75">
        <w:rPr>
          <w:lang w:val="sk-SK"/>
          <w:rPrChange w:id="2747" w:author="admin" w:date="2018-06-18T11:14:00Z">
            <w:rPr/>
          </w:rPrChange>
        </w:rPr>
        <w:t xml:space="preserve"> Journal of Electrical Bioimpedance, 2010. 1.</w:t>
      </w:r>
    </w:p>
    <w:p w14:paraId="1C9E9FE5" w14:textId="5947FF26" w:rsidR="00284C6A" w:rsidRPr="008C3D75" w:rsidRDefault="00284C6A" w:rsidP="00284C6A">
      <w:pPr>
        <w:pStyle w:val="EndNoteBibliography"/>
        <w:ind w:left="720" w:hanging="720"/>
        <w:rPr>
          <w:lang w:val="sk-SK"/>
          <w:rPrChange w:id="2748" w:author="admin" w:date="2018-06-18T11:14:00Z">
            <w:rPr/>
          </w:rPrChange>
        </w:rPr>
      </w:pPr>
      <w:r w:rsidRPr="008C3D75">
        <w:rPr>
          <w:lang w:val="sk-SK"/>
          <w:rPrChange w:id="2749" w:author="admin" w:date="2018-06-18T11:14:00Z">
            <w:rPr/>
          </w:rPrChange>
        </w:rPr>
        <w:t>4.</w:t>
      </w:r>
      <w:r w:rsidRPr="008C3D75">
        <w:rPr>
          <w:lang w:val="sk-SK"/>
          <w:rPrChange w:id="2750" w:author="admin" w:date="2018-06-18T11:14:00Z">
            <w:rPr/>
          </w:rPrChange>
        </w:rPr>
        <w:tab/>
        <w:t xml:space="preserve">Nyboer, J., </w:t>
      </w:r>
      <w:r w:rsidRPr="008C3D75">
        <w:rPr>
          <w:i/>
          <w:lang w:val="sk-SK"/>
          <w:rPrChange w:id="2751" w:author="admin" w:date="2018-06-18T11:14:00Z">
            <w:rPr>
              <w:i/>
            </w:rPr>
          </w:rPrChange>
        </w:rPr>
        <w:t>Electrical impedance plethysmography - a physical and physiologic approach to peripheral vascular study.</w:t>
      </w:r>
      <w:r w:rsidRPr="008C3D75">
        <w:rPr>
          <w:lang w:val="sk-SK"/>
          <w:rPrChange w:id="2752" w:author="admin" w:date="2018-06-18T11:14:00Z">
            <w:rPr/>
          </w:rPrChange>
        </w:rPr>
        <w:t xml:space="preserve"> Circulation, 1950. 2(6): p. 811-821.</w:t>
      </w:r>
    </w:p>
    <w:p w14:paraId="2B02D9D2" w14:textId="34177890" w:rsidR="00284C6A" w:rsidRPr="008C3D75" w:rsidRDefault="00284C6A" w:rsidP="00284C6A">
      <w:pPr>
        <w:pStyle w:val="EndNoteBibliography"/>
        <w:ind w:left="720" w:hanging="720"/>
        <w:rPr>
          <w:lang w:val="sk-SK"/>
          <w:rPrChange w:id="2753" w:author="admin" w:date="2018-06-18T11:14:00Z">
            <w:rPr/>
          </w:rPrChange>
        </w:rPr>
      </w:pPr>
      <w:r w:rsidRPr="008C3D75">
        <w:rPr>
          <w:lang w:val="sk-SK"/>
          <w:rPrChange w:id="2754" w:author="admin" w:date="2018-06-18T11:14:00Z">
            <w:rPr/>
          </w:rPrChange>
        </w:rPr>
        <w:t>5.</w:t>
      </w:r>
      <w:r w:rsidRPr="008C3D75">
        <w:rPr>
          <w:lang w:val="sk-SK"/>
          <w:rPrChange w:id="2755" w:author="admin" w:date="2018-06-18T11:14:00Z">
            <w:rPr/>
          </w:rPrChange>
        </w:rPr>
        <w:tab/>
        <w:t xml:space="preserve">Borzage, M., et al., </w:t>
      </w:r>
      <w:r w:rsidRPr="008C3D75">
        <w:rPr>
          <w:i/>
          <w:lang w:val="sk-SK"/>
          <w:rPrChange w:id="2756" w:author="admin" w:date="2018-06-18T11:14:00Z">
            <w:rPr>
              <w:i/>
            </w:rPr>
          </w:rPrChange>
        </w:rPr>
        <w:t>Measuring stroke volume: impedance cardiography vs phase-contrast magnetic resonance imaging.</w:t>
      </w:r>
      <w:r w:rsidRPr="008C3D75">
        <w:rPr>
          <w:lang w:val="sk-SK"/>
          <w:rPrChange w:id="2757" w:author="admin" w:date="2018-06-18T11:14:00Z">
            <w:rPr/>
          </w:rPrChange>
        </w:rPr>
        <w:t xml:space="preserve"> American Journal of Critical Care, 2017. 26(5): p. 408-415.</w:t>
      </w:r>
    </w:p>
    <w:p w14:paraId="558877CA" w14:textId="77777777" w:rsidR="00284C6A" w:rsidRPr="008C3D75" w:rsidRDefault="00284C6A" w:rsidP="00284C6A">
      <w:pPr>
        <w:pStyle w:val="EndNoteBibliography"/>
        <w:ind w:left="720" w:hanging="720"/>
        <w:rPr>
          <w:lang w:val="sk-SK"/>
          <w:rPrChange w:id="2758" w:author="admin" w:date="2018-06-18T11:14:00Z">
            <w:rPr/>
          </w:rPrChange>
        </w:rPr>
      </w:pPr>
      <w:r w:rsidRPr="008C3D75">
        <w:rPr>
          <w:lang w:val="sk-SK"/>
          <w:rPrChange w:id="2759" w:author="admin" w:date="2018-06-18T11:14:00Z">
            <w:rPr/>
          </w:rPrChange>
        </w:rPr>
        <w:t>6.</w:t>
      </w:r>
      <w:r w:rsidRPr="008C3D75">
        <w:rPr>
          <w:lang w:val="sk-SK"/>
          <w:rPrChange w:id="2760" w:author="admin" w:date="2018-06-18T11:14:00Z">
            <w:rPr/>
          </w:rPrChange>
        </w:rPr>
        <w:tab/>
        <w:t xml:space="preserve">Honzikova, N., et al., </w:t>
      </w:r>
      <w:r w:rsidRPr="008C3D75">
        <w:rPr>
          <w:i/>
          <w:lang w:val="sk-SK"/>
          <w:rPrChange w:id="2761" w:author="admin" w:date="2018-06-18T11:14:00Z">
            <w:rPr>
              <w:i/>
            </w:rPr>
          </w:rPrChange>
        </w:rPr>
        <w:t>Influence of age, body mass index, and blood pressure on the carotid intima-media thickness in normotensive and hypertensive patients.</w:t>
      </w:r>
      <w:r w:rsidRPr="008C3D75">
        <w:rPr>
          <w:lang w:val="sk-SK"/>
          <w:rPrChange w:id="2762" w:author="admin" w:date="2018-06-18T11:14:00Z">
            <w:rPr/>
          </w:rPrChange>
        </w:rPr>
        <w:t xml:space="preserve"> Biomedizinische Technik, 2006. 51(4): p. 159-+.</w:t>
      </w:r>
    </w:p>
    <w:p w14:paraId="2B0EDCAB" w14:textId="77777777" w:rsidR="00284C6A" w:rsidRPr="008C3D75" w:rsidRDefault="00284C6A" w:rsidP="00284C6A">
      <w:pPr>
        <w:pStyle w:val="EndNoteBibliography"/>
        <w:ind w:left="720" w:hanging="720"/>
        <w:rPr>
          <w:lang w:val="sk-SK"/>
          <w:rPrChange w:id="2763" w:author="admin" w:date="2018-06-18T11:14:00Z">
            <w:rPr/>
          </w:rPrChange>
        </w:rPr>
      </w:pPr>
      <w:r w:rsidRPr="008C3D75">
        <w:rPr>
          <w:lang w:val="sk-SK"/>
          <w:rPrChange w:id="2764" w:author="admin" w:date="2018-06-18T11:14:00Z">
            <w:rPr/>
          </w:rPrChange>
        </w:rPr>
        <w:t>7.</w:t>
      </w:r>
      <w:r w:rsidRPr="008C3D75">
        <w:rPr>
          <w:lang w:val="sk-SK"/>
          <w:rPrChange w:id="2765" w:author="admin" w:date="2018-06-18T11:14:00Z">
            <w:rPr/>
          </w:rPrChange>
        </w:rPr>
        <w:tab/>
        <w:t xml:space="preserve">Vondra, V., et al., </w:t>
      </w:r>
      <w:r w:rsidRPr="008C3D75">
        <w:rPr>
          <w:i/>
          <w:lang w:val="sk-SK"/>
          <w:rPrChange w:id="2766" w:author="admin" w:date="2018-06-18T11:14:00Z">
            <w:rPr>
              <w:i/>
            </w:rPr>
          </w:rPrChange>
        </w:rPr>
        <w:t>A multichannel bioimpedance monitor for full-body blood flow monitoring.</w:t>
      </w:r>
      <w:r w:rsidRPr="008C3D75">
        <w:rPr>
          <w:lang w:val="sk-SK"/>
          <w:rPrChange w:id="2767" w:author="admin" w:date="2018-06-18T11:14:00Z">
            <w:rPr/>
          </w:rPrChange>
        </w:rPr>
        <w:t xml:space="preserve"> Biomedical Engineering-Biomedizinische Technik, 2016. 61(1): p. 107-118.</w:t>
      </w:r>
    </w:p>
    <w:p w14:paraId="142DBA1C" w14:textId="77777777" w:rsidR="00284C6A" w:rsidRPr="008C3D75" w:rsidRDefault="00284C6A" w:rsidP="00284C6A">
      <w:pPr>
        <w:pStyle w:val="EndNoteBibliography"/>
        <w:ind w:left="720" w:hanging="720"/>
        <w:rPr>
          <w:lang w:val="sk-SK"/>
          <w:rPrChange w:id="2768" w:author="admin" w:date="2018-06-18T11:14:00Z">
            <w:rPr/>
          </w:rPrChange>
        </w:rPr>
      </w:pPr>
      <w:r w:rsidRPr="008C3D75">
        <w:rPr>
          <w:lang w:val="sk-SK"/>
          <w:rPrChange w:id="2769" w:author="admin" w:date="2018-06-18T11:14:00Z">
            <w:rPr/>
          </w:rPrChange>
        </w:rPr>
        <w:t>8.</w:t>
      </w:r>
      <w:r w:rsidRPr="008C3D75">
        <w:rPr>
          <w:lang w:val="sk-SK"/>
          <w:rPrChange w:id="2770" w:author="admin" w:date="2018-06-18T11:14:00Z">
            <w:rPr/>
          </w:rPrChange>
        </w:rPr>
        <w:tab/>
        <w:t xml:space="preserve">Boron, W.F.B., Emile L., </w:t>
      </w:r>
      <w:r w:rsidRPr="008C3D75">
        <w:rPr>
          <w:i/>
          <w:lang w:val="sk-SK"/>
          <w:rPrChange w:id="2771" w:author="admin" w:date="2018-06-18T11:14:00Z">
            <w:rPr>
              <w:i/>
            </w:rPr>
          </w:rPrChange>
        </w:rPr>
        <w:t>Medical physiology :a cellular and molecular approach </w:t>
      </w:r>
      <w:r w:rsidRPr="008C3D75">
        <w:rPr>
          <w:lang w:val="sk-SK"/>
          <w:rPrChange w:id="2772" w:author="admin" w:date="2018-06-18T11:14:00Z">
            <w:rPr/>
          </w:rPrChange>
        </w:rPr>
        <w:t>3ed. 2009, Philadelphia: Saunders/Elsevier.</w:t>
      </w:r>
    </w:p>
    <w:p w14:paraId="2C0E33BF" w14:textId="59689B35" w:rsidR="00284C6A" w:rsidRPr="008C3D75" w:rsidRDefault="00284C6A" w:rsidP="00284C6A">
      <w:pPr>
        <w:pStyle w:val="EndNoteBibliography"/>
        <w:ind w:left="720" w:hanging="720"/>
        <w:rPr>
          <w:lang w:val="sk-SK"/>
          <w:rPrChange w:id="2773" w:author="admin" w:date="2018-06-18T11:14:00Z">
            <w:rPr/>
          </w:rPrChange>
        </w:rPr>
      </w:pPr>
      <w:r w:rsidRPr="008C3D75">
        <w:rPr>
          <w:lang w:val="sk-SK"/>
          <w:rPrChange w:id="2774" w:author="admin" w:date="2018-06-18T11:14:00Z">
            <w:rPr/>
          </w:rPrChange>
        </w:rPr>
        <w:t>9.</w:t>
      </w:r>
      <w:r w:rsidRPr="008C3D75">
        <w:rPr>
          <w:lang w:val="sk-SK"/>
          <w:rPrChange w:id="2775" w:author="admin" w:date="2018-06-18T11:14:00Z">
            <w:rPr/>
          </w:rPrChange>
        </w:rPr>
        <w:tab/>
        <w:t xml:space="preserve">Coleman, T.G., </w:t>
      </w:r>
      <w:r w:rsidRPr="008C3D75">
        <w:rPr>
          <w:i/>
          <w:lang w:val="sk-SK"/>
          <w:rPrChange w:id="2776" w:author="admin" w:date="2018-06-18T11:14:00Z">
            <w:rPr>
              <w:i/>
            </w:rPr>
          </w:rPrChange>
        </w:rPr>
        <w:t>M</w:t>
      </w:r>
      <w:r w:rsidR="007851DF" w:rsidRPr="008C3D75">
        <w:rPr>
          <w:i/>
          <w:lang w:val="sk-SK"/>
          <w:rPrChange w:id="2777" w:author="admin" w:date="2018-06-18T11:14:00Z">
            <w:rPr>
              <w:i/>
            </w:rPr>
          </w:rPrChange>
        </w:rPr>
        <w:t>athematical-analysis of cardiovascular function</w:t>
      </w:r>
      <w:r w:rsidRPr="008C3D75">
        <w:rPr>
          <w:i/>
          <w:lang w:val="sk-SK"/>
          <w:rPrChange w:id="2778" w:author="admin" w:date="2018-06-18T11:14:00Z">
            <w:rPr>
              <w:i/>
            </w:rPr>
          </w:rPrChange>
        </w:rPr>
        <w:t>.</w:t>
      </w:r>
      <w:r w:rsidRPr="008C3D75">
        <w:rPr>
          <w:lang w:val="sk-SK"/>
          <w:rPrChange w:id="2779" w:author="admin" w:date="2018-06-18T11:14:00Z">
            <w:rPr/>
          </w:rPrChange>
        </w:rPr>
        <w:t xml:space="preserve"> Ieee Transactions on Biomedical Engineering, 1985. 32(4): p. 289-294.</w:t>
      </w:r>
    </w:p>
    <w:p w14:paraId="3FD2AF49" w14:textId="77777777" w:rsidR="00284C6A" w:rsidRPr="008C3D75" w:rsidRDefault="00284C6A" w:rsidP="00284C6A">
      <w:pPr>
        <w:pStyle w:val="EndNoteBibliography"/>
        <w:ind w:left="720" w:hanging="720"/>
        <w:rPr>
          <w:lang w:val="sk-SK"/>
          <w:rPrChange w:id="2780" w:author="admin" w:date="2018-06-18T11:14:00Z">
            <w:rPr/>
          </w:rPrChange>
        </w:rPr>
      </w:pPr>
      <w:r w:rsidRPr="008C3D75">
        <w:rPr>
          <w:lang w:val="sk-SK"/>
          <w:rPrChange w:id="2781" w:author="admin" w:date="2018-06-18T11:14:00Z">
            <w:rPr/>
          </w:rPrChange>
        </w:rPr>
        <w:t>10.</w:t>
      </w:r>
      <w:r w:rsidRPr="008C3D75">
        <w:rPr>
          <w:lang w:val="sk-SK"/>
          <w:rPrChange w:id="2782" w:author="admin" w:date="2018-06-18T11:14:00Z">
            <w:rPr/>
          </w:rPrChange>
        </w:rPr>
        <w:tab/>
        <w:t xml:space="preserve">Elias Francis, S., </w:t>
      </w:r>
      <w:r w:rsidRPr="008C3D75">
        <w:rPr>
          <w:i/>
          <w:lang w:val="sk-SK"/>
          <w:rPrChange w:id="2783" w:author="admin" w:date="2018-06-18T11:14:00Z">
            <w:rPr>
              <w:i/>
            </w:rPr>
          </w:rPrChange>
        </w:rPr>
        <w:t>Continuous estimation of cardiac output and arterial resistance from arterial blood pressure using a third-order Windkessel model.</w:t>
      </w:r>
      <w:r w:rsidRPr="008C3D75">
        <w:rPr>
          <w:lang w:val="sk-SK"/>
          <w:rPrChange w:id="2784" w:author="admin" w:date="2018-06-18T11:14:00Z">
            <w:rPr/>
          </w:rPrChange>
        </w:rPr>
        <w:t xml:space="preserve"> 2008.</w:t>
      </w:r>
    </w:p>
    <w:p w14:paraId="0EDE3943" w14:textId="77777777" w:rsidR="00284C6A" w:rsidRPr="008C3D75" w:rsidRDefault="00284C6A" w:rsidP="00284C6A">
      <w:pPr>
        <w:pStyle w:val="EndNoteBibliography"/>
        <w:ind w:left="720" w:hanging="720"/>
        <w:rPr>
          <w:lang w:val="sk-SK"/>
          <w:rPrChange w:id="2785" w:author="admin" w:date="2018-06-18T11:14:00Z">
            <w:rPr/>
          </w:rPrChange>
        </w:rPr>
      </w:pPr>
      <w:r w:rsidRPr="008C3D75">
        <w:rPr>
          <w:lang w:val="sk-SK"/>
          <w:rPrChange w:id="2786" w:author="admin" w:date="2018-06-18T11:14:00Z">
            <w:rPr/>
          </w:rPrChange>
        </w:rPr>
        <w:t>11.</w:t>
      </w:r>
      <w:r w:rsidRPr="008C3D75">
        <w:rPr>
          <w:lang w:val="sk-SK"/>
          <w:rPrChange w:id="2787" w:author="admin" w:date="2018-06-18T11:14:00Z">
            <w:rPr/>
          </w:rPrChange>
        </w:rPr>
        <w:tab/>
        <w:t xml:space="preserve">Papaioannou, T.G., O. Vardoulis, and N. Stergiopulos, </w:t>
      </w:r>
      <w:r w:rsidRPr="008C3D75">
        <w:rPr>
          <w:i/>
          <w:lang w:val="sk-SK"/>
          <w:rPrChange w:id="2788" w:author="admin" w:date="2018-06-18T11:14:00Z">
            <w:rPr>
              <w:i/>
            </w:rPr>
          </w:rPrChange>
        </w:rPr>
        <w:t>The "systolic volume balance" method for the noninvasive estimation of cardiac output based on pressure wave analysis.</w:t>
      </w:r>
      <w:r w:rsidRPr="008C3D75">
        <w:rPr>
          <w:lang w:val="sk-SK"/>
          <w:rPrChange w:id="2789" w:author="admin" w:date="2018-06-18T11:14:00Z">
            <w:rPr/>
          </w:rPrChange>
        </w:rPr>
        <w:t xml:space="preserve"> American Journal of Physiology-Heart and Circulatory Physiology, 2012. 302(10): p. H2064-H2073.</w:t>
      </w:r>
    </w:p>
    <w:p w14:paraId="41C5929F" w14:textId="77777777" w:rsidR="00284C6A" w:rsidRPr="008C3D75" w:rsidRDefault="00284C6A" w:rsidP="00284C6A">
      <w:pPr>
        <w:pStyle w:val="EndNoteBibliography"/>
        <w:ind w:left="720" w:hanging="720"/>
        <w:rPr>
          <w:lang w:val="sk-SK"/>
          <w:rPrChange w:id="2790" w:author="admin" w:date="2018-06-18T11:14:00Z">
            <w:rPr/>
          </w:rPrChange>
        </w:rPr>
      </w:pPr>
      <w:r w:rsidRPr="008C3D75">
        <w:rPr>
          <w:lang w:val="sk-SK"/>
          <w:rPrChange w:id="2791" w:author="admin" w:date="2018-06-18T11:14:00Z">
            <w:rPr/>
          </w:rPrChange>
        </w:rPr>
        <w:t>12.</w:t>
      </w:r>
      <w:r w:rsidRPr="008C3D75">
        <w:rPr>
          <w:lang w:val="sk-SK"/>
          <w:rPrChange w:id="2792" w:author="admin" w:date="2018-06-18T11:14:00Z">
            <w:rPr/>
          </w:rPrChange>
        </w:rPr>
        <w:tab/>
        <w:t xml:space="preserve">Segers, P., et al., </w:t>
      </w:r>
      <w:r w:rsidRPr="008C3D75">
        <w:rPr>
          <w:i/>
          <w:lang w:val="sk-SK"/>
          <w:rPrChange w:id="2793" w:author="admin" w:date="2018-06-18T11:14:00Z">
            <w:rPr>
              <w:i/>
            </w:rPr>
          </w:rPrChange>
        </w:rPr>
        <w:t>A non-invasive pulse pressure method for the estimation of total arterial compliance.</w:t>
      </w:r>
      <w:r w:rsidRPr="008C3D75">
        <w:rPr>
          <w:lang w:val="sk-SK"/>
          <w:rPrChange w:id="2794" w:author="admin" w:date="2018-06-18T11:14:00Z">
            <w:rPr/>
          </w:rPrChange>
        </w:rPr>
        <w:t xml:space="preserve"> Computers in Cardiology 1997, Vol 24, 1997. 24: p. 171-174.</w:t>
      </w:r>
    </w:p>
    <w:p w14:paraId="7359B707" w14:textId="77777777" w:rsidR="00284C6A" w:rsidRPr="008C3D75" w:rsidRDefault="00284C6A" w:rsidP="00284C6A">
      <w:pPr>
        <w:pStyle w:val="EndNoteBibliography"/>
        <w:ind w:left="720" w:hanging="720"/>
        <w:rPr>
          <w:lang w:val="sk-SK"/>
          <w:rPrChange w:id="2795" w:author="admin" w:date="2018-06-18T11:14:00Z">
            <w:rPr/>
          </w:rPrChange>
        </w:rPr>
      </w:pPr>
      <w:r w:rsidRPr="008C3D75">
        <w:rPr>
          <w:lang w:val="sk-SK"/>
          <w:rPrChange w:id="2796" w:author="admin" w:date="2018-06-18T11:14:00Z">
            <w:rPr/>
          </w:rPrChange>
        </w:rPr>
        <w:t>13.</w:t>
      </w:r>
      <w:r w:rsidRPr="008C3D75">
        <w:rPr>
          <w:lang w:val="sk-SK"/>
          <w:rPrChange w:id="2797" w:author="admin" w:date="2018-06-18T11:14:00Z">
            <w:rPr/>
          </w:rPrChange>
        </w:rPr>
        <w:tab/>
        <w:t xml:space="preserve">Greenwald, S.E., </w:t>
      </w:r>
      <w:r w:rsidRPr="008C3D75">
        <w:rPr>
          <w:i/>
          <w:lang w:val="sk-SK"/>
          <w:rPrChange w:id="2798" w:author="admin" w:date="2018-06-18T11:14:00Z">
            <w:rPr>
              <w:i/>
            </w:rPr>
          </w:rPrChange>
        </w:rPr>
        <w:t>Pulse pressure and arterial elasticity.</w:t>
      </w:r>
      <w:r w:rsidRPr="008C3D75">
        <w:rPr>
          <w:lang w:val="sk-SK"/>
          <w:rPrChange w:id="2799" w:author="admin" w:date="2018-06-18T11:14:00Z">
            <w:rPr/>
          </w:rPrChange>
        </w:rPr>
        <w:t xml:space="preserve"> Qjm-an International Journal of Medicine, 2002. 95(2): p. 107-112.</w:t>
      </w:r>
    </w:p>
    <w:p w14:paraId="1AE5E8D4" w14:textId="0D9BFC86" w:rsidR="00284C6A" w:rsidRPr="008C3D75" w:rsidRDefault="00284C6A" w:rsidP="00284C6A">
      <w:pPr>
        <w:pStyle w:val="EndNoteBibliography"/>
        <w:ind w:left="720" w:hanging="720"/>
        <w:rPr>
          <w:lang w:val="sk-SK"/>
          <w:rPrChange w:id="2800" w:author="admin" w:date="2018-06-18T11:14:00Z">
            <w:rPr/>
          </w:rPrChange>
        </w:rPr>
      </w:pPr>
      <w:r w:rsidRPr="008C3D75">
        <w:rPr>
          <w:lang w:val="sk-SK"/>
          <w:rPrChange w:id="2801" w:author="admin" w:date="2018-06-18T11:14:00Z">
            <w:rPr/>
          </w:rPrChange>
        </w:rPr>
        <w:t>14.</w:t>
      </w:r>
      <w:r w:rsidRPr="008C3D75">
        <w:rPr>
          <w:lang w:val="sk-SK"/>
          <w:rPrChange w:id="2802" w:author="admin" w:date="2018-06-18T11:14:00Z">
            <w:rPr/>
          </w:rPrChange>
        </w:rPr>
        <w:tab/>
        <w:t xml:space="preserve">Goldwyn, R.M. and T.B. Watt, </w:t>
      </w:r>
      <w:r w:rsidRPr="008C3D75">
        <w:rPr>
          <w:i/>
          <w:lang w:val="sk-SK"/>
          <w:rPrChange w:id="2803" w:author="admin" w:date="2018-06-18T11:14:00Z">
            <w:rPr>
              <w:i/>
            </w:rPr>
          </w:rPrChange>
        </w:rPr>
        <w:t>A</w:t>
      </w:r>
      <w:r w:rsidR="007851DF" w:rsidRPr="008C3D75">
        <w:rPr>
          <w:i/>
          <w:lang w:val="sk-SK"/>
          <w:rPrChange w:id="2804" w:author="admin" w:date="2018-06-18T11:14:00Z">
            <w:rPr>
              <w:i/>
            </w:rPr>
          </w:rPrChange>
        </w:rPr>
        <w:t>rterial pressure pulse contour analysis via a mathematical model for clinical quantification of human vascular properties.</w:t>
      </w:r>
      <w:r w:rsidR="007851DF" w:rsidRPr="008C3D75">
        <w:rPr>
          <w:lang w:val="sk-SK"/>
          <w:rPrChange w:id="2805" w:author="admin" w:date="2018-06-18T11:14:00Z">
            <w:rPr/>
          </w:rPrChange>
        </w:rPr>
        <w:t xml:space="preserve"> </w:t>
      </w:r>
      <w:r w:rsidRPr="008C3D75">
        <w:rPr>
          <w:lang w:val="sk-SK"/>
          <w:rPrChange w:id="2806" w:author="admin" w:date="2018-06-18T11:14:00Z">
            <w:rPr/>
          </w:rPrChange>
        </w:rPr>
        <w:t>Ieee Transactions on Biomedical Engineering, 1967. BM14(1): p. 11-&amp;.</w:t>
      </w:r>
    </w:p>
    <w:p w14:paraId="0B717EF1" w14:textId="77777777" w:rsidR="00284C6A" w:rsidRPr="008C3D75" w:rsidRDefault="00284C6A" w:rsidP="00284C6A">
      <w:pPr>
        <w:pStyle w:val="EndNoteBibliography"/>
        <w:ind w:left="720" w:hanging="720"/>
        <w:rPr>
          <w:lang w:val="sk-SK"/>
          <w:rPrChange w:id="2807" w:author="admin" w:date="2018-06-18T11:14:00Z">
            <w:rPr/>
          </w:rPrChange>
        </w:rPr>
      </w:pPr>
      <w:r w:rsidRPr="008C3D75">
        <w:rPr>
          <w:lang w:val="sk-SK"/>
          <w:rPrChange w:id="2808" w:author="admin" w:date="2018-06-18T11:14:00Z">
            <w:rPr/>
          </w:rPrChange>
        </w:rPr>
        <w:t>15.</w:t>
      </w:r>
      <w:r w:rsidRPr="008C3D75">
        <w:rPr>
          <w:lang w:val="sk-SK"/>
          <w:rPrChange w:id="2809" w:author="admin" w:date="2018-06-18T11:14:00Z">
            <w:rPr/>
          </w:rPrChange>
        </w:rPr>
        <w:tab/>
        <w:t xml:space="preserve">Brandao, A.A., et al., </w:t>
      </w:r>
      <w:r w:rsidRPr="008C3D75">
        <w:rPr>
          <w:i/>
          <w:lang w:val="sk-SK"/>
          <w:rPrChange w:id="2810" w:author="admin" w:date="2018-06-18T11:14:00Z">
            <w:rPr>
              <w:i/>
            </w:rPr>
          </w:rPrChange>
        </w:rPr>
        <w:t>I Luso-Brazilian Positioning on Central Arterial Pressure.</w:t>
      </w:r>
      <w:r w:rsidRPr="008C3D75">
        <w:rPr>
          <w:lang w:val="sk-SK"/>
          <w:rPrChange w:id="2811" w:author="admin" w:date="2018-06-18T11:14:00Z">
            <w:rPr/>
          </w:rPrChange>
        </w:rPr>
        <w:t xml:space="preserve"> Arquivos Brasileiros De Cardiologia, 2017. 108(2): p. 100-108.</w:t>
      </w:r>
    </w:p>
    <w:p w14:paraId="44E3F387" w14:textId="77777777" w:rsidR="00284C6A" w:rsidRPr="008C3D75" w:rsidRDefault="00284C6A" w:rsidP="00284C6A">
      <w:pPr>
        <w:pStyle w:val="EndNoteBibliography"/>
        <w:ind w:left="720" w:hanging="720"/>
        <w:rPr>
          <w:lang w:val="sk-SK"/>
          <w:rPrChange w:id="2812" w:author="admin" w:date="2018-06-18T11:14:00Z">
            <w:rPr/>
          </w:rPrChange>
        </w:rPr>
      </w:pPr>
      <w:r w:rsidRPr="008C3D75">
        <w:rPr>
          <w:lang w:val="sk-SK"/>
          <w:rPrChange w:id="2813" w:author="admin" w:date="2018-06-18T11:14:00Z">
            <w:rPr/>
          </w:rPrChange>
        </w:rPr>
        <w:t>16.</w:t>
      </w:r>
      <w:r w:rsidRPr="008C3D75">
        <w:rPr>
          <w:lang w:val="sk-SK"/>
          <w:rPrChange w:id="2814" w:author="admin" w:date="2018-06-18T11:14:00Z">
            <w:rPr/>
          </w:rPrChange>
        </w:rPr>
        <w:tab/>
        <w:t xml:space="preserve">Westerhof, N., J.W. Lankhaar, and B.E. Westerhof, </w:t>
      </w:r>
      <w:r w:rsidRPr="008C3D75">
        <w:rPr>
          <w:i/>
          <w:lang w:val="sk-SK"/>
          <w:rPrChange w:id="2815" w:author="admin" w:date="2018-06-18T11:14:00Z">
            <w:rPr>
              <w:i/>
            </w:rPr>
          </w:rPrChange>
        </w:rPr>
        <w:t>The arterial Windkessel.</w:t>
      </w:r>
      <w:r w:rsidRPr="008C3D75">
        <w:rPr>
          <w:lang w:val="sk-SK"/>
          <w:rPrChange w:id="2816" w:author="admin" w:date="2018-06-18T11:14:00Z">
            <w:rPr/>
          </w:rPrChange>
        </w:rPr>
        <w:t xml:space="preserve"> Medical &amp; Biological Engineering &amp; Computing, 2009. 47(2): p. 131-141.</w:t>
      </w:r>
    </w:p>
    <w:p w14:paraId="4D67CBE0" w14:textId="32413C69" w:rsidR="00284C6A" w:rsidRPr="008C3D75" w:rsidRDefault="00284C6A" w:rsidP="00284C6A">
      <w:pPr>
        <w:pStyle w:val="EndNoteBibliography"/>
        <w:ind w:left="720" w:hanging="720"/>
        <w:rPr>
          <w:lang w:val="sk-SK"/>
          <w:rPrChange w:id="2817" w:author="admin" w:date="2018-06-18T11:14:00Z">
            <w:rPr/>
          </w:rPrChange>
        </w:rPr>
      </w:pPr>
      <w:r w:rsidRPr="008C3D75">
        <w:rPr>
          <w:lang w:val="sk-SK"/>
          <w:rPrChange w:id="2818" w:author="admin" w:date="2018-06-18T11:14:00Z">
            <w:rPr/>
          </w:rPrChange>
        </w:rPr>
        <w:t>17.</w:t>
      </w:r>
      <w:r w:rsidRPr="008C3D75">
        <w:rPr>
          <w:lang w:val="sk-SK"/>
          <w:rPrChange w:id="2819" w:author="admin" w:date="2018-06-18T11:14:00Z">
            <w:rPr/>
          </w:rPrChange>
        </w:rPr>
        <w:tab/>
        <w:t xml:space="preserve">Stergiopulos, N., J.J. Meister, and N. Westerhof, </w:t>
      </w:r>
      <w:r w:rsidRPr="008C3D75">
        <w:rPr>
          <w:i/>
          <w:lang w:val="sk-SK"/>
          <w:rPrChange w:id="2820" w:author="admin" w:date="2018-06-18T11:14:00Z">
            <w:rPr>
              <w:i/>
            </w:rPr>
          </w:rPrChange>
        </w:rPr>
        <w:t>S</w:t>
      </w:r>
      <w:r w:rsidR="007851DF" w:rsidRPr="008C3D75">
        <w:rPr>
          <w:i/>
          <w:lang w:val="sk-SK"/>
          <w:rPrChange w:id="2821" w:author="admin" w:date="2018-06-18T11:14:00Z">
            <w:rPr>
              <w:i/>
            </w:rPr>
          </w:rPrChange>
        </w:rPr>
        <w:t>imple and accurate way for estimating total and segmental arterial compliance - the pulse pressure method.</w:t>
      </w:r>
      <w:r w:rsidRPr="008C3D75">
        <w:rPr>
          <w:lang w:val="sk-SK"/>
          <w:rPrChange w:id="2822" w:author="admin" w:date="2018-06-18T11:14:00Z">
            <w:rPr/>
          </w:rPrChange>
        </w:rPr>
        <w:t xml:space="preserve"> Annals of Biomedical Engineering, 1994. 22(4): p. 392-397.</w:t>
      </w:r>
    </w:p>
    <w:p w14:paraId="3E3C4E9B" w14:textId="475E54D2" w:rsidR="00284C6A" w:rsidRPr="008C3D75" w:rsidRDefault="00284C6A" w:rsidP="00284C6A">
      <w:pPr>
        <w:pStyle w:val="EndNoteBibliography"/>
        <w:ind w:left="720" w:hanging="720"/>
        <w:rPr>
          <w:lang w:val="sk-SK"/>
          <w:rPrChange w:id="2823" w:author="admin" w:date="2018-06-18T11:14:00Z">
            <w:rPr/>
          </w:rPrChange>
        </w:rPr>
      </w:pPr>
      <w:r w:rsidRPr="008C3D75">
        <w:rPr>
          <w:lang w:val="sk-SK"/>
          <w:rPrChange w:id="2824" w:author="admin" w:date="2018-06-18T11:14:00Z">
            <w:rPr/>
          </w:rPrChange>
        </w:rPr>
        <w:t>18.</w:t>
      </w:r>
      <w:r w:rsidRPr="008C3D75">
        <w:rPr>
          <w:lang w:val="sk-SK"/>
          <w:rPrChange w:id="2825" w:author="admin" w:date="2018-06-18T11:14:00Z">
            <w:rPr/>
          </w:rPrChange>
        </w:rPr>
        <w:tab/>
        <w:t xml:space="preserve">Westerhof, N., G. Elzinga, and P. Sipkema, </w:t>
      </w:r>
      <w:r w:rsidRPr="008C3D75">
        <w:rPr>
          <w:i/>
          <w:lang w:val="sk-SK"/>
          <w:rPrChange w:id="2826" w:author="admin" w:date="2018-06-18T11:14:00Z">
            <w:rPr>
              <w:i/>
            </w:rPr>
          </w:rPrChange>
        </w:rPr>
        <w:t>A</w:t>
      </w:r>
      <w:r w:rsidR="007851DF" w:rsidRPr="008C3D75">
        <w:rPr>
          <w:i/>
          <w:lang w:val="sk-SK"/>
          <w:rPrChange w:id="2827" w:author="admin" w:date="2018-06-18T11:14:00Z">
            <w:rPr>
              <w:i/>
            </w:rPr>
          </w:rPrChange>
        </w:rPr>
        <w:t>rtificial arterial system for pumping hearts.</w:t>
      </w:r>
      <w:r w:rsidRPr="008C3D75">
        <w:rPr>
          <w:lang w:val="sk-SK"/>
          <w:rPrChange w:id="2828" w:author="admin" w:date="2018-06-18T11:14:00Z">
            <w:rPr/>
          </w:rPrChange>
        </w:rPr>
        <w:t xml:space="preserve"> Journal of Applied Physiology, 1971. 31(5): p. 776-+.</w:t>
      </w:r>
    </w:p>
    <w:p w14:paraId="092BE39A" w14:textId="77777777" w:rsidR="00284C6A" w:rsidRPr="008C3D75" w:rsidRDefault="00284C6A" w:rsidP="00284C6A">
      <w:pPr>
        <w:pStyle w:val="EndNoteBibliography"/>
        <w:ind w:left="720" w:hanging="720"/>
        <w:rPr>
          <w:lang w:val="sk-SK"/>
          <w:rPrChange w:id="2829" w:author="admin" w:date="2018-06-18T11:14:00Z">
            <w:rPr/>
          </w:rPrChange>
        </w:rPr>
      </w:pPr>
      <w:r w:rsidRPr="008C3D75">
        <w:rPr>
          <w:lang w:val="sk-SK"/>
          <w:rPrChange w:id="2830" w:author="admin" w:date="2018-06-18T11:14:00Z">
            <w:rPr/>
          </w:rPrChange>
        </w:rPr>
        <w:t>19.</w:t>
      </w:r>
      <w:r w:rsidRPr="008C3D75">
        <w:rPr>
          <w:lang w:val="sk-SK"/>
          <w:rPrChange w:id="2831" w:author="admin" w:date="2018-06-18T11:14:00Z">
            <w:rPr/>
          </w:rPrChange>
        </w:rPr>
        <w:tab/>
        <w:t xml:space="preserve">Stergiopulos, N., B.E. Westerhof, and N. Westerhof, </w:t>
      </w:r>
      <w:r w:rsidRPr="008C3D75">
        <w:rPr>
          <w:i/>
          <w:lang w:val="sk-SK"/>
          <w:rPrChange w:id="2832" w:author="admin" w:date="2018-06-18T11:14:00Z">
            <w:rPr>
              <w:i/>
            </w:rPr>
          </w:rPrChange>
        </w:rPr>
        <w:t>Total arterial inertance as the fourth element of the windkessel model.</w:t>
      </w:r>
      <w:r w:rsidRPr="008C3D75">
        <w:rPr>
          <w:lang w:val="sk-SK"/>
          <w:rPrChange w:id="2833" w:author="admin" w:date="2018-06-18T11:14:00Z">
            <w:rPr/>
          </w:rPrChange>
        </w:rPr>
        <w:t xml:space="preserve"> American Journal of Physiology-Heart and Circulatory Physiology, 1999. 276(1): p. H81-H88.</w:t>
      </w:r>
    </w:p>
    <w:p w14:paraId="3E2B417A" w14:textId="77777777" w:rsidR="00284C6A" w:rsidRPr="008C3D75" w:rsidRDefault="00284C6A" w:rsidP="00284C6A">
      <w:pPr>
        <w:pStyle w:val="EndNoteBibliography"/>
        <w:ind w:left="720" w:hanging="720"/>
        <w:rPr>
          <w:lang w:val="sk-SK"/>
          <w:rPrChange w:id="2834" w:author="admin" w:date="2018-06-18T11:14:00Z">
            <w:rPr/>
          </w:rPrChange>
        </w:rPr>
      </w:pPr>
      <w:r w:rsidRPr="008C3D75">
        <w:rPr>
          <w:lang w:val="sk-SK"/>
          <w:rPrChange w:id="2835" w:author="admin" w:date="2018-06-18T11:14:00Z">
            <w:rPr/>
          </w:rPrChange>
        </w:rPr>
        <w:t>20.</w:t>
      </w:r>
      <w:r w:rsidRPr="008C3D75">
        <w:rPr>
          <w:lang w:val="sk-SK"/>
          <w:rPrChange w:id="2836" w:author="admin" w:date="2018-06-18T11:14:00Z">
            <w:rPr/>
          </w:rPrChange>
        </w:rPr>
        <w:tab/>
        <w:t xml:space="preserve">Rooney, W., </w:t>
      </w:r>
      <w:r w:rsidRPr="008C3D75">
        <w:rPr>
          <w:i/>
          <w:lang w:val="sk-SK"/>
          <w:rPrChange w:id="2837" w:author="admin" w:date="2018-06-18T11:14:00Z">
            <w:rPr>
              <w:i/>
            </w:rPr>
          </w:rPrChange>
        </w:rPr>
        <w:t>MRI: From picture to proton.</w:t>
      </w:r>
      <w:r w:rsidRPr="008C3D75">
        <w:rPr>
          <w:lang w:val="sk-SK"/>
          <w:rPrChange w:id="2838" w:author="admin" w:date="2018-06-18T11:14:00Z">
            <w:rPr/>
          </w:rPrChange>
        </w:rPr>
        <w:t xml:space="preserve"> Health Physics, 2003. 85(4): p. 504-505.</w:t>
      </w:r>
    </w:p>
    <w:p w14:paraId="09FF0E5F" w14:textId="10BEC5B2" w:rsidR="00284C6A" w:rsidRPr="008C3D75" w:rsidRDefault="00284C6A" w:rsidP="00284C6A">
      <w:pPr>
        <w:pStyle w:val="EndNoteBibliography"/>
        <w:ind w:left="720" w:hanging="720"/>
        <w:rPr>
          <w:lang w:val="sk-SK"/>
          <w:rPrChange w:id="2839" w:author="admin" w:date="2018-06-18T11:14:00Z">
            <w:rPr/>
          </w:rPrChange>
        </w:rPr>
      </w:pPr>
      <w:r w:rsidRPr="008C3D75">
        <w:rPr>
          <w:lang w:val="sk-SK"/>
          <w:rPrChange w:id="2840" w:author="admin" w:date="2018-06-18T11:14:00Z">
            <w:rPr/>
          </w:rPrChange>
        </w:rPr>
        <w:t>21.</w:t>
      </w:r>
      <w:r w:rsidRPr="008C3D75">
        <w:rPr>
          <w:lang w:val="sk-SK"/>
          <w:rPrChange w:id="2841" w:author="admin" w:date="2018-06-18T11:14:00Z">
            <w:rPr/>
          </w:rPrChange>
        </w:rPr>
        <w:tab/>
        <w:t xml:space="preserve">Leenders, K.L., </w:t>
      </w:r>
      <w:r w:rsidRPr="008C3D75">
        <w:rPr>
          <w:i/>
          <w:lang w:val="sk-SK"/>
          <w:rPrChange w:id="2842" w:author="admin" w:date="2018-06-18T11:14:00Z">
            <w:rPr>
              <w:i/>
            </w:rPr>
          </w:rPrChange>
        </w:rPr>
        <w:t>PET -</w:t>
      </w:r>
      <w:r w:rsidR="007851DF" w:rsidRPr="008C3D75">
        <w:rPr>
          <w:i/>
          <w:lang w:val="sk-SK"/>
          <w:rPrChange w:id="2843" w:author="admin" w:date="2018-06-18T11:14:00Z">
            <w:rPr>
              <w:i/>
            </w:rPr>
          </w:rPrChange>
        </w:rPr>
        <w:t xml:space="preserve"> blood-flow and oxygen-consumption in brain-tumors</w:t>
      </w:r>
      <w:r w:rsidRPr="008C3D75">
        <w:rPr>
          <w:i/>
          <w:lang w:val="sk-SK"/>
          <w:rPrChange w:id="2844" w:author="admin" w:date="2018-06-18T11:14:00Z">
            <w:rPr>
              <w:i/>
            </w:rPr>
          </w:rPrChange>
        </w:rPr>
        <w:t>.</w:t>
      </w:r>
      <w:r w:rsidRPr="008C3D75">
        <w:rPr>
          <w:lang w:val="sk-SK"/>
          <w:rPrChange w:id="2845" w:author="admin" w:date="2018-06-18T11:14:00Z">
            <w:rPr/>
          </w:rPrChange>
        </w:rPr>
        <w:t xml:space="preserve"> Journal of Neuro-Oncology, 1994. 22(3): p. 269-273.</w:t>
      </w:r>
    </w:p>
    <w:p w14:paraId="0C836748" w14:textId="77777777" w:rsidR="00284C6A" w:rsidRPr="008C3D75" w:rsidRDefault="00284C6A" w:rsidP="00284C6A">
      <w:pPr>
        <w:pStyle w:val="EndNoteBibliography"/>
        <w:ind w:left="720" w:hanging="720"/>
        <w:rPr>
          <w:lang w:val="sk-SK"/>
          <w:rPrChange w:id="2846" w:author="admin" w:date="2018-06-18T11:14:00Z">
            <w:rPr/>
          </w:rPrChange>
        </w:rPr>
      </w:pPr>
      <w:r w:rsidRPr="008C3D75">
        <w:rPr>
          <w:lang w:val="sk-SK"/>
          <w:rPrChange w:id="2847" w:author="admin" w:date="2018-06-18T11:14:00Z">
            <w:rPr/>
          </w:rPrChange>
        </w:rPr>
        <w:t>22.</w:t>
      </w:r>
      <w:r w:rsidRPr="008C3D75">
        <w:rPr>
          <w:lang w:val="sk-SK"/>
          <w:rPrChange w:id="2848" w:author="admin" w:date="2018-06-18T11:14:00Z">
            <w:rPr/>
          </w:rPrChange>
        </w:rPr>
        <w:tab/>
        <w:t xml:space="preserve">Mayet, J. and A. Hughes, </w:t>
      </w:r>
      <w:r w:rsidRPr="008C3D75">
        <w:rPr>
          <w:i/>
          <w:lang w:val="sk-SK"/>
          <w:rPrChange w:id="2849" w:author="admin" w:date="2018-06-18T11:14:00Z">
            <w:rPr>
              <w:i/>
            </w:rPr>
          </w:rPrChange>
        </w:rPr>
        <w:t>Cardiac and vascular pathophysiology in hypertension.</w:t>
      </w:r>
      <w:r w:rsidRPr="008C3D75">
        <w:rPr>
          <w:lang w:val="sk-SK"/>
          <w:rPrChange w:id="2850" w:author="admin" w:date="2018-06-18T11:14:00Z">
            <w:rPr/>
          </w:rPrChange>
        </w:rPr>
        <w:t xml:space="preserve"> Heart, 2003. 89(9): p. 1104-1109.</w:t>
      </w:r>
    </w:p>
    <w:p w14:paraId="712B7B60" w14:textId="77777777" w:rsidR="00284C6A" w:rsidRPr="008C3D75" w:rsidRDefault="00284C6A" w:rsidP="00284C6A">
      <w:pPr>
        <w:pStyle w:val="EndNoteBibliography"/>
        <w:ind w:left="720" w:hanging="720"/>
        <w:rPr>
          <w:lang w:val="sk-SK"/>
          <w:rPrChange w:id="2851" w:author="admin" w:date="2018-06-18T11:14:00Z">
            <w:rPr/>
          </w:rPrChange>
        </w:rPr>
      </w:pPr>
      <w:r w:rsidRPr="008C3D75">
        <w:rPr>
          <w:lang w:val="sk-SK"/>
          <w:rPrChange w:id="2852" w:author="admin" w:date="2018-06-18T11:14:00Z">
            <w:rPr/>
          </w:rPrChange>
        </w:rPr>
        <w:lastRenderedPageBreak/>
        <w:t>23.</w:t>
      </w:r>
      <w:r w:rsidRPr="008C3D75">
        <w:rPr>
          <w:lang w:val="sk-SK"/>
          <w:rPrChange w:id="2853" w:author="admin" w:date="2018-06-18T11:14:00Z">
            <w:rPr/>
          </w:rPrChange>
        </w:rPr>
        <w:tab/>
        <w:t xml:space="preserve">Parlikar, T.A., et al., </w:t>
      </w:r>
      <w:r w:rsidRPr="008C3D75">
        <w:rPr>
          <w:i/>
          <w:lang w:val="sk-SK"/>
          <w:rPrChange w:id="2854" w:author="admin" w:date="2018-06-18T11:14:00Z">
            <w:rPr>
              <w:i/>
            </w:rPr>
          </w:rPrChange>
        </w:rPr>
        <w:t>Model-Based Estimation of Cardiac Output and Total Peripheral Resistance.</w:t>
      </w:r>
      <w:r w:rsidRPr="008C3D75">
        <w:rPr>
          <w:lang w:val="sk-SK"/>
          <w:rPrChange w:id="2855" w:author="admin" w:date="2018-06-18T11:14:00Z">
            <w:rPr/>
          </w:rPrChange>
        </w:rPr>
        <w:t xml:space="preserve"> Computers in Cardiology 2007, Vol 34, 2007. 34: p. 379-382.</w:t>
      </w:r>
    </w:p>
    <w:p w14:paraId="47724FE1" w14:textId="77777777" w:rsidR="00284C6A" w:rsidRPr="008C3D75" w:rsidRDefault="00284C6A" w:rsidP="00284C6A">
      <w:pPr>
        <w:pStyle w:val="EndNoteBibliography"/>
        <w:ind w:left="720" w:hanging="720"/>
        <w:rPr>
          <w:lang w:val="sk-SK"/>
          <w:rPrChange w:id="2856" w:author="admin" w:date="2018-06-18T11:14:00Z">
            <w:rPr/>
          </w:rPrChange>
        </w:rPr>
      </w:pPr>
      <w:r w:rsidRPr="008C3D75">
        <w:rPr>
          <w:lang w:val="sk-SK"/>
          <w:rPrChange w:id="2857" w:author="admin" w:date="2018-06-18T11:14:00Z">
            <w:rPr/>
          </w:rPrChange>
        </w:rPr>
        <w:t>24.</w:t>
      </w:r>
      <w:r w:rsidRPr="008C3D75">
        <w:rPr>
          <w:lang w:val="sk-SK"/>
          <w:rPrChange w:id="2858" w:author="admin" w:date="2018-06-18T11:14:00Z">
            <w:rPr/>
          </w:rPrChange>
        </w:rPr>
        <w:tab/>
        <w:t xml:space="preserve">Caillard, A., et al., </w:t>
      </w:r>
      <w:r w:rsidRPr="008C3D75">
        <w:rPr>
          <w:i/>
          <w:lang w:val="sk-SK"/>
          <w:rPrChange w:id="2859" w:author="admin" w:date="2018-06-18T11:14:00Z">
            <w:rPr>
              <w:i/>
            </w:rPr>
          </w:rPrChange>
        </w:rPr>
        <w:t>Comparison of cardiac output measured by oesophageal Doppler ultrasonography or pulse pressure contour wave analysis.</w:t>
      </w:r>
      <w:r w:rsidRPr="008C3D75">
        <w:rPr>
          <w:lang w:val="sk-SK"/>
          <w:rPrChange w:id="2860" w:author="admin" w:date="2018-06-18T11:14:00Z">
            <w:rPr/>
          </w:rPrChange>
        </w:rPr>
        <w:t xml:space="preserve"> British Journal of Anaesthesia, 2015. 114(6): p. 893-900.</w:t>
      </w:r>
    </w:p>
    <w:p w14:paraId="5E95FF3A" w14:textId="77777777" w:rsidR="00284C6A" w:rsidRPr="008C3D75" w:rsidRDefault="00284C6A" w:rsidP="00284C6A">
      <w:pPr>
        <w:pStyle w:val="EndNoteBibliography"/>
        <w:ind w:left="720" w:hanging="720"/>
        <w:rPr>
          <w:lang w:val="sk-SK"/>
          <w:rPrChange w:id="2861" w:author="admin" w:date="2018-06-18T11:14:00Z">
            <w:rPr/>
          </w:rPrChange>
        </w:rPr>
      </w:pPr>
      <w:r w:rsidRPr="008C3D75">
        <w:rPr>
          <w:lang w:val="sk-SK"/>
          <w:rPrChange w:id="2862" w:author="admin" w:date="2018-06-18T11:14:00Z">
            <w:rPr/>
          </w:rPrChange>
        </w:rPr>
        <w:t>25.</w:t>
      </w:r>
      <w:r w:rsidRPr="008C3D75">
        <w:rPr>
          <w:lang w:val="sk-SK"/>
          <w:rPrChange w:id="2863" w:author="admin" w:date="2018-06-18T11:14:00Z">
            <w:rPr/>
          </w:rPrChange>
        </w:rPr>
        <w:tab/>
        <w:t xml:space="preserve">Jansen, J.R.C., et al., </w:t>
      </w:r>
      <w:r w:rsidRPr="008C3D75">
        <w:rPr>
          <w:i/>
          <w:lang w:val="sk-SK"/>
          <w:rPrChange w:id="2864" w:author="admin" w:date="2018-06-18T11:14:00Z">
            <w:rPr>
              <w:i/>
            </w:rPr>
          </w:rPrChange>
        </w:rPr>
        <w:t>A comparison of cardiac output derived from the arterial pressure wave against thermodilution in cardiac surgery patients.</w:t>
      </w:r>
      <w:r w:rsidRPr="008C3D75">
        <w:rPr>
          <w:lang w:val="sk-SK"/>
          <w:rPrChange w:id="2865" w:author="admin" w:date="2018-06-18T11:14:00Z">
            <w:rPr/>
          </w:rPrChange>
        </w:rPr>
        <w:t xml:space="preserve"> British Journal of Anaesthesia, 2001. 87(2): p. 212-222.</w:t>
      </w:r>
    </w:p>
    <w:p w14:paraId="66F73045" w14:textId="77777777" w:rsidR="00284C6A" w:rsidRPr="008C3D75" w:rsidRDefault="00284C6A" w:rsidP="00284C6A">
      <w:pPr>
        <w:pStyle w:val="EndNoteBibliography"/>
        <w:ind w:left="720" w:hanging="720"/>
        <w:rPr>
          <w:lang w:val="sk-SK"/>
          <w:rPrChange w:id="2866" w:author="admin" w:date="2018-06-18T11:14:00Z">
            <w:rPr/>
          </w:rPrChange>
        </w:rPr>
      </w:pPr>
      <w:r w:rsidRPr="008C3D75">
        <w:rPr>
          <w:lang w:val="sk-SK"/>
          <w:rPrChange w:id="2867" w:author="admin" w:date="2018-06-18T11:14:00Z">
            <w:rPr/>
          </w:rPrChange>
        </w:rPr>
        <w:t>26.</w:t>
      </w:r>
      <w:r w:rsidRPr="008C3D75">
        <w:rPr>
          <w:lang w:val="sk-SK"/>
          <w:rPrChange w:id="2868" w:author="admin" w:date="2018-06-18T11:14:00Z">
            <w:rPr/>
          </w:rPrChange>
        </w:rPr>
        <w:tab/>
        <w:t xml:space="preserve">Sollers, J.J., et al., </w:t>
      </w:r>
      <w:r w:rsidRPr="008C3D75">
        <w:rPr>
          <w:i/>
          <w:lang w:val="sk-SK"/>
          <w:rPrChange w:id="2869" w:author="admin" w:date="2018-06-18T11:14:00Z">
            <w:rPr>
              <w:i/>
            </w:rPr>
          </w:rPrChange>
        </w:rPr>
        <w:t>Comparison of arterial compliance indices derived via Beat-toBeat blood pressure waveforms: Aging and ethnicity.</w:t>
      </w:r>
      <w:r w:rsidRPr="008C3D75">
        <w:rPr>
          <w:lang w:val="sk-SK"/>
          <w:rPrChange w:id="2870" w:author="admin" w:date="2018-06-18T11:14:00Z">
            <w:rPr/>
          </w:rPrChange>
        </w:rPr>
        <w:t xml:space="preserve"> Biomedical Sciences Instrumentation, Vol 42, 2006. 42: p. 518-523.</w:t>
      </w:r>
    </w:p>
    <w:p w14:paraId="1E105850" w14:textId="77777777" w:rsidR="00284C6A" w:rsidRPr="008C3D75" w:rsidRDefault="00284C6A" w:rsidP="00284C6A">
      <w:pPr>
        <w:pStyle w:val="EndNoteBibliography"/>
        <w:ind w:left="720" w:hanging="720"/>
        <w:rPr>
          <w:lang w:val="sk-SK"/>
          <w:rPrChange w:id="2871" w:author="admin" w:date="2018-06-18T11:14:00Z">
            <w:rPr/>
          </w:rPrChange>
        </w:rPr>
      </w:pPr>
      <w:r w:rsidRPr="008C3D75">
        <w:rPr>
          <w:lang w:val="sk-SK"/>
          <w:rPrChange w:id="2872" w:author="admin" w:date="2018-06-18T11:14:00Z">
            <w:rPr/>
          </w:rPrChange>
        </w:rPr>
        <w:t>27.</w:t>
      </w:r>
      <w:r w:rsidRPr="008C3D75">
        <w:rPr>
          <w:lang w:val="sk-SK"/>
          <w:rPrChange w:id="2873" w:author="admin" w:date="2018-06-18T11:14:00Z">
            <w:rPr/>
          </w:rPrChange>
        </w:rPr>
        <w:tab/>
        <w:t xml:space="preserve">Monnet, X., et al., </w:t>
      </w:r>
      <w:r w:rsidRPr="008C3D75">
        <w:rPr>
          <w:i/>
          <w:lang w:val="sk-SK"/>
          <w:rPrChange w:id="2874" w:author="admin" w:date="2018-06-18T11:14:00Z">
            <w:rPr>
              <w:i/>
            </w:rPr>
          </w:rPrChange>
        </w:rPr>
        <w:t>Arterial pressure allows monitoring the changes in cardiac output induced by volume expansion but not by norepinephrine.</w:t>
      </w:r>
      <w:r w:rsidRPr="008C3D75">
        <w:rPr>
          <w:lang w:val="sk-SK"/>
          <w:rPrChange w:id="2875" w:author="admin" w:date="2018-06-18T11:14:00Z">
            <w:rPr/>
          </w:rPrChange>
        </w:rPr>
        <w:t xml:space="preserve"> Critical Care Medicine, 2011. 39(6): p. 1394-1399.</w:t>
      </w:r>
    </w:p>
    <w:p w14:paraId="1FF33086" w14:textId="77777777" w:rsidR="00284C6A" w:rsidRPr="008C3D75" w:rsidRDefault="00284C6A" w:rsidP="00284C6A">
      <w:pPr>
        <w:pStyle w:val="EndNoteBibliography"/>
        <w:ind w:left="720" w:hanging="720"/>
        <w:rPr>
          <w:lang w:val="sk-SK"/>
          <w:rPrChange w:id="2876" w:author="admin" w:date="2018-06-18T11:14:00Z">
            <w:rPr/>
          </w:rPrChange>
        </w:rPr>
      </w:pPr>
      <w:r w:rsidRPr="008C3D75">
        <w:rPr>
          <w:lang w:val="sk-SK"/>
          <w:rPrChange w:id="2877" w:author="admin" w:date="2018-06-18T11:14:00Z">
            <w:rPr/>
          </w:rPrChange>
        </w:rPr>
        <w:t>28.</w:t>
      </w:r>
      <w:r w:rsidRPr="008C3D75">
        <w:rPr>
          <w:lang w:val="sk-SK"/>
          <w:rPrChange w:id="2878" w:author="admin" w:date="2018-06-18T11:14:00Z">
            <w:rPr/>
          </w:rPrChange>
        </w:rPr>
        <w:tab/>
        <w:t xml:space="preserve">Pouwels, S., et al., </w:t>
      </w:r>
      <w:r w:rsidRPr="008C3D75">
        <w:rPr>
          <w:i/>
          <w:lang w:val="sk-SK"/>
          <w:rPrChange w:id="2879" w:author="admin" w:date="2018-06-18T11:14:00Z">
            <w:rPr>
              <w:i/>
            </w:rPr>
          </w:rPrChange>
        </w:rPr>
        <w:t>Validation of the Nexfin (R) non-invasive continuous blood pressure monitoring validated against Riva-Rocci/Korotkoff in a bariatric patient population.</w:t>
      </w:r>
      <w:r w:rsidRPr="008C3D75">
        <w:rPr>
          <w:lang w:val="sk-SK"/>
          <w:rPrChange w:id="2880" w:author="admin" w:date="2018-06-18T11:14:00Z">
            <w:rPr/>
          </w:rPrChange>
        </w:rPr>
        <w:t xml:space="preserve"> Journal of Clinical Anesthesia, 2017. 39: p. 89-95.</w:t>
      </w:r>
    </w:p>
    <w:p w14:paraId="17704389" w14:textId="6862CD8A" w:rsidR="00284C6A" w:rsidRPr="008C3D75" w:rsidRDefault="00284C6A" w:rsidP="00284C6A">
      <w:pPr>
        <w:pStyle w:val="EndNoteBibliography"/>
        <w:ind w:left="720" w:hanging="720"/>
        <w:rPr>
          <w:lang w:val="sk-SK"/>
          <w:rPrChange w:id="2881" w:author="admin" w:date="2018-06-18T11:14:00Z">
            <w:rPr/>
          </w:rPrChange>
        </w:rPr>
      </w:pPr>
      <w:r w:rsidRPr="008C3D75">
        <w:rPr>
          <w:lang w:val="sk-SK"/>
          <w:rPrChange w:id="2882" w:author="admin" w:date="2018-06-18T11:14:00Z">
            <w:rPr/>
          </w:rPrChange>
        </w:rPr>
        <w:t>29.</w:t>
      </w:r>
      <w:r w:rsidRPr="008C3D75">
        <w:rPr>
          <w:lang w:val="sk-SK"/>
          <w:rPrChange w:id="2883" w:author="admin" w:date="2018-06-18T11:14:00Z">
            <w:rPr/>
          </w:rPrChange>
        </w:rPr>
        <w:tab/>
        <w:t xml:space="preserve">Kubicek, W.G., et al., </w:t>
      </w:r>
      <w:r w:rsidRPr="008C3D75">
        <w:rPr>
          <w:i/>
          <w:lang w:val="sk-SK"/>
          <w:rPrChange w:id="2884" w:author="admin" w:date="2018-06-18T11:14:00Z">
            <w:rPr>
              <w:i/>
            </w:rPr>
          </w:rPrChange>
        </w:rPr>
        <w:t>D</w:t>
      </w:r>
      <w:r w:rsidR="007851DF" w:rsidRPr="008C3D75">
        <w:rPr>
          <w:i/>
          <w:lang w:val="sk-SK"/>
          <w:rPrChange w:id="2885" w:author="admin" w:date="2018-06-18T11:14:00Z">
            <w:rPr>
              <w:i/>
            </w:rPr>
          </w:rPrChange>
        </w:rPr>
        <w:t>evelopment and evaluation of an impedance cardiac output system.</w:t>
      </w:r>
      <w:r w:rsidRPr="008C3D75">
        <w:rPr>
          <w:lang w:val="sk-SK"/>
          <w:rPrChange w:id="2886" w:author="admin" w:date="2018-06-18T11:14:00Z">
            <w:rPr/>
          </w:rPrChange>
        </w:rPr>
        <w:t xml:space="preserve"> Aerospace Medicine, 1966. 37(12): p. 1208-&amp;.</w:t>
      </w:r>
    </w:p>
    <w:p w14:paraId="2D468CE0" w14:textId="77777777" w:rsidR="00284C6A" w:rsidRPr="008C3D75" w:rsidRDefault="00284C6A" w:rsidP="00284C6A">
      <w:pPr>
        <w:pStyle w:val="EndNoteBibliography"/>
        <w:ind w:left="720" w:hanging="720"/>
        <w:rPr>
          <w:lang w:val="sk-SK"/>
          <w:rPrChange w:id="2887" w:author="admin" w:date="2018-06-18T11:14:00Z">
            <w:rPr/>
          </w:rPrChange>
        </w:rPr>
      </w:pPr>
      <w:r w:rsidRPr="008C3D75">
        <w:rPr>
          <w:lang w:val="sk-SK"/>
          <w:rPrChange w:id="2888" w:author="admin" w:date="2018-06-18T11:14:00Z">
            <w:rPr/>
          </w:rPrChange>
        </w:rPr>
        <w:t>30.</w:t>
      </w:r>
      <w:r w:rsidRPr="008C3D75">
        <w:rPr>
          <w:lang w:val="sk-SK"/>
          <w:rPrChange w:id="2889" w:author="admin" w:date="2018-06-18T11:14:00Z">
            <w:rPr/>
          </w:rPrChange>
        </w:rPr>
        <w:tab/>
        <w:t xml:space="preserve">Bernstein, D.P., </w:t>
      </w:r>
      <w:r w:rsidRPr="008C3D75">
        <w:rPr>
          <w:i/>
          <w:lang w:val="sk-SK"/>
          <w:rPrChange w:id="2890" w:author="admin" w:date="2018-06-18T11:14:00Z">
            <w:rPr>
              <w:i/>
            </w:rPr>
          </w:rPrChange>
        </w:rPr>
        <w:t>A NEW STROKE VOLUME EQUATION FOR THORACIC ELECTRICAL BIOIMPEDANCE - THEORY AND RATIONALE.</w:t>
      </w:r>
      <w:r w:rsidRPr="008C3D75">
        <w:rPr>
          <w:lang w:val="sk-SK"/>
          <w:rPrChange w:id="2891" w:author="admin" w:date="2018-06-18T11:14:00Z">
            <w:rPr/>
          </w:rPrChange>
        </w:rPr>
        <w:t xml:space="preserve"> Critical Care Medicine, 1986. 14(10): p. 904-909.</w:t>
      </w:r>
    </w:p>
    <w:p w14:paraId="1ABC2A8A" w14:textId="77777777" w:rsidR="00284C6A" w:rsidRPr="008C3D75" w:rsidRDefault="00284C6A" w:rsidP="00284C6A">
      <w:pPr>
        <w:pStyle w:val="EndNoteBibliography"/>
        <w:ind w:left="720" w:hanging="720"/>
        <w:rPr>
          <w:lang w:val="sk-SK"/>
          <w:rPrChange w:id="2892" w:author="admin" w:date="2018-06-18T11:14:00Z">
            <w:rPr/>
          </w:rPrChange>
        </w:rPr>
      </w:pPr>
      <w:r w:rsidRPr="008C3D75">
        <w:rPr>
          <w:lang w:val="sk-SK"/>
          <w:rPrChange w:id="2893" w:author="admin" w:date="2018-06-18T11:14:00Z">
            <w:rPr/>
          </w:rPrChange>
        </w:rPr>
        <w:t>31.</w:t>
      </w:r>
      <w:r w:rsidRPr="008C3D75">
        <w:rPr>
          <w:lang w:val="sk-SK"/>
          <w:rPrChange w:id="2894" w:author="admin" w:date="2018-06-18T11:14:00Z">
            <w:rPr/>
          </w:rPrChange>
        </w:rPr>
        <w:tab/>
        <w:t xml:space="preserve">Keren, H., D. Burkhoff, and P. Squara, </w:t>
      </w:r>
      <w:r w:rsidRPr="008C3D75">
        <w:rPr>
          <w:i/>
          <w:lang w:val="sk-SK"/>
          <w:rPrChange w:id="2895" w:author="admin" w:date="2018-06-18T11:14:00Z">
            <w:rPr>
              <w:i/>
            </w:rPr>
          </w:rPrChange>
        </w:rPr>
        <w:t>Evaluation of a noninvasive continuous cardiac output monitoring system based on thoracic bioreactance.</w:t>
      </w:r>
      <w:r w:rsidRPr="008C3D75">
        <w:rPr>
          <w:lang w:val="sk-SK"/>
          <w:rPrChange w:id="2896" w:author="admin" w:date="2018-06-18T11:14:00Z">
            <w:rPr/>
          </w:rPrChange>
        </w:rPr>
        <w:t xml:space="preserve"> American Journal of Physiology-Heart and Circulatory Physiology, 2007. 293(1): p. H583-H589.</w:t>
      </w:r>
    </w:p>
    <w:p w14:paraId="22951BBC" w14:textId="77777777" w:rsidR="00284C6A" w:rsidRPr="008C3D75" w:rsidRDefault="00284C6A" w:rsidP="00284C6A">
      <w:pPr>
        <w:pStyle w:val="EndNoteBibliography"/>
        <w:ind w:left="720" w:hanging="720"/>
        <w:rPr>
          <w:lang w:val="sk-SK"/>
          <w:rPrChange w:id="2897" w:author="admin" w:date="2018-06-18T11:14:00Z">
            <w:rPr/>
          </w:rPrChange>
        </w:rPr>
      </w:pPr>
      <w:r w:rsidRPr="008C3D75">
        <w:rPr>
          <w:lang w:val="sk-SK"/>
          <w:rPrChange w:id="2898" w:author="admin" w:date="2018-06-18T11:14:00Z">
            <w:rPr/>
          </w:rPrChange>
        </w:rPr>
        <w:t>32.</w:t>
      </w:r>
      <w:r w:rsidRPr="008C3D75">
        <w:rPr>
          <w:lang w:val="sk-SK"/>
          <w:rPrChange w:id="2899" w:author="admin" w:date="2018-06-18T11:14:00Z">
            <w:rPr/>
          </w:rPrChange>
        </w:rPr>
        <w:tab/>
        <w:t xml:space="preserve">Gaw, R.L., B.H. Cornish, and B.J. Thomas, </w:t>
      </w:r>
      <w:r w:rsidRPr="008C3D75">
        <w:rPr>
          <w:i/>
          <w:lang w:val="sk-SK"/>
          <w:rPrChange w:id="2900" w:author="admin" w:date="2018-06-18T11:14:00Z">
            <w:rPr>
              <w:i/>
            </w:rPr>
          </w:rPrChange>
        </w:rPr>
        <w:t>The electrical impedance of pulsatile blood flowing through rigid tubes: A theoretical investigation.</w:t>
      </w:r>
      <w:r w:rsidRPr="008C3D75">
        <w:rPr>
          <w:lang w:val="sk-SK"/>
          <w:rPrChange w:id="2901" w:author="admin" w:date="2018-06-18T11:14:00Z">
            <w:rPr/>
          </w:rPrChange>
        </w:rPr>
        <w:t xml:space="preserve"> Ieee Transactions on Biomedical Engineering, 2008. 55(2): p. 721-727.</w:t>
      </w:r>
    </w:p>
    <w:p w14:paraId="0D10422F" w14:textId="4D4A201E" w:rsidR="00284C6A" w:rsidRPr="008C3D75" w:rsidRDefault="00284C6A" w:rsidP="00284C6A">
      <w:pPr>
        <w:pStyle w:val="EndNoteBibliography"/>
        <w:ind w:left="720" w:hanging="720"/>
        <w:rPr>
          <w:lang w:val="sk-SK"/>
          <w:rPrChange w:id="2902" w:author="admin" w:date="2018-06-18T11:14:00Z">
            <w:rPr/>
          </w:rPrChange>
        </w:rPr>
      </w:pPr>
      <w:r w:rsidRPr="008C3D75">
        <w:rPr>
          <w:lang w:val="sk-SK"/>
          <w:rPrChange w:id="2903" w:author="admin" w:date="2018-06-18T11:14:00Z">
            <w:rPr/>
          </w:rPrChange>
        </w:rPr>
        <w:t>33.</w:t>
      </w:r>
      <w:r w:rsidRPr="008C3D75">
        <w:rPr>
          <w:lang w:val="sk-SK"/>
          <w:rPrChange w:id="2904" w:author="admin" w:date="2018-06-18T11:14:00Z">
            <w:rPr/>
          </w:rPrChange>
        </w:rPr>
        <w:tab/>
        <w:t xml:space="preserve">Quail, A.W., et al., </w:t>
      </w:r>
      <w:r w:rsidRPr="008C3D75">
        <w:rPr>
          <w:i/>
          <w:lang w:val="sk-SK"/>
          <w:rPrChange w:id="2905" w:author="admin" w:date="2018-06-18T11:14:00Z">
            <w:rPr>
              <w:i/>
            </w:rPr>
          </w:rPrChange>
        </w:rPr>
        <w:t>T</w:t>
      </w:r>
      <w:r w:rsidR="007851DF" w:rsidRPr="008C3D75">
        <w:rPr>
          <w:i/>
          <w:lang w:val="sk-SK"/>
          <w:rPrChange w:id="2906" w:author="admin" w:date="2018-06-18T11:14:00Z">
            <w:rPr>
              <w:i/>
            </w:rPr>
          </w:rPrChange>
        </w:rPr>
        <w:t>horacic resistivity for stroke volume calculation in impedance cardiography.</w:t>
      </w:r>
      <w:r w:rsidRPr="008C3D75">
        <w:rPr>
          <w:lang w:val="sk-SK"/>
          <w:rPrChange w:id="2907" w:author="admin" w:date="2018-06-18T11:14:00Z">
            <w:rPr/>
          </w:rPrChange>
        </w:rPr>
        <w:t xml:space="preserve"> Journal of Applied Physiology, 1981. 50(1): p. 191-195.</w:t>
      </w:r>
    </w:p>
    <w:p w14:paraId="6210B319" w14:textId="4AD52DCA" w:rsidR="00284C6A" w:rsidRPr="008C3D75" w:rsidRDefault="00284C6A" w:rsidP="00284C6A">
      <w:pPr>
        <w:pStyle w:val="EndNoteBibliography"/>
        <w:ind w:left="720" w:hanging="720"/>
        <w:rPr>
          <w:lang w:val="sk-SK"/>
          <w:rPrChange w:id="2908" w:author="admin" w:date="2018-06-18T11:14:00Z">
            <w:rPr/>
          </w:rPrChange>
        </w:rPr>
      </w:pPr>
      <w:r w:rsidRPr="008C3D75">
        <w:rPr>
          <w:lang w:val="sk-SK"/>
          <w:rPrChange w:id="2909" w:author="admin" w:date="2018-06-18T11:14:00Z">
            <w:rPr/>
          </w:rPrChange>
        </w:rPr>
        <w:t>34.</w:t>
      </w:r>
      <w:r w:rsidRPr="008C3D75">
        <w:rPr>
          <w:lang w:val="sk-SK"/>
          <w:rPrChange w:id="2910" w:author="admin" w:date="2018-06-18T11:14:00Z">
            <w:rPr/>
          </w:rPrChange>
        </w:rPr>
        <w:tab/>
        <w:t xml:space="preserve">Hicks, D.A., et al., </w:t>
      </w:r>
      <w:r w:rsidRPr="008C3D75">
        <w:rPr>
          <w:i/>
          <w:lang w:val="sk-SK"/>
          <w:rPrChange w:id="2911" w:author="admin" w:date="2018-06-18T11:14:00Z">
            <w:rPr>
              <w:i/>
            </w:rPr>
          </w:rPrChange>
        </w:rPr>
        <w:t>T</w:t>
      </w:r>
      <w:r w:rsidR="007851DF" w:rsidRPr="008C3D75">
        <w:rPr>
          <w:i/>
          <w:lang w:val="sk-SK"/>
          <w:rPrChange w:id="2912" w:author="admin" w:date="2018-06-18T11:14:00Z">
            <w:rPr>
              <w:i/>
            </w:rPr>
          </w:rPrChange>
        </w:rPr>
        <w:t>he estimation and prediction of normal blood volume</w:t>
      </w:r>
      <w:r w:rsidRPr="008C3D75">
        <w:rPr>
          <w:i/>
          <w:lang w:val="sk-SK"/>
          <w:rPrChange w:id="2913" w:author="admin" w:date="2018-06-18T11:14:00Z">
            <w:rPr>
              <w:i/>
            </w:rPr>
          </w:rPrChange>
        </w:rPr>
        <w:t>.</w:t>
      </w:r>
      <w:r w:rsidRPr="008C3D75">
        <w:rPr>
          <w:lang w:val="sk-SK"/>
          <w:rPrChange w:id="2914" w:author="admin" w:date="2018-06-18T11:14:00Z">
            <w:rPr/>
          </w:rPrChange>
        </w:rPr>
        <w:t xml:space="preserve"> Clinical Science, 1956. 15(4): p. 557-565.</w:t>
      </w:r>
    </w:p>
    <w:p w14:paraId="255D80B5" w14:textId="2F5E9F7B" w:rsidR="00284C6A" w:rsidRPr="008C3D75" w:rsidRDefault="00284C6A" w:rsidP="00284C6A">
      <w:pPr>
        <w:pStyle w:val="EndNoteBibliography"/>
        <w:ind w:left="720" w:hanging="720"/>
        <w:rPr>
          <w:lang w:val="sk-SK"/>
          <w:rPrChange w:id="2915" w:author="admin" w:date="2018-06-18T11:14:00Z">
            <w:rPr/>
          </w:rPrChange>
        </w:rPr>
      </w:pPr>
      <w:r w:rsidRPr="008C3D75">
        <w:rPr>
          <w:lang w:val="sk-SK"/>
          <w:rPrChange w:id="2916" w:author="admin" w:date="2018-06-18T11:14:00Z">
            <w:rPr/>
          </w:rPrChange>
        </w:rPr>
        <w:t>35.</w:t>
      </w:r>
      <w:r w:rsidRPr="008C3D75">
        <w:rPr>
          <w:lang w:val="sk-SK"/>
          <w:rPrChange w:id="2917" w:author="admin" w:date="2018-06-18T11:14:00Z">
            <w:rPr/>
          </w:rPrChange>
        </w:rPr>
        <w:tab/>
        <w:t xml:space="preserve">Gardin, J.M., et al., </w:t>
      </w:r>
      <w:r w:rsidRPr="008C3D75">
        <w:rPr>
          <w:i/>
          <w:lang w:val="sk-SK"/>
          <w:rPrChange w:id="2918" w:author="admin" w:date="2018-06-18T11:14:00Z">
            <w:rPr>
              <w:i/>
            </w:rPr>
          </w:rPrChange>
        </w:rPr>
        <w:t>E</w:t>
      </w:r>
      <w:r w:rsidR="007851DF" w:rsidRPr="008C3D75">
        <w:rPr>
          <w:i/>
          <w:lang w:val="sk-SK"/>
          <w:rPrChange w:id="2919" w:author="admin" w:date="2018-06-18T11:14:00Z">
            <w:rPr>
              <w:i/>
            </w:rPr>
          </w:rPrChange>
        </w:rPr>
        <w:t>valuation of blood-flow velocity in the ascending aorta and main pulmonary-artery of normal subjects by doppler echocardiography</w:t>
      </w:r>
      <w:r w:rsidRPr="008C3D75">
        <w:rPr>
          <w:i/>
          <w:lang w:val="sk-SK"/>
          <w:rPrChange w:id="2920" w:author="admin" w:date="2018-06-18T11:14:00Z">
            <w:rPr>
              <w:i/>
            </w:rPr>
          </w:rPrChange>
        </w:rPr>
        <w:t>.</w:t>
      </w:r>
      <w:r w:rsidRPr="008C3D75">
        <w:rPr>
          <w:lang w:val="sk-SK"/>
          <w:rPrChange w:id="2921" w:author="admin" w:date="2018-06-18T11:14:00Z">
            <w:rPr/>
          </w:rPrChange>
        </w:rPr>
        <w:t xml:space="preserve"> American Heart Journal, 1984. 107(2): p. 310-319.</w:t>
      </w:r>
    </w:p>
    <w:p w14:paraId="5A0A1DD2" w14:textId="44E5077E" w:rsidR="00284C6A" w:rsidRPr="008C3D75" w:rsidRDefault="00284C6A" w:rsidP="00284C6A">
      <w:pPr>
        <w:pStyle w:val="EndNoteBibliography"/>
        <w:ind w:left="720" w:hanging="720"/>
        <w:rPr>
          <w:lang w:val="sk-SK"/>
          <w:rPrChange w:id="2922" w:author="admin" w:date="2018-06-18T11:14:00Z">
            <w:rPr/>
          </w:rPrChange>
        </w:rPr>
      </w:pPr>
      <w:r w:rsidRPr="008C3D75">
        <w:rPr>
          <w:lang w:val="sk-SK"/>
          <w:rPrChange w:id="2923" w:author="admin" w:date="2018-06-18T11:14:00Z">
            <w:rPr/>
          </w:rPrChange>
        </w:rPr>
        <w:t>36.</w:t>
      </w:r>
      <w:r w:rsidRPr="008C3D75">
        <w:rPr>
          <w:lang w:val="sk-SK"/>
          <w:rPrChange w:id="2924" w:author="admin" w:date="2018-06-18T11:14:00Z">
            <w:rPr/>
          </w:rPrChange>
        </w:rPr>
        <w:tab/>
        <w:t xml:space="preserve">Matsuda, Y., et al., </w:t>
      </w:r>
      <w:r w:rsidRPr="008C3D75">
        <w:rPr>
          <w:i/>
          <w:lang w:val="sk-SK"/>
          <w:rPrChange w:id="2925" w:author="admin" w:date="2018-06-18T11:14:00Z">
            <w:rPr>
              <w:i/>
            </w:rPr>
          </w:rPrChange>
        </w:rPr>
        <w:t>A</w:t>
      </w:r>
      <w:r w:rsidR="007851DF" w:rsidRPr="008C3D75">
        <w:rPr>
          <w:i/>
          <w:lang w:val="sk-SK"/>
          <w:rPrChange w:id="2926" w:author="admin" w:date="2018-06-18T11:14:00Z">
            <w:rPr>
              <w:i/>
            </w:rPr>
          </w:rPrChange>
        </w:rPr>
        <w:t>ssessment of left-ventricular performance in man with impedance cardiography</w:t>
      </w:r>
      <w:r w:rsidRPr="008C3D75">
        <w:rPr>
          <w:i/>
          <w:lang w:val="sk-SK"/>
          <w:rPrChange w:id="2927" w:author="admin" w:date="2018-06-18T11:14:00Z">
            <w:rPr>
              <w:i/>
            </w:rPr>
          </w:rPrChange>
        </w:rPr>
        <w:t>.</w:t>
      </w:r>
      <w:r w:rsidRPr="008C3D75">
        <w:rPr>
          <w:lang w:val="sk-SK"/>
          <w:rPrChange w:id="2928" w:author="admin" w:date="2018-06-18T11:14:00Z">
            <w:rPr/>
          </w:rPrChange>
        </w:rPr>
        <w:t xml:space="preserve"> Japanese Circulation Journal-English Edition, 1978. 42(8): p. 945-954.</w:t>
      </w:r>
    </w:p>
    <w:p w14:paraId="5F0120FF" w14:textId="77777777" w:rsidR="00284C6A" w:rsidRPr="008C3D75" w:rsidRDefault="00284C6A" w:rsidP="00284C6A">
      <w:pPr>
        <w:pStyle w:val="EndNoteBibliography"/>
        <w:ind w:left="720" w:hanging="720"/>
        <w:rPr>
          <w:lang w:val="sk-SK"/>
          <w:rPrChange w:id="2929" w:author="admin" w:date="2018-06-18T11:14:00Z">
            <w:rPr/>
          </w:rPrChange>
        </w:rPr>
      </w:pPr>
      <w:r w:rsidRPr="008C3D75">
        <w:rPr>
          <w:lang w:val="sk-SK"/>
          <w:rPrChange w:id="2930" w:author="admin" w:date="2018-06-18T11:14:00Z">
            <w:rPr/>
          </w:rPrChange>
        </w:rPr>
        <w:t>37.</w:t>
      </w:r>
      <w:r w:rsidRPr="008C3D75">
        <w:rPr>
          <w:lang w:val="sk-SK"/>
          <w:rPrChange w:id="2931" w:author="admin" w:date="2018-06-18T11:14:00Z">
            <w:rPr/>
          </w:rPrChange>
        </w:rPr>
        <w:tab/>
        <w:t xml:space="preserve">Lozano, D.L., et al., </w:t>
      </w:r>
      <w:r w:rsidRPr="008C3D75">
        <w:rPr>
          <w:i/>
          <w:lang w:val="sk-SK"/>
          <w:rPrChange w:id="2932" w:author="admin" w:date="2018-06-18T11:14:00Z">
            <w:rPr>
              <w:i/>
            </w:rPr>
          </w:rPrChange>
        </w:rPr>
        <w:t>Where to B in dZ/dt.</w:t>
      </w:r>
      <w:r w:rsidRPr="008C3D75">
        <w:rPr>
          <w:lang w:val="sk-SK"/>
          <w:rPrChange w:id="2933" w:author="admin" w:date="2018-06-18T11:14:00Z">
            <w:rPr/>
          </w:rPrChange>
        </w:rPr>
        <w:t xml:space="preserve"> Psychophysiology, 2007. 44(1): p. 113-119.</w:t>
      </w:r>
    </w:p>
    <w:p w14:paraId="011A8956" w14:textId="146A6FB1" w:rsidR="00284C6A" w:rsidRPr="008C3D75" w:rsidRDefault="00284C6A" w:rsidP="00284C6A">
      <w:pPr>
        <w:pStyle w:val="EndNoteBibliography"/>
        <w:ind w:left="720" w:hanging="720"/>
        <w:rPr>
          <w:lang w:val="sk-SK"/>
          <w:rPrChange w:id="2934" w:author="admin" w:date="2018-06-18T11:14:00Z">
            <w:rPr/>
          </w:rPrChange>
        </w:rPr>
      </w:pPr>
      <w:r w:rsidRPr="008C3D75">
        <w:rPr>
          <w:lang w:val="sk-SK"/>
          <w:rPrChange w:id="2935" w:author="admin" w:date="2018-06-18T11:14:00Z">
            <w:rPr/>
          </w:rPrChange>
        </w:rPr>
        <w:t>38.</w:t>
      </w:r>
      <w:r w:rsidRPr="008C3D75">
        <w:rPr>
          <w:lang w:val="sk-SK"/>
          <w:rPrChange w:id="2936" w:author="admin" w:date="2018-06-18T11:14:00Z">
            <w:rPr/>
          </w:rPrChange>
        </w:rPr>
        <w:tab/>
        <w:t xml:space="preserve">Kolettis, M., B.S. Jenkins, and M.M. Webbpeploe, </w:t>
      </w:r>
      <w:r w:rsidRPr="008C3D75">
        <w:rPr>
          <w:i/>
          <w:lang w:val="sk-SK"/>
          <w:rPrChange w:id="2937" w:author="admin" w:date="2018-06-18T11:14:00Z">
            <w:rPr>
              <w:i/>
            </w:rPr>
          </w:rPrChange>
        </w:rPr>
        <w:t>A</w:t>
      </w:r>
      <w:r w:rsidR="007851DF" w:rsidRPr="008C3D75">
        <w:rPr>
          <w:i/>
          <w:lang w:val="sk-SK"/>
          <w:rPrChange w:id="2938" w:author="admin" w:date="2018-06-18T11:14:00Z">
            <w:rPr>
              <w:i/>
            </w:rPr>
          </w:rPrChange>
        </w:rPr>
        <w:t>ssessment of left-ventricular function by indexes derived from aortic flow velocity</w:t>
      </w:r>
      <w:r w:rsidRPr="008C3D75">
        <w:rPr>
          <w:i/>
          <w:lang w:val="sk-SK"/>
          <w:rPrChange w:id="2939" w:author="admin" w:date="2018-06-18T11:14:00Z">
            <w:rPr>
              <w:i/>
            </w:rPr>
          </w:rPrChange>
        </w:rPr>
        <w:t>.</w:t>
      </w:r>
      <w:r w:rsidRPr="008C3D75">
        <w:rPr>
          <w:lang w:val="sk-SK"/>
          <w:rPrChange w:id="2940" w:author="admin" w:date="2018-06-18T11:14:00Z">
            <w:rPr/>
          </w:rPrChange>
        </w:rPr>
        <w:t xml:space="preserve"> British Heart Journal, 1976. 38(1): p. 18-31.</w:t>
      </w:r>
    </w:p>
    <w:p w14:paraId="6DEE79C7" w14:textId="77777777" w:rsidR="00284C6A" w:rsidRPr="008C3D75" w:rsidRDefault="00284C6A" w:rsidP="00284C6A">
      <w:pPr>
        <w:pStyle w:val="EndNoteBibliography"/>
        <w:ind w:left="720" w:hanging="720"/>
        <w:rPr>
          <w:lang w:val="sk-SK"/>
          <w:rPrChange w:id="2941" w:author="admin" w:date="2018-06-18T11:14:00Z">
            <w:rPr/>
          </w:rPrChange>
        </w:rPr>
      </w:pPr>
      <w:r w:rsidRPr="008C3D75">
        <w:rPr>
          <w:lang w:val="sk-SK"/>
          <w:rPrChange w:id="2942" w:author="admin" w:date="2018-06-18T11:14:00Z">
            <w:rPr/>
          </w:rPrChange>
        </w:rPr>
        <w:t>39.</w:t>
      </w:r>
      <w:r w:rsidRPr="008C3D75">
        <w:rPr>
          <w:lang w:val="sk-SK"/>
          <w:rPrChange w:id="2943" w:author="admin" w:date="2018-06-18T11:14:00Z">
            <w:rPr/>
          </w:rPrChange>
        </w:rPr>
        <w:tab/>
        <w:t xml:space="preserve">Sohn, S. and H.S. Kim, </w:t>
      </w:r>
      <w:r w:rsidRPr="008C3D75">
        <w:rPr>
          <w:i/>
          <w:lang w:val="sk-SK"/>
          <w:rPrChange w:id="2944" w:author="admin" w:date="2018-06-18T11:14:00Z">
            <w:rPr>
              <w:i/>
            </w:rPr>
          </w:rPrChange>
        </w:rPr>
        <w:t>Doppler aortic flow velocity measurement in healthy children.</w:t>
      </w:r>
      <w:r w:rsidRPr="008C3D75">
        <w:rPr>
          <w:lang w:val="sk-SK"/>
          <w:rPrChange w:id="2945" w:author="admin" w:date="2018-06-18T11:14:00Z">
            <w:rPr/>
          </w:rPrChange>
        </w:rPr>
        <w:t xml:space="preserve"> Journal of Korean Medical Science, 2001. 16(2): p. 140-144.</w:t>
      </w:r>
    </w:p>
    <w:p w14:paraId="0AB59F59" w14:textId="03C7A7AD" w:rsidR="00284C6A" w:rsidRPr="008C3D75" w:rsidRDefault="00284C6A" w:rsidP="00284C6A">
      <w:pPr>
        <w:pStyle w:val="EndNoteBibliography"/>
        <w:ind w:left="720" w:hanging="720"/>
        <w:rPr>
          <w:lang w:val="sk-SK"/>
          <w:rPrChange w:id="2946" w:author="admin" w:date="2018-06-18T11:14:00Z">
            <w:rPr/>
          </w:rPrChange>
        </w:rPr>
      </w:pPr>
      <w:r w:rsidRPr="008C3D75">
        <w:rPr>
          <w:lang w:val="sk-SK"/>
          <w:rPrChange w:id="2947" w:author="admin" w:date="2018-06-18T11:14:00Z">
            <w:rPr/>
          </w:rPrChange>
        </w:rPr>
        <w:t>40.</w:t>
      </w:r>
      <w:r w:rsidRPr="008C3D75">
        <w:rPr>
          <w:lang w:val="sk-SK"/>
          <w:rPrChange w:id="2948" w:author="admin" w:date="2018-06-18T11:14:00Z">
            <w:rPr/>
          </w:rPrChange>
        </w:rPr>
        <w:tab/>
        <w:t xml:space="preserve">Wallmeyer, K., et al., </w:t>
      </w:r>
      <w:r w:rsidRPr="008C3D75">
        <w:rPr>
          <w:i/>
          <w:lang w:val="sk-SK"/>
          <w:rPrChange w:id="2949" w:author="admin" w:date="2018-06-18T11:14:00Z">
            <w:rPr>
              <w:i/>
            </w:rPr>
          </w:rPrChange>
        </w:rPr>
        <w:t>T</w:t>
      </w:r>
      <w:r w:rsidR="007851DF" w:rsidRPr="008C3D75">
        <w:rPr>
          <w:i/>
          <w:lang w:val="sk-SK"/>
          <w:rPrChange w:id="2950" w:author="admin" w:date="2018-06-18T11:14:00Z">
            <w:rPr>
              <w:i/>
            </w:rPr>
          </w:rPrChange>
        </w:rPr>
        <w:t>he influence of preload and heart-rate on doppler echocardiographic indexes of left-ventricular performance - comparison with invasive indexes in an experimental preparation.</w:t>
      </w:r>
      <w:r w:rsidR="007851DF" w:rsidRPr="008C3D75">
        <w:rPr>
          <w:lang w:val="sk-SK"/>
          <w:rPrChange w:id="2951" w:author="admin" w:date="2018-06-18T11:14:00Z">
            <w:rPr/>
          </w:rPrChange>
        </w:rPr>
        <w:t xml:space="preserve"> </w:t>
      </w:r>
      <w:r w:rsidRPr="008C3D75">
        <w:rPr>
          <w:lang w:val="sk-SK"/>
          <w:rPrChange w:id="2952" w:author="admin" w:date="2018-06-18T11:14:00Z">
            <w:rPr/>
          </w:rPrChange>
        </w:rPr>
        <w:t>Circulation, 1986. 74(1): p. 181-186.</w:t>
      </w:r>
    </w:p>
    <w:p w14:paraId="2A21FB4F" w14:textId="77777777" w:rsidR="00284C6A" w:rsidRPr="008C3D75" w:rsidRDefault="00284C6A" w:rsidP="00284C6A">
      <w:pPr>
        <w:pStyle w:val="EndNoteBibliography"/>
        <w:ind w:left="720" w:hanging="720"/>
        <w:rPr>
          <w:lang w:val="sk-SK"/>
          <w:rPrChange w:id="2953" w:author="admin" w:date="2018-06-18T11:14:00Z">
            <w:rPr/>
          </w:rPrChange>
        </w:rPr>
      </w:pPr>
      <w:r w:rsidRPr="008C3D75">
        <w:rPr>
          <w:lang w:val="sk-SK"/>
          <w:rPrChange w:id="2954" w:author="admin" w:date="2018-06-18T11:14:00Z">
            <w:rPr/>
          </w:rPrChange>
        </w:rPr>
        <w:t>41.</w:t>
      </w:r>
      <w:r w:rsidRPr="008C3D75">
        <w:rPr>
          <w:lang w:val="sk-SK"/>
          <w:rPrChange w:id="2955" w:author="admin" w:date="2018-06-18T11:14:00Z">
            <w:rPr/>
          </w:rPrChange>
        </w:rPr>
        <w:tab/>
        <w:t xml:space="preserve">Collis, T., et al., </w:t>
      </w:r>
      <w:r w:rsidRPr="008C3D75">
        <w:rPr>
          <w:i/>
          <w:lang w:val="sk-SK"/>
          <w:rPrChange w:id="2956" w:author="admin" w:date="2018-06-18T11:14:00Z">
            <w:rPr>
              <w:i/>
            </w:rPr>
          </w:rPrChange>
        </w:rPr>
        <w:t>Relations of stroke volume and cardiac output to body composition - The strong heart study.</w:t>
      </w:r>
      <w:r w:rsidRPr="008C3D75">
        <w:rPr>
          <w:lang w:val="sk-SK"/>
          <w:rPrChange w:id="2957" w:author="admin" w:date="2018-06-18T11:14:00Z">
            <w:rPr/>
          </w:rPrChange>
        </w:rPr>
        <w:t xml:space="preserve"> Circulation, 2001. 103(6): p. 820-825.</w:t>
      </w:r>
    </w:p>
    <w:p w14:paraId="40769E9F" w14:textId="77777777" w:rsidR="00284C6A" w:rsidRPr="008C3D75" w:rsidRDefault="00284C6A" w:rsidP="00284C6A">
      <w:pPr>
        <w:pStyle w:val="EndNoteBibliography"/>
        <w:ind w:left="720" w:hanging="720"/>
        <w:rPr>
          <w:lang w:val="sk-SK"/>
          <w:rPrChange w:id="2958" w:author="admin" w:date="2018-06-18T11:14:00Z">
            <w:rPr/>
          </w:rPrChange>
        </w:rPr>
      </w:pPr>
      <w:r w:rsidRPr="008C3D75">
        <w:rPr>
          <w:lang w:val="sk-SK"/>
          <w:rPrChange w:id="2959" w:author="admin" w:date="2018-06-18T11:14:00Z">
            <w:rPr/>
          </w:rPrChange>
        </w:rPr>
        <w:t>42.</w:t>
      </w:r>
      <w:r w:rsidRPr="008C3D75">
        <w:rPr>
          <w:lang w:val="sk-SK"/>
          <w:rPrChange w:id="2960" w:author="admin" w:date="2018-06-18T11:14:00Z">
            <w:rPr/>
          </w:rPrChange>
        </w:rPr>
        <w:tab/>
        <w:t xml:space="preserve">Sageman, W.S., </w:t>
      </w:r>
      <w:r w:rsidRPr="008C3D75">
        <w:rPr>
          <w:i/>
          <w:lang w:val="sk-SK"/>
          <w:rPrChange w:id="2961" w:author="admin" w:date="2018-06-18T11:14:00Z">
            <w:rPr>
              <w:i/>
            </w:rPr>
          </w:rPrChange>
        </w:rPr>
        <w:t>Reliability and precision of a new thoracic electrical bioimpedance monitor in a lower body negative pressure model.</w:t>
      </w:r>
      <w:r w:rsidRPr="008C3D75">
        <w:rPr>
          <w:lang w:val="sk-SK"/>
          <w:rPrChange w:id="2962" w:author="admin" w:date="2018-06-18T11:14:00Z">
            <w:rPr/>
          </w:rPrChange>
        </w:rPr>
        <w:t xml:space="preserve"> Critical Care Medicine, 1999. 27(9): p. 1986-1990.</w:t>
      </w:r>
    </w:p>
    <w:p w14:paraId="7ABBEED0" w14:textId="77777777" w:rsidR="00284C6A" w:rsidRPr="008C3D75" w:rsidRDefault="00284C6A" w:rsidP="00284C6A">
      <w:pPr>
        <w:pStyle w:val="EndNoteBibliography"/>
        <w:ind w:left="720" w:hanging="720"/>
        <w:rPr>
          <w:lang w:val="sk-SK"/>
          <w:rPrChange w:id="2963" w:author="admin" w:date="2018-06-18T11:14:00Z">
            <w:rPr/>
          </w:rPrChange>
        </w:rPr>
      </w:pPr>
      <w:r w:rsidRPr="008C3D75">
        <w:rPr>
          <w:lang w:val="sk-SK"/>
          <w:rPrChange w:id="2964" w:author="admin" w:date="2018-06-18T11:14:00Z">
            <w:rPr/>
          </w:rPrChange>
        </w:rPr>
        <w:t>43.</w:t>
      </w:r>
      <w:r w:rsidRPr="008C3D75">
        <w:rPr>
          <w:lang w:val="sk-SK"/>
          <w:rPrChange w:id="2965" w:author="admin" w:date="2018-06-18T11:14:00Z">
            <w:rPr/>
          </w:rPrChange>
        </w:rPr>
        <w:tab/>
        <w:t xml:space="preserve">Cotter, G., et al., </w:t>
      </w:r>
      <w:r w:rsidRPr="008C3D75">
        <w:rPr>
          <w:i/>
          <w:lang w:val="sk-SK"/>
          <w:rPrChange w:id="2966" w:author="admin" w:date="2018-06-18T11:14:00Z">
            <w:rPr>
              <w:i/>
            </w:rPr>
          </w:rPrChange>
        </w:rPr>
        <w:t>Impedance cardiography revisited.</w:t>
      </w:r>
      <w:r w:rsidRPr="008C3D75">
        <w:rPr>
          <w:lang w:val="sk-SK"/>
          <w:rPrChange w:id="2967" w:author="admin" w:date="2018-06-18T11:14:00Z">
            <w:rPr/>
          </w:rPrChange>
        </w:rPr>
        <w:t xml:space="preserve"> Physiological Measurement, 2006. 27(9): p. 817-827.</w:t>
      </w:r>
    </w:p>
    <w:p w14:paraId="3888F827" w14:textId="77777777" w:rsidR="00284C6A" w:rsidRPr="008C3D75" w:rsidRDefault="00284C6A" w:rsidP="00284C6A">
      <w:pPr>
        <w:pStyle w:val="EndNoteBibliography"/>
        <w:ind w:left="720" w:hanging="720"/>
        <w:rPr>
          <w:lang w:val="sk-SK"/>
          <w:rPrChange w:id="2968" w:author="admin" w:date="2018-06-18T11:14:00Z">
            <w:rPr/>
          </w:rPrChange>
        </w:rPr>
      </w:pPr>
      <w:r w:rsidRPr="008C3D75">
        <w:rPr>
          <w:lang w:val="sk-SK"/>
          <w:rPrChange w:id="2969" w:author="admin" w:date="2018-06-18T11:14:00Z">
            <w:rPr/>
          </w:rPrChange>
        </w:rPr>
        <w:t>44.</w:t>
      </w:r>
      <w:r w:rsidRPr="008C3D75">
        <w:rPr>
          <w:lang w:val="sk-SK"/>
          <w:rPrChange w:id="2970" w:author="admin" w:date="2018-06-18T11:14:00Z">
            <w:rPr/>
          </w:rPrChange>
        </w:rPr>
        <w:tab/>
        <w:t xml:space="preserve">Koobi, T., et al., </w:t>
      </w:r>
      <w:r w:rsidRPr="008C3D75">
        <w:rPr>
          <w:i/>
          <w:lang w:val="sk-SK"/>
          <w:rPrChange w:id="2971" w:author="admin" w:date="2018-06-18T11:14:00Z">
            <w:rPr>
              <w:i/>
            </w:rPr>
          </w:rPrChange>
        </w:rPr>
        <w:t>Non-invasive measurement of cardiac output: whole-body impedance cardiography in simultaneous comparison with thermodilution and direct oxygen Fick methods.</w:t>
      </w:r>
      <w:r w:rsidRPr="008C3D75">
        <w:rPr>
          <w:lang w:val="sk-SK"/>
          <w:rPrChange w:id="2972" w:author="admin" w:date="2018-06-18T11:14:00Z">
            <w:rPr/>
          </w:rPrChange>
        </w:rPr>
        <w:t xml:space="preserve"> Intensive Care Medicine, 1997. 23(11): p. 1132-1137.</w:t>
      </w:r>
    </w:p>
    <w:p w14:paraId="6E63D358" w14:textId="77777777" w:rsidR="00284C6A" w:rsidRPr="008C3D75" w:rsidRDefault="00284C6A" w:rsidP="00284C6A">
      <w:pPr>
        <w:pStyle w:val="EndNoteBibliography"/>
        <w:ind w:left="720" w:hanging="720"/>
        <w:rPr>
          <w:lang w:val="sk-SK"/>
          <w:rPrChange w:id="2973" w:author="admin" w:date="2018-06-18T11:14:00Z">
            <w:rPr/>
          </w:rPrChange>
        </w:rPr>
      </w:pPr>
      <w:r w:rsidRPr="008C3D75">
        <w:rPr>
          <w:lang w:val="sk-SK"/>
          <w:rPrChange w:id="2974" w:author="admin" w:date="2018-06-18T11:14:00Z">
            <w:rPr/>
          </w:rPrChange>
        </w:rPr>
        <w:t>45.</w:t>
      </w:r>
      <w:r w:rsidRPr="008C3D75">
        <w:rPr>
          <w:lang w:val="sk-SK"/>
          <w:rPrChange w:id="2975" w:author="admin" w:date="2018-06-18T11:14:00Z">
            <w:rPr/>
          </w:rPrChange>
        </w:rPr>
        <w:tab/>
        <w:t xml:space="preserve">Henry, I.C., et al. </w:t>
      </w:r>
      <w:r w:rsidRPr="008C3D75">
        <w:rPr>
          <w:i/>
          <w:lang w:val="sk-SK"/>
          <w:rPrChange w:id="2976" w:author="admin" w:date="2018-06-18T11:14:00Z">
            <w:rPr>
              <w:i/>
            </w:rPr>
          </w:rPrChange>
        </w:rPr>
        <w:t>Stroke Volume Obtained from the Brachial Artery Using Transbrachial Electrical Bioimpedance Velocimetry</w:t>
      </w:r>
      <w:r w:rsidRPr="008C3D75">
        <w:rPr>
          <w:lang w:val="sk-SK"/>
          <w:rPrChange w:id="2977" w:author="admin" w:date="2018-06-18T11:14:00Z">
            <w:rPr/>
          </w:rPrChange>
        </w:rPr>
        <w:t xml:space="preserve">. in </w:t>
      </w:r>
      <w:r w:rsidRPr="008C3D75">
        <w:rPr>
          <w:i/>
          <w:lang w:val="sk-SK"/>
          <w:rPrChange w:id="2978" w:author="admin" w:date="2018-06-18T11:14:00Z">
            <w:rPr>
              <w:i/>
            </w:rPr>
          </w:rPrChange>
        </w:rPr>
        <w:t>34th Annual International Conference of the IEEE Engineering-in-Medicine-and-Biology-Society (EMBS)</w:t>
      </w:r>
      <w:r w:rsidRPr="008C3D75">
        <w:rPr>
          <w:lang w:val="sk-SK"/>
          <w:rPrChange w:id="2979" w:author="admin" w:date="2018-06-18T11:14:00Z">
            <w:rPr/>
          </w:rPrChange>
        </w:rPr>
        <w:t>. 2012. San Diego, CA: Ieee.</w:t>
      </w:r>
    </w:p>
    <w:p w14:paraId="6F8359A3" w14:textId="77777777" w:rsidR="00284C6A" w:rsidRPr="008C3D75" w:rsidRDefault="00284C6A" w:rsidP="00284C6A">
      <w:pPr>
        <w:pStyle w:val="EndNoteBibliography"/>
        <w:ind w:left="720" w:hanging="720"/>
        <w:rPr>
          <w:lang w:val="sk-SK"/>
          <w:rPrChange w:id="2980" w:author="admin" w:date="2018-06-18T11:14:00Z">
            <w:rPr/>
          </w:rPrChange>
        </w:rPr>
      </w:pPr>
      <w:r w:rsidRPr="008C3D75">
        <w:rPr>
          <w:lang w:val="sk-SK"/>
          <w:rPrChange w:id="2981" w:author="admin" w:date="2018-06-18T11:14:00Z">
            <w:rPr/>
          </w:rPrChange>
        </w:rPr>
        <w:t>46.</w:t>
      </w:r>
      <w:r w:rsidRPr="008C3D75">
        <w:rPr>
          <w:lang w:val="sk-SK"/>
          <w:rPrChange w:id="2982" w:author="admin" w:date="2018-06-18T11:14:00Z">
            <w:rPr/>
          </w:rPrChange>
        </w:rPr>
        <w:tab/>
        <w:t xml:space="preserve">Chemla, D., et al., </w:t>
      </w:r>
      <w:r w:rsidRPr="008C3D75">
        <w:rPr>
          <w:i/>
          <w:lang w:val="sk-SK"/>
          <w:rPrChange w:id="2983" w:author="admin" w:date="2018-06-18T11:14:00Z">
            <w:rPr>
              <w:i/>
            </w:rPr>
          </w:rPrChange>
        </w:rPr>
        <w:t>Blood flow acceleration in the carotid and brachial arteries of healthy volunteers: Respective contributions of cardiac performance and local resistance.</w:t>
      </w:r>
      <w:r w:rsidRPr="008C3D75">
        <w:rPr>
          <w:lang w:val="sk-SK"/>
          <w:rPrChange w:id="2984" w:author="admin" w:date="2018-06-18T11:14:00Z">
            <w:rPr/>
          </w:rPrChange>
        </w:rPr>
        <w:t xml:space="preserve"> Fundamental &amp; Clinical Pharmacology, 1996. 10(4): p. 393-399.</w:t>
      </w:r>
    </w:p>
    <w:p w14:paraId="44442226" w14:textId="29A3C0E3" w:rsidR="00284C6A" w:rsidRPr="008C3D75" w:rsidRDefault="00284C6A" w:rsidP="00284C6A">
      <w:pPr>
        <w:pStyle w:val="EndNoteBibliography"/>
        <w:ind w:left="720" w:hanging="720"/>
        <w:rPr>
          <w:lang w:val="sk-SK"/>
          <w:rPrChange w:id="2985" w:author="admin" w:date="2018-06-18T11:14:00Z">
            <w:rPr/>
          </w:rPrChange>
        </w:rPr>
      </w:pPr>
      <w:r w:rsidRPr="008C3D75">
        <w:rPr>
          <w:lang w:val="sk-SK"/>
          <w:rPrChange w:id="2986" w:author="admin" w:date="2018-06-18T11:14:00Z">
            <w:rPr/>
          </w:rPrChange>
        </w:rPr>
        <w:lastRenderedPageBreak/>
        <w:t>47.</w:t>
      </w:r>
      <w:r w:rsidRPr="008C3D75">
        <w:rPr>
          <w:lang w:val="sk-SK"/>
          <w:rPrChange w:id="2987" w:author="admin" w:date="2018-06-18T11:14:00Z">
            <w:rPr/>
          </w:rPrChange>
        </w:rPr>
        <w:tab/>
        <w:t xml:space="preserve">Chemla, D., et al., </w:t>
      </w:r>
      <w:r w:rsidRPr="008C3D75">
        <w:rPr>
          <w:i/>
          <w:lang w:val="sk-SK"/>
          <w:rPrChange w:id="2988" w:author="admin" w:date="2018-06-18T11:14:00Z">
            <w:rPr>
              <w:i/>
            </w:rPr>
          </w:rPrChange>
        </w:rPr>
        <w:t>E</w:t>
      </w:r>
      <w:r w:rsidR="007851DF" w:rsidRPr="008C3D75">
        <w:rPr>
          <w:i/>
          <w:lang w:val="sk-SK"/>
          <w:rPrChange w:id="2989" w:author="admin" w:date="2018-06-18T11:14:00Z">
            <w:rPr>
              <w:i/>
            </w:rPr>
          </w:rPrChange>
        </w:rPr>
        <w:t>ffect of beta-adrenoceptors and thyroid-hormones on velocity and acceleration of peripheral arterial flow in hyperthyroidism.</w:t>
      </w:r>
      <w:r w:rsidR="007851DF" w:rsidRPr="008C3D75">
        <w:rPr>
          <w:lang w:val="sk-SK"/>
          <w:rPrChange w:id="2990" w:author="admin" w:date="2018-06-18T11:14:00Z">
            <w:rPr/>
          </w:rPrChange>
        </w:rPr>
        <w:t xml:space="preserve"> </w:t>
      </w:r>
      <w:r w:rsidRPr="008C3D75">
        <w:rPr>
          <w:lang w:val="sk-SK"/>
          <w:rPrChange w:id="2991" w:author="admin" w:date="2018-06-18T11:14:00Z">
            <w:rPr/>
          </w:rPrChange>
        </w:rPr>
        <w:t>American Journal of Cardiology, 1990. 65(7): p. 494-500.</w:t>
      </w:r>
    </w:p>
    <w:p w14:paraId="12AD416C" w14:textId="77777777" w:rsidR="00284C6A" w:rsidRPr="008C3D75" w:rsidRDefault="00284C6A" w:rsidP="00284C6A">
      <w:pPr>
        <w:pStyle w:val="EndNoteBibliography"/>
        <w:ind w:left="720" w:hanging="720"/>
        <w:rPr>
          <w:lang w:val="sk-SK"/>
          <w:rPrChange w:id="2992" w:author="admin" w:date="2018-06-18T11:14:00Z">
            <w:rPr/>
          </w:rPrChange>
        </w:rPr>
      </w:pPr>
      <w:r w:rsidRPr="008C3D75">
        <w:rPr>
          <w:lang w:val="sk-SK"/>
          <w:rPrChange w:id="2993" w:author="admin" w:date="2018-06-18T11:14:00Z">
            <w:rPr/>
          </w:rPrChange>
        </w:rPr>
        <w:t>48.</w:t>
      </w:r>
      <w:r w:rsidRPr="008C3D75">
        <w:rPr>
          <w:lang w:val="sk-SK"/>
          <w:rPrChange w:id="2994" w:author="admin" w:date="2018-06-18T11:14:00Z">
            <w:rPr/>
          </w:rPrChange>
        </w:rPr>
        <w:tab/>
        <w:t xml:space="preserve">Bernstein, D.P., et al., </w:t>
      </w:r>
      <w:r w:rsidRPr="008C3D75">
        <w:rPr>
          <w:i/>
          <w:lang w:val="sk-SK"/>
          <w:rPrChange w:id="2995" w:author="admin" w:date="2018-06-18T11:14:00Z">
            <w:rPr>
              <w:i/>
            </w:rPr>
          </w:rPrChange>
        </w:rPr>
        <w:t>Validation of stroke volume and cardiac output by electrical interrogation of the brachial artery in normals: assessment of strengths, limitations, and sources of error.</w:t>
      </w:r>
      <w:r w:rsidRPr="008C3D75">
        <w:rPr>
          <w:lang w:val="sk-SK"/>
          <w:rPrChange w:id="2996" w:author="admin" w:date="2018-06-18T11:14:00Z">
            <w:rPr/>
          </w:rPrChange>
        </w:rPr>
        <w:t xml:space="preserve"> Journal of Clinical Monitoring and Computing, 2015. 29(6): p. 789-800.</w:t>
      </w:r>
    </w:p>
    <w:p w14:paraId="4F34866E" w14:textId="77777777" w:rsidR="00284C6A" w:rsidRPr="008C3D75" w:rsidRDefault="00284C6A" w:rsidP="00284C6A">
      <w:pPr>
        <w:pStyle w:val="EndNoteBibliography"/>
        <w:ind w:left="720" w:hanging="720"/>
        <w:rPr>
          <w:lang w:val="sk-SK"/>
          <w:rPrChange w:id="2997" w:author="admin" w:date="2018-06-18T11:14:00Z">
            <w:rPr/>
          </w:rPrChange>
        </w:rPr>
      </w:pPr>
      <w:r w:rsidRPr="008C3D75">
        <w:rPr>
          <w:lang w:val="sk-SK"/>
          <w:rPrChange w:id="2998" w:author="admin" w:date="2018-06-18T11:14:00Z">
            <w:rPr/>
          </w:rPrChange>
        </w:rPr>
        <w:t>49.</w:t>
      </w:r>
      <w:r w:rsidRPr="008C3D75">
        <w:rPr>
          <w:lang w:val="sk-SK"/>
          <w:rPrChange w:id="2999" w:author="admin" w:date="2018-06-18T11:14:00Z">
            <w:rPr/>
          </w:rPrChange>
        </w:rPr>
        <w:tab/>
        <w:t xml:space="preserve">Lim, P.S., et al., </w:t>
      </w:r>
      <w:r w:rsidRPr="008C3D75">
        <w:rPr>
          <w:i/>
          <w:lang w:val="sk-SK"/>
          <w:rPrChange w:id="3000" w:author="admin" w:date="2018-06-18T11:14:00Z">
            <w:rPr>
              <w:i/>
            </w:rPr>
          </w:rPrChange>
        </w:rPr>
        <w:t>Validating Body Fat Assessment by Bioelectric Impedance Spectroscopy in Taiwanese Hemodialysis Patients.</w:t>
      </w:r>
      <w:r w:rsidRPr="008C3D75">
        <w:rPr>
          <w:lang w:val="sk-SK"/>
          <w:rPrChange w:id="3001" w:author="admin" w:date="2018-06-18T11:14:00Z">
            <w:rPr/>
          </w:rPrChange>
        </w:rPr>
        <w:t xml:space="preserve"> Journal of Renal Nutrition, 2017. 27(1): p. 37-44.</w:t>
      </w:r>
    </w:p>
    <w:p w14:paraId="03761514" w14:textId="77777777" w:rsidR="00284C6A" w:rsidRPr="008C3D75" w:rsidRDefault="00284C6A" w:rsidP="00284C6A">
      <w:pPr>
        <w:pStyle w:val="EndNoteBibliography"/>
        <w:ind w:left="720" w:hanging="720"/>
        <w:rPr>
          <w:lang w:val="sk-SK"/>
          <w:rPrChange w:id="3002" w:author="admin" w:date="2018-06-18T11:14:00Z">
            <w:rPr/>
          </w:rPrChange>
        </w:rPr>
      </w:pPr>
      <w:r w:rsidRPr="008C3D75">
        <w:rPr>
          <w:lang w:val="sk-SK"/>
          <w:rPrChange w:id="3003" w:author="admin" w:date="2018-06-18T11:14:00Z">
            <w:rPr/>
          </w:rPrChange>
        </w:rPr>
        <w:t>50.</w:t>
      </w:r>
      <w:r w:rsidRPr="008C3D75">
        <w:rPr>
          <w:lang w:val="sk-SK"/>
          <w:rPrChange w:id="3004" w:author="admin" w:date="2018-06-18T11:14:00Z">
            <w:rPr/>
          </w:rPrChange>
        </w:rPr>
        <w:tab/>
        <w:t xml:space="preserve">Leonhardt, S., et al., </w:t>
      </w:r>
      <w:r w:rsidRPr="008C3D75">
        <w:rPr>
          <w:i/>
          <w:lang w:val="sk-SK"/>
          <w:rPrChange w:id="3005" w:author="admin" w:date="2018-06-18T11:14:00Z">
            <w:rPr>
              <w:i/>
            </w:rPr>
          </w:rPrChange>
        </w:rPr>
        <w:t>Electric impedance tomography for monitoring volume and size of the urinary bladder.</w:t>
      </w:r>
      <w:r w:rsidRPr="008C3D75">
        <w:rPr>
          <w:lang w:val="sk-SK"/>
          <w:rPrChange w:id="3006" w:author="admin" w:date="2018-06-18T11:14:00Z">
            <w:rPr/>
          </w:rPrChange>
        </w:rPr>
        <w:t xml:space="preserve"> Biomedizinische Technik, 2011. 56(6): p. 301-307.</w:t>
      </w:r>
    </w:p>
    <w:p w14:paraId="21900642" w14:textId="77777777" w:rsidR="00284C6A" w:rsidRPr="008C3D75" w:rsidRDefault="00284C6A" w:rsidP="00284C6A">
      <w:pPr>
        <w:pStyle w:val="EndNoteBibliography"/>
        <w:ind w:left="720" w:hanging="720"/>
        <w:rPr>
          <w:lang w:val="sk-SK"/>
          <w:rPrChange w:id="3007" w:author="admin" w:date="2018-06-18T11:14:00Z">
            <w:rPr/>
          </w:rPrChange>
        </w:rPr>
      </w:pPr>
      <w:r w:rsidRPr="008C3D75">
        <w:rPr>
          <w:lang w:val="sk-SK"/>
          <w:rPrChange w:id="3008" w:author="admin" w:date="2018-06-18T11:14:00Z">
            <w:rPr/>
          </w:rPrChange>
        </w:rPr>
        <w:t>51.</w:t>
      </w:r>
      <w:r w:rsidRPr="008C3D75">
        <w:rPr>
          <w:lang w:val="sk-SK"/>
          <w:rPrChange w:id="3009" w:author="admin" w:date="2018-06-18T11:14:00Z">
            <w:rPr/>
          </w:rPrChange>
        </w:rPr>
        <w:tab/>
        <w:t xml:space="preserve">Zhao, Z.Q., et al., </w:t>
      </w:r>
      <w:r w:rsidRPr="008C3D75">
        <w:rPr>
          <w:i/>
          <w:lang w:val="sk-SK"/>
          <w:rPrChange w:id="3010" w:author="admin" w:date="2018-06-18T11:14:00Z">
            <w:rPr>
              <w:i/>
            </w:rPr>
          </w:rPrChange>
        </w:rPr>
        <w:t>Customized evaluation software for clinical trials: an example on pulmonary function test with electrical impedance tomography.</w:t>
      </w:r>
      <w:r w:rsidRPr="008C3D75">
        <w:rPr>
          <w:lang w:val="sk-SK"/>
          <w:rPrChange w:id="3011" w:author="admin" w:date="2018-06-18T11:14:00Z">
            <w:rPr/>
          </w:rPrChange>
        </w:rPr>
        <w:t xml:space="preserve"> 2013 Icme International Conference on Complex Medical Engineering (Cme), 2013: p. 128-133.</w:t>
      </w:r>
    </w:p>
    <w:p w14:paraId="417F23EF" w14:textId="77777777" w:rsidR="00284C6A" w:rsidRPr="008C3D75" w:rsidRDefault="00284C6A" w:rsidP="00284C6A">
      <w:pPr>
        <w:pStyle w:val="EndNoteBibliography"/>
        <w:ind w:left="720" w:hanging="720"/>
        <w:rPr>
          <w:lang w:val="sk-SK"/>
          <w:rPrChange w:id="3012" w:author="admin" w:date="2018-06-18T11:14:00Z">
            <w:rPr/>
          </w:rPrChange>
        </w:rPr>
      </w:pPr>
      <w:r w:rsidRPr="008C3D75">
        <w:rPr>
          <w:lang w:val="sk-SK"/>
          <w:rPrChange w:id="3013" w:author="admin" w:date="2018-06-18T11:14:00Z">
            <w:rPr/>
          </w:rPrChange>
        </w:rPr>
        <w:t>52.</w:t>
      </w:r>
      <w:r w:rsidRPr="008C3D75">
        <w:rPr>
          <w:lang w:val="sk-SK"/>
          <w:rPrChange w:id="3014" w:author="admin" w:date="2018-06-18T11:14:00Z">
            <w:rPr/>
          </w:rPrChange>
        </w:rPr>
        <w:tab/>
        <w:t xml:space="preserve">Fox, G.N., </w:t>
      </w:r>
      <w:r w:rsidRPr="008C3D75">
        <w:rPr>
          <w:i/>
          <w:lang w:val="sk-SK"/>
          <w:rPrChange w:id="3015" w:author="admin" w:date="2018-06-18T11:14:00Z">
            <w:rPr>
              <w:i/>
            </w:rPr>
          </w:rPrChange>
        </w:rPr>
        <w:t>The physiologic origins of heart sounds and murmurs.</w:t>
      </w:r>
      <w:r w:rsidRPr="008C3D75">
        <w:rPr>
          <w:lang w:val="sk-SK"/>
          <w:rPrChange w:id="3016" w:author="admin" w:date="2018-06-18T11:14:00Z">
            <w:rPr/>
          </w:rPrChange>
        </w:rPr>
        <w:t xml:space="preserve"> Journal of Family Practice, 1999. 48(4): p. 308-309.</w:t>
      </w:r>
    </w:p>
    <w:p w14:paraId="19B41FB6" w14:textId="77777777" w:rsidR="00284C6A" w:rsidRPr="008C3D75" w:rsidRDefault="00284C6A" w:rsidP="00284C6A">
      <w:pPr>
        <w:pStyle w:val="EndNoteBibliography"/>
        <w:ind w:left="720" w:hanging="720"/>
        <w:rPr>
          <w:lang w:val="sk-SK"/>
          <w:rPrChange w:id="3017" w:author="admin" w:date="2018-06-18T11:14:00Z">
            <w:rPr/>
          </w:rPrChange>
        </w:rPr>
      </w:pPr>
      <w:r w:rsidRPr="008C3D75">
        <w:rPr>
          <w:lang w:val="sk-SK"/>
          <w:rPrChange w:id="3018" w:author="admin" w:date="2018-06-18T11:14:00Z">
            <w:rPr/>
          </w:rPrChange>
        </w:rPr>
        <w:t>53.</w:t>
      </w:r>
      <w:r w:rsidRPr="008C3D75">
        <w:rPr>
          <w:lang w:val="sk-SK"/>
          <w:rPrChange w:id="3019" w:author="admin" w:date="2018-06-18T11:14:00Z">
            <w:rPr/>
          </w:rPrChange>
        </w:rPr>
        <w:tab/>
        <w:t xml:space="preserve">Sherwood, A., et al., </w:t>
      </w:r>
      <w:r w:rsidRPr="008C3D75">
        <w:rPr>
          <w:i/>
          <w:lang w:val="sk-SK"/>
          <w:rPrChange w:id="3020" w:author="admin" w:date="2018-06-18T11:14:00Z">
            <w:rPr>
              <w:i/>
            </w:rPr>
          </w:rPrChange>
        </w:rPr>
        <w:t>METHODOLOGICAL GUIDELINES FOR IMPEDANCE CARDIOGRAPHY.</w:t>
      </w:r>
      <w:r w:rsidRPr="008C3D75">
        <w:rPr>
          <w:lang w:val="sk-SK"/>
          <w:rPrChange w:id="3021" w:author="admin" w:date="2018-06-18T11:14:00Z">
            <w:rPr/>
          </w:rPrChange>
        </w:rPr>
        <w:t xml:space="preserve"> Psychophysiology, 1990. 27(1): p. 1-23.</w:t>
      </w:r>
    </w:p>
    <w:p w14:paraId="234A0212" w14:textId="77777777" w:rsidR="00284C6A" w:rsidRPr="008C3D75" w:rsidRDefault="00284C6A" w:rsidP="00284C6A">
      <w:pPr>
        <w:pStyle w:val="EndNoteBibliography"/>
        <w:ind w:left="720" w:hanging="720"/>
        <w:rPr>
          <w:lang w:val="sk-SK"/>
          <w:rPrChange w:id="3022" w:author="admin" w:date="2018-06-18T11:14:00Z">
            <w:rPr/>
          </w:rPrChange>
        </w:rPr>
      </w:pPr>
      <w:r w:rsidRPr="008C3D75">
        <w:rPr>
          <w:lang w:val="sk-SK"/>
          <w:rPrChange w:id="3023" w:author="admin" w:date="2018-06-18T11:14:00Z">
            <w:rPr/>
          </w:rPrChange>
        </w:rPr>
        <w:t>54.</w:t>
      </w:r>
      <w:r w:rsidRPr="008C3D75">
        <w:rPr>
          <w:lang w:val="sk-SK"/>
          <w:rPrChange w:id="3024" w:author="admin" w:date="2018-06-18T11:14:00Z">
            <w:rPr/>
          </w:rPrChange>
        </w:rPr>
        <w:tab/>
        <w:t xml:space="preserve">Yuenyong, S., et al., </w:t>
      </w:r>
      <w:r w:rsidRPr="008C3D75">
        <w:rPr>
          <w:i/>
          <w:lang w:val="sk-SK"/>
          <w:rPrChange w:id="3025" w:author="admin" w:date="2018-06-18T11:14:00Z">
            <w:rPr>
              <w:i/>
            </w:rPr>
          </w:rPrChange>
        </w:rPr>
        <w:t>A framework for automatic heart sound analysis without segmentation.</w:t>
      </w:r>
      <w:r w:rsidRPr="008C3D75">
        <w:rPr>
          <w:lang w:val="sk-SK"/>
          <w:rPrChange w:id="3026" w:author="admin" w:date="2018-06-18T11:14:00Z">
            <w:rPr/>
          </w:rPrChange>
        </w:rPr>
        <w:t xml:space="preserve"> Biomedical Engineering Online, 2011. 10: p. 23.</w:t>
      </w:r>
    </w:p>
    <w:p w14:paraId="1133960C" w14:textId="77777777" w:rsidR="00284C6A" w:rsidRPr="008C3D75" w:rsidRDefault="00284C6A" w:rsidP="00284C6A">
      <w:pPr>
        <w:pStyle w:val="EndNoteBibliography"/>
        <w:ind w:left="720" w:hanging="720"/>
        <w:rPr>
          <w:lang w:val="sk-SK"/>
          <w:rPrChange w:id="3027" w:author="admin" w:date="2018-06-18T11:14:00Z">
            <w:rPr/>
          </w:rPrChange>
        </w:rPr>
      </w:pPr>
      <w:r w:rsidRPr="008C3D75">
        <w:rPr>
          <w:lang w:val="sk-SK"/>
          <w:rPrChange w:id="3028" w:author="admin" w:date="2018-06-18T11:14:00Z">
            <w:rPr/>
          </w:rPrChange>
        </w:rPr>
        <w:t>55.</w:t>
      </w:r>
      <w:r w:rsidRPr="008C3D75">
        <w:rPr>
          <w:lang w:val="sk-SK"/>
          <w:rPrChange w:id="3029" w:author="admin" w:date="2018-06-18T11:14:00Z">
            <w:rPr/>
          </w:rPrChange>
        </w:rPr>
        <w:tab/>
        <w:t xml:space="preserve">Ahlstrom, C., </w:t>
      </w:r>
      <w:r w:rsidRPr="008C3D75">
        <w:rPr>
          <w:i/>
          <w:lang w:val="sk-SK"/>
          <w:rPrChange w:id="3030" w:author="admin" w:date="2018-06-18T11:14:00Z">
            <w:rPr>
              <w:i/>
            </w:rPr>
          </w:rPrChange>
        </w:rPr>
        <w:t>NonLinear Phonocardiographic Signal Processing</w:t>
      </w:r>
      <w:r w:rsidRPr="008C3D75">
        <w:rPr>
          <w:lang w:val="sk-SK"/>
          <w:rPrChange w:id="3031" w:author="admin" w:date="2018-06-18T11:14:00Z">
            <w:rPr/>
          </w:rPrChange>
        </w:rPr>
        <w:t>. 2008, Linkoping University,   Sweden.</w:t>
      </w:r>
    </w:p>
    <w:p w14:paraId="25D72F1D" w14:textId="77777777" w:rsidR="00284C6A" w:rsidRPr="008C3D75" w:rsidRDefault="00284C6A" w:rsidP="00284C6A">
      <w:pPr>
        <w:pStyle w:val="EndNoteBibliography"/>
        <w:ind w:left="720" w:hanging="720"/>
        <w:rPr>
          <w:lang w:val="sk-SK"/>
          <w:rPrChange w:id="3032" w:author="admin" w:date="2018-06-18T11:14:00Z">
            <w:rPr/>
          </w:rPrChange>
        </w:rPr>
      </w:pPr>
      <w:r w:rsidRPr="008C3D75">
        <w:rPr>
          <w:lang w:val="sk-SK"/>
          <w:rPrChange w:id="3033" w:author="admin" w:date="2018-06-18T11:14:00Z">
            <w:rPr/>
          </w:rPrChange>
        </w:rPr>
        <w:t>56.</w:t>
      </w:r>
      <w:r w:rsidRPr="008C3D75">
        <w:rPr>
          <w:lang w:val="sk-SK"/>
          <w:rPrChange w:id="3034" w:author="admin" w:date="2018-06-18T11:14:00Z">
            <w:rPr/>
          </w:rPrChange>
        </w:rPr>
        <w:tab/>
        <w:t xml:space="preserve">Wang, X.P. and Y.Y. Lie. </w:t>
      </w:r>
      <w:r w:rsidRPr="008C3D75">
        <w:rPr>
          <w:i/>
          <w:lang w:val="sk-SK"/>
          <w:rPrChange w:id="3035" w:author="admin" w:date="2018-06-18T11:14:00Z">
            <w:rPr>
              <w:i/>
            </w:rPr>
          </w:rPrChange>
        </w:rPr>
        <w:t>Improving Classification Accuracy of Heart Sound Recordings by Wavelet Filter and Multiple Features</w:t>
      </w:r>
      <w:r w:rsidRPr="008C3D75">
        <w:rPr>
          <w:lang w:val="sk-SK"/>
          <w:rPrChange w:id="3036" w:author="admin" w:date="2018-06-18T11:14:00Z">
            <w:rPr/>
          </w:rPrChange>
        </w:rPr>
        <w:t xml:space="preserve">. in </w:t>
      </w:r>
      <w:r w:rsidRPr="008C3D75">
        <w:rPr>
          <w:i/>
          <w:lang w:val="sk-SK"/>
          <w:rPrChange w:id="3037" w:author="admin" w:date="2018-06-18T11:14:00Z">
            <w:rPr>
              <w:i/>
            </w:rPr>
          </w:rPrChange>
        </w:rPr>
        <w:t>43rd Computing in Cardiology Conference (CinC)</w:t>
      </w:r>
      <w:r w:rsidRPr="008C3D75">
        <w:rPr>
          <w:lang w:val="sk-SK"/>
          <w:rPrChange w:id="3038" w:author="admin" w:date="2018-06-18T11:14:00Z">
            <w:rPr/>
          </w:rPrChange>
        </w:rPr>
        <w:t>. 2016. Vancouver, CANADA: Ieee.</w:t>
      </w:r>
    </w:p>
    <w:p w14:paraId="575620A2" w14:textId="77777777" w:rsidR="00284C6A" w:rsidRPr="008C3D75" w:rsidRDefault="00284C6A" w:rsidP="00284C6A">
      <w:pPr>
        <w:pStyle w:val="EndNoteBibliography"/>
        <w:ind w:left="720" w:hanging="720"/>
        <w:rPr>
          <w:lang w:val="sk-SK"/>
          <w:rPrChange w:id="3039" w:author="admin" w:date="2018-06-18T11:14:00Z">
            <w:rPr/>
          </w:rPrChange>
        </w:rPr>
      </w:pPr>
      <w:r w:rsidRPr="008C3D75">
        <w:rPr>
          <w:lang w:val="sk-SK"/>
          <w:rPrChange w:id="3040" w:author="admin" w:date="2018-06-18T11:14:00Z">
            <w:rPr/>
          </w:rPrChange>
        </w:rPr>
        <w:t>57.</w:t>
      </w:r>
      <w:r w:rsidRPr="008C3D75">
        <w:rPr>
          <w:lang w:val="sk-SK"/>
          <w:rPrChange w:id="3041" w:author="admin" w:date="2018-06-18T11:14:00Z">
            <w:rPr/>
          </w:rPrChange>
        </w:rPr>
        <w:tab/>
        <w:t xml:space="preserve">Fortin, J., et al., </w:t>
      </w:r>
      <w:r w:rsidRPr="008C3D75">
        <w:rPr>
          <w:i/>
          <w:lang w:val="sk-SK"/>
          <w:rPrChange w:id="3042" w:author="admin" w:date="2018-06-18T11:14:00Z">
            <w:rPr>
              <w:i/>
            </w:rPr>
          </w:rPrChange>
        </w:rPr>
        <w:t>Non-invasive beat-to-beat cardiac output monitoring by an improved method of transthoracic bioimpedance measurement.</w:t>
      </w:r>
      <w:r w:rsidRPr="008C3D75">
        <w:rPr>
          <w:lang w:val="sk-SK"/>
          <w:rPrChange w:id="3043" w:author="admin" w:date="2018-06-18T11:14:00Z">
            <w:rPr/>
          </w:rPrChange>
        </w:rPr>
        <w:t xml:space="preserve"> Computers in Biology and Medicine, 2006. 36(11): p. 1185-1203.</w:t>
      </w:r>
    </w:p>
    <w:p w14:paraId="0377CE68" w14:textId="77777777" w:rsidR="00284C6A" w:rsidRPr="008C3D75" w:rsidRDefault="00284C6A" w:rsidP="00284C6A">
      <w:pPr>
        <w:pStyle w:val="EndNoteBibliography"/>
        <w:ind w:left="720" w:hanging="720"/>
        <w:rPr>
          <w:lang w:val="sk-SK"/>
          <w:rPrChange w:id="3044" w:author="admin" w:date="2018-06-18T11:14:00Z">
            <w:rPr/>
          </w:rPrChange>
        </w:rPr>
      </w:pPr>
      <w:r w:rsidRPr="008C3D75">
        <w:rPr>
          <w:lang w:val="sk-SK"/>
          <w:rPrChange w:id="3045" w:author="admin" w:date="2018-06-18T11:14:00Z">
            <w:rPr/>
          </w:rPrChange>
        </w:rPr>
        <w:t>58.</w:t>
      </w:r>
      <w:r w:rsidRPr="008C3D75">
        <w:rPr>
          <w:lang w:val="sk-SK"/>
          <w:rPrChange w:id="3046" w:author="admin" w:date="2018-06-18T11:14:00Z">
            <w:rPr/>
          </w:rPrChange>
        </w:rPr>
        <w:tab/>
        <w:t xml:space="preserve">Jia, R.Z., et al., </w:t>
      </w:r>
      <w:r w:rsidRPr="008C3D75">
        <w:rPr>
          <w:i/>
          <w:lang w:val="sk-SK"/>
          <w:rPrChange w:id="3047" w:author="admin" w:date="2018-06-18T11:14:00Z">
            <w:rPr>
              <w:i/>
            </w:rPr>
          </w:rPrChange>
        </w:rPr>
        <w:t>Relationship between cardiovascular function and fetal growth restriction in women with pre-eclampsia.</w:t>
      </w:r>
      <w:r w:rsidRPr="008C3D75">
        <w:rPr>
          <w:lang w:val="sk-SK"/>
          <w:rPrChange w:id="3048" w:author="admin" w:date="2018-06-18T11:14:00Z">
            <w:rPr/>
          </w:rPrChange>
        </w:rPr>
        <w:t xml:space="preserve"> International Journal of Gynecology &amp; Obstetrics, 2010. 110(1): p. 61-63.</w:t>
      </w:r>
    </w:p>
    <w:p w14:paraId="05251783" w14:textId="77777777" w:rsidR="00284C6A" w:rsidRPr="008C3D75" w:rsidRDefault="00284C6A" w:rsidP="00284C6A">
      <w:pPr>
        <w:pStyle w:val="EndNoteBibliography"/>
        <w:ind w:left="720" w:hanging="720"/>
        <w:rPr>
          <w:lang w:val="sk-SK"/>
          <w:rPrChange w:id="3049" w:author="admin" w:date="2018-06-18T11:14:00Z">
            <w:rPr/>
          </w:rPrChange>
        </w:rPr>
      </w:pPr>
      <w:r w:rsidRPr="008C3D75">
        <w:rPr>
          <w:lang w:val="sk-SK"/>
          <w:rPrChange w:id="3050" w:author="admin" w:date="2018-06-18T11:14:00Z">
            <w:rPr/>
          </w:rPrChange>
        </w:rPr>
        <w:t>59.</w:t>
      </w:r>
      <w:r w:rsidRPr="008C3D75">
        <w:rPr>
          <w:lang w:val="sk-SK"/>
          <w:rPrChange w:id="3051" w:author="admin" w:date="2018-06-18T11:14:00Z">
            <w:rPr/>
          </w:rPrChange>
        </w:rPr>
        <w:tab/>
        <w:t xml:space="preserve">Djebbari, A., F.B. Reguig, and Ieee, </w:t>
      </w:r>
      <w:r w:rsidRPr="008C3D75">
        <w:rPr>
          <w:i/>
          <w:lang w:val="sk-SK"/>
          <w:rPrChange w:id="3052" w:author="admin" w:date="2018-06-18T11:14:00Z">
            <w:rPr>
              <w:i/>
            </w:rPr>
          </w:rPrChange>
        </w:rPr>
        <w:t>Short-time Fourier transform analysis of the phonocardiogram signal.</w:t>
      </w:r>
      <w:r w:rsidRPr="008C3D75">
        <w:rPr>
          <w:lang w:val="sk-SK"/>
          <w:rPrChange w:id="3053" w:author="admin" w:date="2018-06-18T11:14:00Z">
            <w:rPr/>
          </w:rPrChange>
        </w:rPr>
        <w:t xml:space="preserve"> Icecs 2000: 7th Ieee International Conference on Electronics, Circuits &amp; Systems, Vols I and Ii, 2000: p. 844-847.</w:t>
      </w:r>
    </w:p>
    <w:p w14:paraId="2E86082D" w14:textId="43A4BEB2" w:rsidR="00284C6A" w:rsidRPr="008C3D75" w:rsidRDefault="00284C6A" w:rsidP="007851DF">
      <w:pPr>
        <w:pStyle w:val="EndNoteBibliography"/>
        <w:ind w:left="720" w:hanging="720"/>
        <w:rPr>
          <w:lang w:val="sk-SK"/>
          <w:rPrChange w:id="3054" w:author="admin" w:date="2018-06-18T11:14:00Z">
            <w:rPr/>
          </w:rPrChange>
        </w:rPr>
      </w:pPr>
      <w:r w:rsidRPr="008C3D75">
        <w:rPr>
          <w:lang w:val="sk-SK"/>
          <w:rPrChange w:id="3055" w:author="admin" w:date="2018-06-18T11:14:00Z">
            <w:rPr/>
          </w:rPrChange>
        </w:rPr>
        <w:t>60.</w:t>
      </w:r>
      <w:r w:rsidRPr="008C3D75">
        <w:rPr>
          <w:lang w:val="sk-SK"/>
          <w:rPrChange w:id="3056" w:author="admin" w:date="2018-06-18T11:14:00Z">
            <w:rPr/>
          </w:rPrChange>
        </w:rPr>
        <w:tab/>
        <w:t xml:space="preserve">J. Zhong, F.S., </w:t>
      </w:r>
      <w:r w:rsidRPr="008C3D75">
        <w:rPr>
          <w:i/>
          <w:lang w:val="sk-SK"/>
          <w:rPrChange w:id="3057" w:author="admin" w:date="2018-06-18T11:14:00Z">
            <w:rPr>
              <w:i/>
            </w:rPr>
          </w:rPrChange>
        </w:rPr>
        <w:t>Automatic heart sound signal analysis with reused multi-scale wavelet transform</w:t>
      </w:r>
      <w:r w:rsidRPr="008C3D75">
        <w:rPr>
          <w:lang w:val="sk-SK"/>
          <w:rPrChange w:id="3058" w:author="admin" w:date="2018-06-18T11:14:00Z">
            <w:rPr/>
          </w:rPrChange>
        </w:rPr>
        <w:t>. 2013, International</w:t>
      </w:r>
      <w:r w:rsidR="007851DF" w:rsidRPr="008C3D75">
        <w:rPr>
          <w:lang w:val="sk-SK"/>
          <w:rPrChange w:id="3059" w:author="admin" w:date="2018-06-18T11:14:00Z">
            <w:rPr/>
          </w:rPrChange>
        </w:rPr>
        <w:t xml:space="preserve"> </w:t>
      </w:r>
      <w:r w:rsidRPr="008C3D75">
        <w:rPr>
          <w:lang w:val="sk-SK"/>
          <w:rPrChange w:id="3060" w:author="admin" w:date="2018-06-18T11:14:00Z">
            <w:rPr/>
          </w:rPrChange>
        </w:rPr>
        <w:t>Journal Of Engineering And Science p. 50-57.</w:t>
      </w:r>
    </w:p>
    <w:p w14:paraId="483D98C8" w14:textId="77777777" w:rsidR="00284C6A" w:rsidRPr="008C3D75" w:rsidRDefault="00284C6A" w:rsidP="00284C6A">
      <w:pPr>
        <w:pStyle w:val="EndNoteBibliography"/>
        <w:ind w:left="720" w:hanging="720"/>
        <w:rPr>
          <w:lang w:val="sk-SK"/>
          <w:rPrChange w:id="3061" w:author="admin" w:date="2018-06-18T11:14:00Z">
            <w:rPr/>
          </w:rPrChange>
        </w:rPr>
      </w:pPr>
      <w:r w:rsidRPr="008C3D75">
        <w:rPr>
          <w:lang w:val="sk-SK"/>
          <w:rPrChange w:id="3062" w:author="admin" w:date="2018-06-18T11:14:00Z">
            <w:rPr/>
          </w:rPrChange>
        </w:rPr>
        <w:t>61.</w:t>
      </w:r>
      <w:r w:rsidRPr="008C3D75">
        <w:rPr>
          <w:lang w:val="sk-SK"/>
          <w:rPrChange w:id="3063" w:author="admin" w:date="2018-06-18T11:14:00Z">
            <w:rPr/>
          </w:rPrChange>
        </w:rPr>
        <w:tab/>
        <w:t xml:space="preserve">El-Segaier, M., et al., </w:t>
      </w:r>
      <w:r w:rsidRPr="008C3D75">
        <w:rPr>
          <w:i/>
          <w:lang w:val="sk-SK"/>
          <w:rPrChange w:id="3064" w:author="admin" w:date="2018-06-18T11:14:00Z">
            <w:rPr>
              <w:i/>
            </w:rPr>
          </w:rPrChange>
        </w:rPr>
        <w:t>Computer-based detection and analysis of heart sound and murmur.</w:t>
      </w:r>
      <w:r w:rsidRPr="008C3D75">
        <w:rPr>
          <w:lang w:val="sk-SK"/>
          <w:rPrChange w:id="3065" w:author="admin" w:date="2018-06-18T11:14:00Z">
            <w:rPr/>
          </w:rPrChange>
        </w:rPr>
        <w:t xml:space="preserve"> Annals of Biomedical Engineering, 2005. 33(7): p. 937-942.</w:t>
      </w:r>
    </w:p>
    <w:p w14:paraId="6BF33863" w14:textId="77777777" w:rsidR="00284C6A" w:rsidRPr="008C3D75" w:rsidRDefault="00284C6A" w:rsidP="00284C6A">
      <w:pPr>
        <w:pStyle w:val="EndNoteBibliography"/>
        <w:ind w:left="720" w:hanging="720"/>
        <w:rPr>
          <w:lang w:val="sk-SK"/>
          <w:rPrChange w:id="3066" w:author="admin" w:date="2018-06-18T11:14:00Z">
            <w:rPr/>
          </w:rPrChange>
        </w:rPr>
      </w:pPr>
      <w:r w:rsidRPr="008C3D75">
        <w:rPr>
          <w:lang w:val="sk-SK"/>
          <w:rPrChange w:id="3067" w:author="admin" w:date="2018-06-18T11:14:00Z">
            <w:rPr/>
          </w:rPrChange>
        </w:rPr>
        <w:t>62.</w:t>
      </w:r>
      <w:r w:rsidRPr="008C3D75">
        <w:rPr>
          <w:lang w:val="sk-SK"/>
          <w:rPrChange w:id="3068" w:author="admin" w:date="2018-06-18T11:14:00Z">
            <w:rPr/>
          </w:rPrChange>
        </w:rPr>
        <w:tab/>
        <w:t xml:space="preserve">Wang, X.P., et al. </w:t>
      </w:r>
      <w:r w:rsidRPr="008C3D75">
        <w:rPr>
          <w:i/>
          <w:lang w:val="sk-SK"/>
          <w:rPrChange w:id="3069" w:author="admin" w:date="2018-06-18T11:14:00Z">
            <w:rPr>
              <w:i/>
            </w:rPr>
          </w:rPrChange>
        </w:rPr>
        <w:t>Detection of the First and Second Heart Sound Using Heart Sound Energy</w:t>
      </w:r>
      <w:r w:rsidRPr="008C3D75">
        <w:rPr>
          <w:lang w:val="sk-SK"/>
          <w:rPrChange w:id="3070" w:author="admin" w:date="2018-06-18T11:14:00Z">
            <w:rPr/>
          </w:rPrChange>
        </w:rPr>
        <w:t xml:space="preserve">. in </w:t>
      </w:r>
      <w:r w:rsidRPr="008C3D75">
        <w:rPr>
          <w:i/>
          <w:lang w:val="sk-SK"/>
          <w:rPrChange w:id="3071" w:author="admin" w:date="2018-06-18T11:14:00Z">
            <w:rPr>
              <w:i/>
            </w:rPr>
          </w:rPrChange>
        </w:rPr>
        <w:t>2nd International Conference on Biomedical Engineering and Informatics (BMEI)</w:t>
      </w:r>
      <w:r w:rsidRPr="008C3D75">
        <w:rPr>
          <w:lang w:val="sk-SK"/>
          <w:rPrChange w:id="3072" w:author="admin" w:date="2018-06-18T11:14:00Z">
            <w:rPr/>
          </w:rPrChange>
        </w:rPr>
        <w:t>. 2009. Tianjin Univ Technol, Tianjin, PEOPLES R CHINA: Ieee.</w:t>
      </w:r>
    </w:p>
    <w:p w14:paraId="227056AC" w14:textId="77777777" w:rsidR="00284C6A" w:rsidRPr="008C3D75" w:rsidRDefault="00284C6A" w:rsidP="00284C6A">
      <w:pPr>
        <w:pStyle w:val="EndNoteBibliography"/>
        <w:ind w:left="720" w:hanging="720"/>
        <w:rPr>
          <w:lang w:val="sk-SK"/>
          <w:rPrChange w:id="3073" w:author="admin" w:date="2018-06-18T11:14:00Z">
            <w:rPr/>
          </w:rPrChange>
        </w:rPr>
      </w:pPr>
      <w:r w:rsidRPr="008C3D75">
        <w:rPr>
          <w:lang w:val="sk-SK"/>
          <w:rPrChange w:id="3074" w:author="admin" w:date="2018-06-18T11:14:00Z">
            <w:rPr/>
          </w:rPrChange>
        </w:rPr>
        <w:t>63.</w:t>
      </w:r>
      <w:r w:rsidRPr="008C3D75">
        <w:rPr>
          <w:lang w:val="sk-SK"/>
          <w:rPrChange w:id="3075" w:author="admin" w:date="2018-06-18T11:14:00Z">
            <w:rPr/>
          </w:rPrChange>
        </w:rPr>
        <w:tab/>
        <w:t xml:space="preserve">Messer, S.R., J. Agzarian, and D. Abbott, </w:t>
      </w:r>
      <w:r w:rsidRPr="008C3D75">
        <w:rPr>
          <w:i/>
          <w:lang w:val="sk-SK"/>
          <w:rPrChange w:id="3076" w:author="admin" w:date="2018-06-18T11:14:00Z">
            <w:rPr>
              <w:i/>
            </w:rPr>
          </w:rPrChange>
        </w:rPr>
        <w:t>Optimal wavelet denoising for phonocardiograms.</w:t>
      </w:r>
      <w:r w:rsidRPr="008C3D75">
        <w:rPr>
          <w:lang w:val="sk-SK"/>
          <w:rPrChange w:id="3077" w:author="admin" w:date="2018-06-18T11:14:00Z">
            <w:rPr/>
          </w:rPrChange>
        </w:rPr>
        <w:t xml:space="preserve"> Microelectronics Journal, 2001. 32(12): p. 931-941.</w:t>
      </w:r>
    </w:p>
    <w:p w14:paraId="26B05D4C" w14:textId="77777777" w:rsidR="00284C6A" w:rsidRPr="008C3D75" w:rsidRDefault="00284C6A" w:rsidP="00284C6A">
      <w:pPr>
        <w:pStyle w:val="EndNoteBibliography"/>
        <w:ind w:left="720" w:hanging="720"/>
        <w:rPr>
          <w:lang w:val="sk-SK"/>
          <w:rPrChange w:id="3078" w:author="admin" w:date="2018-06-18T11:14:00Z">
            <w:rPr/>
          </w:rPrChange>
        </w:rPr>
      </w:pPr>
      <w:r w:rsidRPr="008C3D75">
        <w:rPr>
          <w:lang w:val="sk-SK"/>
          <w:rPrChange w:id="3079" w:author="admin" w:date="2018-06-18T11:14:00Z">
            <w:rPr/>
          </w:rPrChange>
        </w:rPr>
        <w:t>64.</w:t>
      </w:r>
      <w:r w:rsidRPr="008C3D75">
        <w:rPr>
          <w:lang w:val="sk-SK"/>
          <w:rPrChange w:id="3080" w:author="admin" w:date="2018-06-18T11:14:00Z">
            <w:rPr/>
          </w:rPrChange>
        </w:rPr>
        <w:tab/>
        <w:t xml:space="preserve">Chen, T.E., et al., </w:t>
      </w:r>
      <w:r w:rsidRPr="008C3D75">
        <w:rPr>
          <w:i/>
          <w:lang w:val="sk-SK"/>
          <w:rPrChange w:id="3081" w:author="admin" w:date="2018-06-18T11:14:00Z">
            <w:rPr>
              <w:i/>
            </w:rPr>
          </w:rPrChange>
        </w:rPr>
        <w:t>S1 and S2 Heart Sound Recognition Using Deep Neural Networks.</w:t>
      </w:r>
      <w:r w:rsidRPr="008C3D75">
        <w:rPr>
          <w:lang w:val="sk-SK"/>
          <w:rPrChange w:id="3082" w:author="admin" w:date="2018-06-18T11:14:00Z">
            <w:rPr/>
          </w:rPrChange>
        </w:rPr>
        <w:t xml:space="preserve"> Ieee Transactions on Biomedical Engineering, 2017. 64(2): p. 372-380.</w:t>
      </w:r>
    </w:p>
    <w:p w14:paraId="030E079C" w14:textId="77777777" w:rsidR="00284C6A" w:rsidRPr="008C3D75" w:rsidRDefault="00284C6A" w:rsidP="00284C6A">
      <w:pPr>
        <w:pStyle w:val="EndNoteBibliography"/>
        <w:ind w:left="720" w:hanging="720"/>
        <w:rPr>
          <w:lang w:val="sk-SK"/>
          <w:rPrChange w:id="3083" w:author="admin" w:date="2018-06-18T11:14:00Z">
            <w:rPr/>
          </w:rPrChange>
        </w:rPr>
      </w:pPr>
      <w:r w:rsidRPr="008C3D75">
        <w:rPr>
          <w:lang w:val="sk-SK"/>
          <w:rPrChange w:id="3084" w:author="admin" w:date="2018-06-18T11:14:00Z">
            <w:rPr/>
          </w:rPrChange>
        </w:rPr>
        <w:t>65.</w:t>
      </w:r>
      <w:r w:rsidRPr="008C3D75">
        <w:rPr>
          <w:lang w:val="sk-SK"/>
          <w:rPrChange w:id="3085" w:author="admin" w:date="2018-06-18T11:14:00Z">
            <w:rPr/>
          </w:rPrChange>
        </w:rPr>
        <w:tab/>
        <w:t xml:space="preserve">Debbal, S.M. and F. Bereksi-Reguig, </w:t>
      </w:r>
      <w:r w:rsidRPr="008C3D75">
        <w:rPr>
          <w:i/>
          <w:lang w:val="sk-SK"/>
          <w:rPrChange w:id="3086" w:author="admin" w:date="2018-06-18T11:14:00Z">
            <w:rPr>
              <w:i/>
            </w:rPr>
          </w:rPrChange>
        </w:rPr>
        <w:t>Time-frequency analysis of the first and the second heartbeat sounds.</w:t>
      </w:r>
      <w:r w:rsidRPr="008C3D75">
        <w:rPr>
          <w:lang w:val="sk-SK"/>
          <w:rPrChange w:id="3087" w:author="admin" w:date="2018-06-18T11:14:00Z">
            <w:rPr/>
          </w:rPrChange>
        </w:rPr>
        <w:t xml:space="preserve"> Applied Mathematics and Computation, 2007. 184(2): p. 1041-1052.</w:t>
      </w:r>
    </w:p>
    <w:p w14:paraId="4C3AD9E7" w14:textId="77777777" w:rsidR="00284C6A" w:rsidRPr="008C3D75" w:rsidRDefault="00284C6A" w:rsidP="00284C6A">
      <w:pPr>
        <w:pStyle w:val="EndNoteBibliography"/>
        <w:ind w:left="720" w:hanging="720"/>
        <w:rPr>
          <w:lang w:val="sk-SK"/>
          <w:rPrChange w:id="3088" w:author="admin" w:date="2018-06-18T11:14:00Z">
            <w:rPr/>
          </w:rPrChange>
        </w:rPr>
      </w:pPr>
      <w:r w:rsidRPr="008C3D75">
        <w:rPr>
          <w:lang w:val="sk-SK"/>
          <w:rPrChange w:id="3089" w:author="admin" w:date="2018-06-18T11:14:00Z">
            <w:rPr/>
          </w:rPrChange>
        </w:rPr>
        <w:t>66.</w:t>
      </w:r>
      <w:r w:rsidRPr="008C3D75">
        <w:rPr>
          <w:lang w:val="sk-SK"/>
          <w:rPrChange w:id="3090" w:author="admin" w:date="2018-06-18T11:14:00Z">
            <w:rPr/>
          </w:rPrChange>
        </w:rPr>
        <w:tab/>
        <w:t xml:space="preserve">Shen, H., Y. Zhu, and K.R. Qin, </w:t>
      </w:r>
      <w:r w:rsidRPr="008C3D75">
        <w:rPr>
          <w:i/>
          <w:lang w:val="sk-SK"/>
          <w:rPrChange w:id="3091" w:author="admin" w:date="2018-06-18T11:14:00Z">
            <w:rPr>
              <w:i/>
            </w:rPr>
          </w:rPrChange>
        </w:rPr>
        <w:t>A theoretical computerized study for the electrical conductivity of arterial pulsatile blood flow by an elastic tube model.</w:t>
      </w:r>
      <w:r w:rsidRPr="008C3D75">
        <w:rPr>
          <w:lang w:val="sk-SK"/>
          <w:rPrChange w:id="3092" w:author="admin" w:date="2018-06-18T11:14:00Z">
            <w:rPr/>
          </w:rPrChange>
        </w:rPr>
        <w:t xml:space="preserve"> Medical Engineering &amp; Physics, 2016. 38(12): p. 1439-1448.</w:t>
      </w:r>
    </w:p>
    <w:p w14:paraId="0F88E152" w14:textId="77777777" w:rsidR="00284C6A" w:rsidRPr="008C3D75" w:rsidRDefault="00284C6A" w:rsidP="00284C6A">
      <w:pPr>
        <w:pStyle w:val="EndNoteBibliography"/>
        <w:ind w:left="720" w:hanging="720"/>
        <w:rPr>
          <w:lang w:val="sk-SK"/>
          <w:rPrChange w:id="3093" w:author="admin" w:date="2018-06-18T11:14:00Z">
            <w:rPr/>
          </w:rPrChange>
        </w:rPr>
      </w:pPr>
      <w:r w:rsidRPr="008C3D75">
        <w:rPr>
          <w:lang w:val="sk-SK"/>
          <w:rPrChange w:id="3094" w:author="admin" w:date="2018-06-18T11:14:00Z">
            <w:rPr/>
          </w:rPrChange>
        </w:rPr>
        <w:t>67.</w:t>
      </w:r>
      <w:r w:rsidRPr="008C3D75">
        <w:rPr>
          <w:lang w:val="sk-SK"/>
          <w:rPrChange w:id="3095" w:author="admin" w:date="2018-06-18T11:14:00Z">
            <w:rPr/>
          </w:rPrChange>
        </w:rPr>
        <w:tab/>
        <w:t xml:space="preserve">Seppä, V.-P., </w:t>
      </w:r>
      <w:r w:rsidRPr="008C3D75">
        <w:rPr>
          <w:i/>
          <w:lang w:val="sk-SK"/>
          <w:rPrChange w:id="3096" w:author="admin" w:date="2018-06-18T11:14:00Z">
            <w:rPr>
              <w:i/>
            </w:rPr>
          </w:rPrChange>
        </w:rPr>
        <w:t>Development and clinical application of impedance pneumography technique</w:t>
      </w:r>
      <w:r w:rsidRPr="008C3D75">
        <w:rPr>
          <w:lang w:val="sk-SK"/>
          <w:rPrChange w:id="3097" w:author="admin" w:date="2018-06-18T11:14:00Z">
            <w:rPr/>
          </w:rPrChange>
        </w:rPr>
        <w:t>. Tampere University of Techology. Publication. 2014, Tampere: Tampere University of Technology.</w:t>
      </w:r>
    </w:p>
    <w:p w14:paraId="34CCD9D9" w14:textId="77777777" w:rsidR="00284C6A" w:rsidRPr="008C3D75" w:rsidRDefault="00284C6A" w:rsidP="00284C6A">
      <w:pPr>
        <w:pStyle w:val="EndNoteBibliography"/>
        <w:ind w:left="720" w:hanging="720"/>
        <w:rPr>
          <w:lang w:val="sk-SK"/>
          <w:rPrChange w:id="3098" w:author="admin" w:date="2018-06-18T11:14:00Z">
            <w:rPr/>
          </w:rPrChange>
        </w:rPr>
      </w:pPr>
      <w:r w:rsidRPr="008C3D75">
        <w:rPr>
          <w:lang w:val="sk-SK"/>
          <w:rPrChange w:id="3099" w:author="admin" w:date="2018-06-18T11:14:00Z">
            <w:rPr/>
          </w:rPrChange>
        </w:rPr>
        <w:t>68.</w:t>
      </w:r>
      <w:r w:rsidRPr="008C3D75">
        <w:rPr>
          <w:lang w:val="sk-SK"/>
          <w:rPrChange w:id="3100" w:author="admin" w:date="2018-06-18T11:14:00Z">
            <w:rPr/>
          </w:rPrChange>
        </w:rPr>
        <w:tab/>
        <w:t xml:space="preserve">Jeyhani, V., et al., </w:t>
      </w:r>
      <w:r w:rsidRPr="008C3D75">
        <w:rPr>
          <w:i/>
          <w:lang w:val="sk-SK"/>
          <w:rPrChange w:id="3101" w:author="admin" w:date="2018-06-18T11:14:00Z">
            <w:rPr>
              <w:i/>
            </w:rPr>
          </w:rPrChange>
        </w:rPr>
        <w:t>Comparison of simple algorithms for estimating respiration rate from electrical impedance pneumography signals in wearable devices.</w:t>
      </w:r>
      <w:r w:rsidRPr="008C3D75">
        <w:rPr>
          <w:lang w:val="sk-SK"/>
          <w:rPrChange w:id="3102" w:author="admin" w:date="2018-06-18T11:14:00Z">
            <w:rPr/>
          </w:rPrChange>
        </w:rPr>
        <w:t xml:space="preserve"> Health and Technology, 2017. 7(1): p. 21-31.</w:t>
      </w:r>
    </w:p>
    <w:p w14:paraId="4B7683A0" w14:textId="77777777" w:rsidR="00284C6A" w:rsidRPr="008C3D75" w:rsidRDefault="00284C6A" w:rsidP="00284C6A">
      <w:pPr>
        <w:pStyle w:val="EndNoteBibliography"/>
        <w:ind w:left="720" w:hanging="720"/>
        <w:rPr>
          <w:lang w:val="sk-SK"/>
          <w:rPrChange w:id="3103" w:author="admin" w:date="2018-06-18T11:14:00Z">
            <w:rPr/>
          </w:rPrChange>
        </w:rPr>
      </w:pPr>
      <w:r w:rsidRPr="008C3D75">
        <w:rPr>
          <w:lang w:val="sk-SK"/>
          <w:rPrChange w:id="3104" w:author="admin" w:date="2018-06-18T11:14:00Z">
            <w:rPr/>
          </w:rPrChange>
        </w:rPr>
        <w:t>69.</w:t>
      </w:r>
      <w:r w:rsidRPr="008C3D75">
        <w:rPr>
          <w:lang w:val="sk-SK"/>
          <w:rPrChange w:id="3105" w:author="admin" w:date="2018-06-18T11:14:00Z">
            <w:rPr/>
          </w:rPrChange>
        </w:rPr>
        <w:tab/>
        <w:t xml:space="preserve">Barrett, K.E. and W.F. Ganong, </w:t>
      </w:r>
      <w:r w:rsidRPr="008C3D75">
        <w:rPr>
          <w:i/>
          <w:lang w:val="sk-SK"/>
          <w:rPrChange w:id="3106" w:author="admin" w:date="2018-06-18T11:14:00Z">
            <w:rPr>
              <w:i/>
            </w:rPr>
          </w:rPrChange>
        </w:rPr>
        <w:t>Ganong's review of medical physiology</w:t>
      </w:r>
      <w:r w:rsidRPr="008C3D75">
        <w:rPr>
          <w:lang w:val="sk-SK"/>
          <w:rPrChange w:id="3107" w:author="admin" w:date="2018-06-18T11:14:00Z">
            <w:rPr/>
          </w:rPrChange>
        </w:rPr>
        <w:t>. 2012, New York; London: McGraw-Hill Medical ; McGraw-Hill [distributor].</w:t>
      </w:r>
    </w:p>
    <w:p w14:paraId="5EC97410" w14:textId="77777777" w:rsidR="00284C6A" w:rsidRPr="008C3D75" w:rsidRDefault="00284C6A" w:rsidP="00284C6A">
      <w:pPr>
        <w:pStyle w:val="EndNoteBibliography"/>
        <w:ind w:left="720" w:hanging="720"/>
        <w:rPr>
          <w:lang w:val="sk-SK"/>
          <w:rPrChange w:id="3108" w:author="admin" w:date="2018-06-18T11:14:00Z">
            <w:rPr/>
          </w:rPrChange>
        </w:rPr>
      </w:pPr>
      <w:r w:rsidRPr="008C3D75">
        <w:rPr>
          <w:lang w:val="sk-SK"/>
          <w:rPrChange w:id="3109" w:author="admin" w:date="2018-06-18T11:14:00Z">
            <w:rPr/>
          </w:rPrChange>
        </w:rPr>
        <w:t>70.</w:t>
      </w:r>
      <w:r w:rsidRPr="008C3D75">
        <w:rPr>
          <w:lang w:val="sk-SK"/>
          <w:rPrChange w:id="3110" w:author="admin" w:date="2018-06-18T11:14:00Z">
            <w:rPr/>
          </w:rPrChange>
        </w:rPr>
        <w:tab/>
        <w:t xml:space="preserve">Hall, J.E. and A.C. Guyton, </w:t>
      </w:r>
      <w:r w:rsidRPr="008C3D75">
        <w:rPr>
          <w:i/>
          <w:lang w:val="sk-SK"/>
          <w:rPrChange w:id="3111" w:author="admin" w:date="2018-06-18T11:14:00Z">
            <w:rPr>
              <w:i/>
            </w:rPr>
          </w:rPrChange>
        </w:rPr>
        <w:t>Guyton and Hall textbook of medical physiology</w:t>
      </w:r>
      <w:r w:rsidRPr="008C3D75">
        <w:rPr>
          <w:lang w:val="sk-SK"/>
          <w:rPrChange w:id="3112" w:author="admin" w:date="2018-06-18T11:14:00Z">
            <w:rPr/>
          </w:rPrChange>
        </w:rPr>
        <w:t>. 2011.</w:t>
      </w:r>
    </w:p>
    <w:p w14:paraId="6675085B" w14:textId="77777777" w:rsidR="00284C6A" w:rsidRPr="008C3D75" w:rsidRDefault="00284C6A" w:rsidP="00284C6A">
      <w:pPr>
        <w:pStyle w:val="EndNoteBibliography"/>
        <w:ind w:left="720" w:hanging="720"/>
        <w:rPr>
          <w:lang w:val="sk-SK"/>
          <w:rPrChange w:id="3113" w:author="admin" w:date="2018-06-18T11:14:00Z">
            <w:rPr/>
          </w:rPrChange>
        </w:rPr>
      </w:pPr>
      <w:r w:rsidRPr="008C3D75">
        <w:rPr>
          <w:lang w:val="sk-SK"/>
          <w:rPrChange w:id="3114" w:author="admin" w:date="2018-06-18T11:14:00Z">
            <w:rPr/>
          </w:rPrChange>
        </w:rPr>
        <w:lastRenderedPageBreak/>
        <w:t>71.</w:t>
      </w:r>
      <w:r w:rsidRPr="008C3D75">
        <w:rPr>
          <w:lang w:val="sk-SK"/>
          <w:rPrChange w:id="3115" w:author="admin" w:date="2018-06-18T11:14:00Z">
            <w:rPr/>
          </w:rPrChange>
        </w:rPr>
        <w:tab/>
        <w:t xml:space="preserve">Halamek, J., et al., </w:t>
      </w:r>
      <w:r w:rsidRPr="008C3D75">
        <w:rPr>
          <w:i/>
          <w:lang w:val="sk-SK"/>
          <w:rPrChange w:id="3116" w:author="admin" w:date="2018-06-18T11:14:00Z">
            <w:rPr>
              <w:i/>
            </w:rPr>
          </w:rPrChange>
        </w:rPr>
        <w:t>Variability of phase shift between blood pressure and heart rate fluctuations - A marker of short-term circulation control.</w:t>
      </w:r>
      <w:r w:rsidRPr="008C3D75">
        <w:rPr>
          <w:lang w:val="sk-SK"/>
          <w:rPrChange w:id="3117" w:author="admin" w:date="2018-06-18T11:14:00Z">
            <w:rPr/>
          </w:rPrChange>
        </w:rPr>
        <w:t xml:space="preserve"> Circulation, 2003. 108(3): p. 292-297.</w:t>
      </w:r>
    </w:p>
    <w:p w14:paraId="4138F78F" w14:textId="6007096B" w:rsidR="00284C6A" w:rsidRPr="008C3D75" w:rsidRDefault="00284C6A" w:rsidP="00284C6A">
      <w:pPr>
        <w:pStyle w:val="EndNoteBibliography"/>
        <w:ind w:left="720" w:hanging="720"/>
        <w:rPr>
          <w:lang w:val="sk-SK"/>
          <w:rPrChange w:id="3118" w:author="admin" w:date="2018-06-18T11:14:00Z">
            <w:rPr/>
          </w:rPrChange>
        </w:rPr>
      </w:pPr>
      <w:r w:rsidRPr="008C3D75">
        <w:rPr>
          <w:lang w:val="sk-SK"/>
          <w:rPrChange w:id="3119" w:author="admin" w:date="2018-06-18T11:14:00Z">
            <w:rPr/>
          </w:rPrChange>
        </w:rPr>
        <w:t>72.</w:t>
      </w:r>
      <w:r w:rsidRPr="008C3D75">
        <w:rPr>
          <w:lang w:val="sk-SK"/>
          <w:rPrChange w:id="3120" w:author="admin" w:date="2018-06-18T11:14:00Z">
            <w:rPr/>
          </w:rPrChange>
        </w:rPr>
        <w:tab/>
        <w:t xml:space="preserve">Langer, </w:t>
      </w:r>
      <w:r w:rsidR="007851DF" w:rsidRPr="008C3D75">
        <w:rPr>
          <w:lang w:val="sk-SK"/>
          <w:rPrChange w:id="3121" w:author="admin" w:date="2018-06-18T11:14:00Z">
            <w:rPr/>
          </w:rPrChange>
        </w:rPr>
        <w:t>et al</w:t>
      </w:r>
      <w:r w:rsidRPr="008C3D75">
        <w:rPr>
          <w:lang w:val="sk-SK"/>
          <w:rPrChange w:id="3122" w:author="admin" w:date="2018-06-18T11:14:00Z">
            <w:rPr/>
          </w:rPrChange>
        </w:rPr>
        <w:t xml:space="preserve">, </w:t>
      </w:r>
      <w:r w:rsidRPr="008C3D75">
        <w:rPr>
          <w:i/>
          <w:lang w:val="sk-SK"/>
          <w:rPrChange w:id="3123" w:author="admin" w:date="2018-06-18T11:14:00Z">
            <w:rPr>
              <w:i/>
            </w:rPr>
          </w:rPrChange>
        </w:rPr>
        <w:t>Respiratory-induced hemodynamic changes measured by whole-body multichannel impedance plethysmography </w:t>
      </w:r>
      <w:r w:rsidRPr="008C3D75">
        <w:rPr>
          <w:lang w:val="sk-SK"/>
          <w:rPrChange w:id="3124" w:author="admin" w:date="2018-06-18T11:14:00Z">
            <w:rPr/>
          </w:rPrChange>
        </w:rPr>
        <w:t>Physiological Research, 2018.</w:t>
      </w:r>
    </w:p>
    <w:p w14:paraId="19355CF5" w14:textId="77777777" w:rsidR="00284C6A" w:rsidRPr="008C3D75" w:rsidRDefault="00284C6A" w:rsidP="00284C6A">
      <w:pPr>
        <w:pStyle w:val="EndNoteBibliography"/>
        <w:ind w:left="720" w:hanging="720"/>
        <w:rPr>
          <w:lang w:val="sk-SK"/>
          <w:rPrChange w:id="3125" w:author="admin" w:date="2018-06-18T11:14:00Z">
            <w:rPr/>
          </w:rPrChange>
        </w:rPr>
      </w:pPr>
      <w:r w:rsidRPr="008C3D75">
        <w:rPr>
          <w:lang w:val="sk-SK"/>
          <w:rPrChange w:id="3126" w:author="admin" w:date="2018-06-18T11:14:00Z">
            <w:rPr/>
          </w:rPrChange>
        </w:rPr>
        <w:t>73.</w:t>
      </w:r>
      <w:r w:rsidRPr="008C3D75">
        <w:rPr>
          <w:lang w:val="sk-SK"/>
          <w:rPrChange w:id="3127" w:author="admin" w:date="2018-06-18T11:14:00Z">
            <w:rPr/>
          </w:rPrChange>
        </w:rPr>
        <w:tab/>
        <w:t xml:space="preserve">Willeput, R., C. Rondeux, and A. Detroyer, </w:t>
      </w:r>
      <w:r w:rsidRPr="008C3D75">
        <w:rPr>
          <w:i/>
          <w:lang w:val="sk-SK"/>
          <w:rPrChange w:id="3128" w:author="admin" w:date="2018-06-18T11:14:00Z">
            <w:rPr>
              <w:i/>
            </w:rPr>
          </w:rPrChange>
        </w:rPr>
        <w:t>BREATHING AFFECTS VENOUS RETURN FROM LEGS IN HUMANS.</w:t>
      </w:r>
      <w:r w:rsidRPr="008C3D75">
        <w:rPr>
          <w:lang w:val="sk-SK"/>
          <w:rPrChange w:id="3129" w:author="admin" w:date="2018-06-18T11:14:00Z">
            <w:rPr/>
          </w:rPrChange>
        </w:rPr>
        <w:t xml:space="preserve"> Journal of Applied Physiology, 1984. 57(4): p. 971-976.</w:t>
      </w:r>
    </w:p>
    <w:p w14:paraId="24E246E5" w14:textId="77777777" w:rsidR="00284C6A" w:rsidRPr="008C3D75" w:rsidRDefault="00284C6A" w:rsidP="00284C6A">
      <w:pPr>
        <w:pStyle w:val="EndNoteBibliography"/>
        <w:ind w:left="720" w:hanging="720"/>
        <w:rPr>
          <w:lang w:val="sk-SK"/>
          <w:rPrChange w:id="3130" w:author="admin" w:date="2018-06-18T11:14:00Z">
            <w:rPr/>
          </w:rPrChange>
        </w:rPr>
      </w:pPr>
      <w:r w:rsidRPr="008C3D75">
        <w:rPr>
          <w:lang w:val="sk-SK"/>
          <w:rPrChange w:id="3131" w:author="admin" w:date="2018-06-18T11:14:00Z">
            <w:rPr/>
          </w:rPrChange>
        </w:rPr>
        <w:t>74.</w:t>
      </w:r>
      <w:r w:rsidRPr="008C3D75">
        <w:rPr>
          <w:lang w:val="sk-SK"/>
          <w:rPrChange w:id="3132" w:author="admin" w:date="2018-06-18T11:14:00Z">
            <w:rPr/>
          </w:rPrChange>
        </w:rPr>
        <w:tab/>
        <w:t xml:space="preserve">Berrones, B.S.F.A.J., </w:t>
      </w:r>
      <w:r w:rsidRPr="008C3D75">
        <w:rPr>
          <w:i/>
          <w:lang w:val="sk-SK"/>
          <w:rPrChange w:id="3133" w:author="admin" w:date="2018-06-18T11:14:00Z">
            <w:rPr>
              <w:i/>
            </w:rPr>
          </w:rPrChange>
        </w:rPr>
        <w:t>Arterial Stiffness</w:t>
      </w:r>
      <w:r w:rsidRPr="008C3D75">
        <w:rPr>
          <w:lang w:val="sk-SK"/>
          <w:rPrChange w:id="3134" w:author="admin" w:date="2018-06-18T11:14:00Z">
            <w:rPr/>
          </w:rPrChange>
        </w:rPr>
        <w:t>. 2015: Springer, Cham.</w:t>
      </w:r>
    </w:p>
    <w:p w14:paraId="22E25FC4" w14:textId="77777777" w:rsidR="00284C6A" w:rsidRPr="008C3D75" w:rsidRDefault="00284C6A" w:rsidP="00284C6A">
      <w:pPr>
        <w:pStyle w:val="EndNoteBibliography"/>
        <w:ind w:left="720" w:hanging="720"/>
        <w:rPr>
          <w:lang w:val="sk-SK"/>
          <w:rPrChange w:id="3135" w:author="admin" w:date="2018-06-18T11:14:00Z">
            <w:rPr/>
          </w:rPrChange>
        </w:rPr>
      </w:pPr>
      <w:r w:rsidRPr="008C3D75">
        <w:rPr>
          <w:lang w:val="sk-SK"/>
          <w:rPrChange w:id="3136" w:author="admin" w:date="2018-06-18T11:14:00Z">
            <w:rPr/>
          </w:rPrChange>
        </w:rPr>
        <w:t>75.</w:t>
      </w:r>
      <w:r w:rsidRPr="008C3D75">
        <w:rPr>
          <w:lang w:val="sk-SK"/>
          <w:rPrChange w:id="3137" w:author="admin" w:date="2018-06-18T11:14:00Z">
            <w:rPr/>
          </w:rPrChange>
        </w:rPr>
        <w:tab/>
        <w:t xml:space="preserve">Starc, V., </w:t>
      </w:r>
      <w:r w:rsidRPr="008C3D75">
        <w:rPr>
          <w:i/>
          <w:lang w:val="sk-SK"/>
          <w:rPrChange w:id="3138" w:author="admin" w:date="2018-06-18T11:14:00Z">
            <w:rPr>
              <w:i/>
            </w:rPr>
          </w:rPrChange>
        </w:rPr>
        <w:t>Effects of Myogenic and Metabolic Mechanisms on the Autoregulation of Blood Flow Through Muscle Tissue: A Mathematical Model Study.</w:t>
      </w:r>
      <w:r w:rsidRPr="008C3D75">
        <w:rPr>
          <w:lang w:val="sk-SK"/>
          <w:rPrChange w:id="3139" w:author="admin" w:date="2018-06-18T11:14:00Z">
            <w:rPr/>
          </w:rPrChange>
        </w:rPr>
        <w:t xml:space="preserve"> Cardiovascular Engineering: An International Journal, 2004. 4(1): p. 81-88.</w:t>
      </w:r>
    </w:p>
    <w:p w14:paraId="477E2592" w14:textId="77777777" w:rsidR="00284C6A" w:rsidRPr="008C3D75" w:rsidRDefault="00284C6A" w:rsidP="00284C6A">
      <w:pPr>
        <w:pStyle w:val="EndNoteBibliography"/>
        <w:ind w:left="720" w:hanging="720"/>
        <w:rPr>
          <w:lang w:val="sk-SK"/>
          <w:rPrChange w:id="3140" w:author="admin" w:date="2018-06-18T11:14:00Z">
            <w:rPr/>
          </w:rPrChange>
        </w:rPr>
      </w:pPr>
      <w:r w:rsidRPr="008C3D75">
        <w:rPr>
          <w:lang w:val="sk-SK"/>
          <w:rPrChange w:id="3141" w:author="admin" w:date="2018-06-18T11:14:00Z">
            <w:rPr/>
          </w:rPrChange>
        </w:rPr>
        <w:t>76.</w:t>
      </w:r>
      <w:r w:rsidRPr="008C3D75">
        <w:rPr>
          <w:lang w:val="sk-SK"/>
          <w:rPrChange w:id="3142" w:author="admin" w:date="2018-06-18T11:14:00Z">
            <w:rPr/>
          </w:rPrChange>
        </w:rPr>
        <w:tab/>
        <w:t xml:space="preserve">Udovicic, M., et al., </w:t>
      </w:r>
      <w:r w:rsidRPr="008C3D75">
        <w:rPr>
          <w:i/>
          <w:lang w:val="sk-SK"/>
          <w:rPrChange w:id="3143" w:author="admin" w:date="2018-06-18T11:14:00Z">
            <w:rPr>
              <w:i/>
            </w:rPr>
          </w:rPrChange>
        </w:rPr>
        <w:t>What we need to know when calculating the coefficient of correlation?</w:t>
      </w:r>
      <w:r w:rsidRPr="008C3D75">
        <w:rPr>
          <w:lang w:val="sk-SK"/>
          <w:rPrChange w:id="3144" w:author="admin" w:date="2018-06-18T11:14:00Z">
            <w:rPr/>
          </w:rPrChange>
        </w:rPr>
        <w:t xml:space="preserve"> Biochemia Medica, 2007. 17(1): p. 10-15.</w:t>
      </w:r>
    </w:p>
    <w:p w14:paraId="7D8D5F5B" w14:textId="77777777" w:rsidR="00284C6A" w:rsidRPr="008C3D75" w:rsidRDefault="00284C6A" w:rsidP="00284C6A">
      <w:pPr>
        <w:pStyle w:val="EndNoteBibliography"/>
        <w:ind w:left="720" w:hanging="720"/>
        <w:rPr>
          <w:lang w:val="sk-SK"/>
          <w:rPrChange w:id="3145" w:author="admin" w:date="2018-06-18T11:14:00Z">
            <w:rPr/>
          </w:rPrChange>
        </w:rPr>
      </w:pPr>
      <w:r w:rsidRPr="008C3D75">
        <w:rPr>
          <w:lang w:val="sk-SK"/>
          <w:rPrChange w:id="3146" w:author="admin" w:date="2018-06-18T11:14:00Z">
            <w:rPr/>
          </w:rPrChange>
        </w:rPr>
        <w:t>77.</w:t>
      </w:r>
      <w:r w:rsidRPr="008C3D75">
        <w:rPr>
          <w:lang w:val="sk-SK"/>
          <w:rPrChange w:id="3147" w:author="admin" w:date="2018-06-18T11:14:00Z">
            <w:rPr/>
          </w:rPrChange>
        </w:rPr>
        <w:tab/>
        <w:t xml:space="preserve">Giavarina, D., </w:t>
      </w:r>
      <w:r w:rsidRPr="008C3D75">
        <w:rPr>
          <w:i/>
          <w:lang w:val="sk-SK"/>
          <w:rPrChange w:id="3148" w:author="admin" w:date="2018-06-18T11:14:00Z">
            <w:rPr>
              <w:i/>
            </w:rPr>
          </w:rPrChange>
        </w:rPr>
        <w:t>Understanding Bland Altman analysis.</w:t>
      </w:r>
      <w:r w:rsidRPr="008C3D75">
        <w:rPr>
          <w:lang w:val="sk-SK"/>
          <w:rPrChange w:id="3149" w:author="admin" w:date="2018-06-18T11:14:00Z">
            <w:rPr/>
          </w:rPrChange>
        </w:rPr>
        <w:t xml:space="preserve"> Biochemia Medica, 2015. 25(2): p. 141-151.</w:t>
      </w:r>
    </w:p>
    <w:p w14:paraId="096CB794" w14:textId="0E402D11" w:rsidR="00284C6A" w:rsidRPr="008C3D75" w:rsidRDefault="00284C6A" w:rsidP="007851DF">
      <w:pPr>
        <w:pStyle w:val="EndNoteBibliography"/>
        <w:ind w:left="720" w:hanging="720"/>
        <w:rPr>
          <w:lang w:val="sk-SK"/>
          <w:rPrChange w:id="3150" w:author="admin" w:date="2018-06-18T11:14:00Z">
            <w:rPr/>
          </w:rPrChange>
        </w:rPr>
      </w:pPr>
      <w:r w:rsidRPr="008C3D75">
        <w:rPr>
          <w:lang w:val="sk-SK"/>
          <w:rPrChange w:id="3151" w:author="admin" w:date="2018-06-18T11:14:00Z">
            <w:rPr/>
          </w:rPrChange>
        </w:rPr>
        <w:t>78.</w:t>
      </w:r>
      <w:r w:rsidRPr="008C3D75">
        <w:rPr>
          <w:lang w:val="sk-SK"/>
          <w:rPrChange w:id="3152" w:author="admin" w:date="2018-06-18T11:14:00Z">
            <w:rPr/>
          </w:rPrChange>
        </w:rPr>
        <w:tab/>
        <w:t xml:space="preserve">Swain DP, L.B., </w:t>
      </w:r>
      <w:r w:rsidRPr="008C3D75">
        <w:rPr>
          <w:i/>
          <w:lang w:val="sk-SK"/>
          <w:rPrChange w:id="3153" w:author="admin" w:date="2018-06-18T11:14:00Z">
            <w:rPr>
              <w:i/>
            </w:rPr>
          </w:rPrChange>
        </w:rPr>
        <w:t>Exercise prescription.A case Study Approach to the ACSMGuidelines.</w:t>
      </w:r>
      <w:r w:rsidRPr="008C3D75">
        <w:rPr>
          <w:lang w:val="sk-SK"/>
          <w:rPrChange w:id="3154" w:author="admin" w:date="2018-06-18T11:14:00Z">
            <w:rPr/>
          </w:rPrChange>
        </w:rPr>
        <w:t>, ed. n. edition. 2007: Human Kinetics.</w:t>
      </w:r>
    </w:p>
    <w:p w14:paraId="5542B7D8" w14:textId="574FD438" w:rsidR="00284C6A" w:rsidRPr="008C3D75" w:rsidRDefault="00284C6A" w:rsidP="00284C6A">
      <w:pPr>
        <w:pStyle w:val="EndNoteBibliography"/>
        <w:ind w:left="720" w:hanging="720"/>
        <w:rPr>
          <w:lang w:val="sk-SK"/>
          <w:rPrChange w:id="3155" w:author="admin" w:date="2018-06-18T11:14:00Z">
            <w:rPr/>
          </w:rPrChange>
        </w:rPr>
      </w:pPr>
      <w:r w:rsidRPr="008C3D75">
        <w:rPr>
          <w:lang w:val="sk-SK"/>
          <w:rPrChange w:id="3156" w:author="admin" w:date="2018-06-18T11:14:00Z">
            <w:rPr/>
          </w:rPrChange>
        </w:rPr>
        <w:t>79.</w:t>
      </w:r>
      <w:r w:rsidRPr="008C3D75">
        <w:rPr>
          <w:lang w:val="sk-SK"/>
          <w:rPrChange w:id="3157" w:author="admin" w:date="2018-06-18T11:14:00Z">
            <w:rPr/>
          </w:rPrChange>
        </w:rPr>
        <w:tab/>
        <w:t xml:space="preserve">Higginbotham, M.B., et al., </w:t>
      </w:r>
      <w:r w:rsidRPr="008C3D75">
        <w:rPr>
          <w:i/>
          <w:lang w:val="sk-SK"/>
          <w:rPrChange w:id="3158" w:author="admin" w:date="2018-06-18T11:14:00Z">
            <w:rPr>
              <w:i/>
            </w:rPr>
          </w:rPrChange>
        </w:rPr>
        <w:t>R</w:t>
      </w:r>
      <w:r w:rsidR="007851DF" w:rsidRPr="008C3D75">
        <w:rPr>
          <w:i/>
          <w:lang w:val="sk-SK"/>
          <w:rPrChange w:id="3159" w:author="admin" w:date="2018-06-18T11:14:00Z">
            <w:rPr>
              <w:i/>
            </w:rPr>
          </w:rPrChange>
        </w:rPr>
        <w:t>egulation of stroke volume during submaximal and maximal upright exercise in normal man</w:t>
      </w:r>
      <w:r w:rsidRPr="008C3D75">
        <w:rPr>
          <w:i/>
          <w:lang w:val="sk-SK"/>
          <w:rPrChange w:id="3160" w:author="admin" w:date="2018-06-18T11:14:00Z">
            <w:rPr>
              <w:i/>
            </w:rPr>
          </w:rPrChange>
        </w:rPr>
        <w:t>.</w:t>
      </w:r>
      <w:r w:rsidRPr="008C3D75">
        <w:rPr>
          <w:lang w:val="sk-SK"/>
          <w:rPrChange w:id="3161" w:author="admin" w:date="2018-06-18T11:14:00Z">
            <w:rPr/>
          </w:rPrChange>
        </w:rPr>
        <w:t xml:space="preserve"> Circulation Research, 1986. 58(2): p. 281-291.</w:t>
      </w:r>
    </w:p>
    <w:p w14:paraId="3731C3BE" w14:textId="3593146B" w:rsidR="00284C6A" w:rsidRPr="008C3D75" w:rsidRDefault="00284C6A" w:rsidP="00284C6A">
      <w:pPr>
        <w:pStyle w:val="EndNoteBibliography"/>
        <w:ind w:left="720" w:hanging="720"/>
        <w:rPr>
          <w:lang w:val="sk-SK"/>
          <w:rPrChange w:id="3162" w:author="admin" w:date="2018-06-18T11:14:00Z">
            <w:rPr/>
          </w:rPrChange>
        </w:rPr>
      </w:pPr>
      <w:r w:rsidRPr="008C3D75">
        <w:rPr>
          <w:lang w:val="sk-SK"/>
          <w:rPrChange w:id="3163" w:author="admin" w:date="2018-06-18T11:14:00Z">
            <w:rPr/>
          </w:rPrChange>
        </w:rPr>
        <w:t>80.</w:t>
      </w:r>
      <w:r w:rsidRPr="008C3D75">
        <w:rPr>
          <w:lang w:val="sk-SK"/>
          <w:rPrChange w:id="3164" w:author="admin" w:date="2018-06-18T11:14:00Z">
            <w:rPr/>
          </w:rPrChange>
        </w:rPr>
        <w:tab/>
        <w:t xml:space="preserve">Kitzman, D.W., et al., </w:t>
      </w:r>
      <w:r w:rsidR="007851DF" w:rsidRPr="008C3D75">
        <w:rPr>
          <w:i/>
          <w:lang w:val="sk-SK"/>
          <w:rPrChange w:id="3165" w:author="admin" w:date="2018-06-18T11:14:00Z">
            <w:rPr>
              <w:i/>
            </w:rPr>
          </w:rPrChange>
        </w:rPr>
        <w:t>exercise intolerance in patients with heart-failure and preserved left-ventricular systolic function - failure of the frank-starling mechanism</w:t>
      </w:r>
      <w:r w:rsidRPr="008C3D75">
        <w:rPr>
          <w:i/>
          <w:lang w:val="sk-SK"/>
          <w:rPrChange w:id="3166" w:author="admin" w:date="2018-06-18T11:14:00Z">
            <w:rPr>
              <w:i/>
            </w:rPr>
          </w:rPrChange>
        </w:rPr>
        <w:t>.</w:t>
      </w:r>
      <w:r w:rsidRPr="008C3D75">
        <w:rPr>
          <w:lang w:val="sk-SK"/>
          <w:rPrChange w:id="3167" w:author="admin" w:date="2018-06-18T11:14:00Z">
            <w:rPr/>
          </w:rPrChange>
        </w:rPr>
        <w:t xml:space="preserve"> Journal of the American College of Cardiology, 1991. 17(5): p. 1065-1072.</w:t>
      </w:r>
    </w:p>
    <w:p w14:paraId="223FDEE4" w14:textId="62100FF4" w:rsidR="00284C6A" w:rsidRPr="008C3D75" w:rsidRDefault="00284C6A" w:rsidP="00284C6A">
      <w:pPr>
        <w:pStyle w:val="EndNoteBibliography"/>
        <w:ind w:left="720" w:hanging="720"/>
        <w:rPr>
          <w:lang w:val="sk-SK"/>
          <w:rPrChange w:id="3168" w:author="admin" w:date="2018-06-18T11:14:00Z">
            <w:rPr/>
          </w:rPrChange>
        </w:rPr>
      </w:pPr>
      <w:r w:rsidRPr="008C3D75">
        <w:rPr>
          <w:lang w:val="sk-SK"/>
          <w:rPrChange w:id="3169" w:author="admin" w:date="2018-06-18T11:14:00Z">
            <w:rPr/>
          </w:rPrChange>
        </w:rPr>
        <w:t>81.</w:t>
      </w:r>
      <w:r w:rsidRPr="008C3D75">
        <w:rPr>
          <w:lang w:val="sk-SK"/>
          <w:rPrChange w:id="3170" w:author="admin" w:date="2018-06-18T11:14:00Z">
            <w:rPr/>
          </w:rPrChange>
        </w:rPr>
        <w:tab/>
        <w:t xml:space="preserve">Rodeheffer, R.J., et al., </w:t>
      </w:r>
      <w:r w:rsidRPr="008C3D75">
        <w:rPr>
          <w:i/>
          <w:lang w:val="sk-SK"/>
          <w:rPrChange w:id="3171" w:author="admin" w:date="2018-06-18T11:14:00Z">
            <w:rPr>
              <w:i/>
            </w:rPr>
          </w:rPrChange>
        </w:rPr>
        <w:t>E</w:t>
      </w:r>
      <w:r w:rsidR="007851DF" w:rsidRPr="008C3D75">
        <w:rPr>
          <w:i/>
          <w:lang w:val="sk-SK"/>
          <w:rPrChange w:id="3172" w:author="admin" w:date="2018-06-18T11:14:00Z">
            <w:rPr>
              <w:i/>
            </w:rPr>
          </w:rPrChange>
        </w:rPr>
        <w:t>xercise cardiac-output is maintained with advancing age in healthy-human subjects - cardiac dilatation and increased stroke volume compensate for a diminished heart-rate.</w:t>
      </w:r>
      <w:r w:rsidRPr="008C3D75">
        <w:rPr>
          <w:lang w:val="sk-SK"/>
          <w:rPrChange w:id="3173" w:author="admin" w:date="2018-06-18T11:14:00Z">
            <w:rPr/>
          </w:rPrChange>
        </w:rPr>
        <w:t xml:space="preserve"> Circulation, 1984. 69(2): p. 203-213.</w:t>
      </w:r>
    </w:p>
    <w:p w14:paraId="45A0EB95" w14:textId="77777777" w:rsidR="00284C6A" w:rsidRPr="008C3D75" w:rsidRDefault="00284C6A" w:rsidP="00284C6A">
      <w:pPr>
        <w:pStyle w:val="EndNoteBibliography"/>
        <w:ind w:left="720" w:hanging="720"/>
        <w:rPr>
          <w:lang w:val="sk-SK"/>
          <w:rPrChange w:id="3174" w:author="admin" w:date="2018-06-18T11:14:00Z">
            <w:rPr/>
          </w:rPrChange>
        </w:rPr>
      </w:pPr>
      <w:r w:rsidRPr="008C3D75">
        <w:rPr>
          <w:lang w:val="sk-SK"/>
          <w:rPrChange w:id="3175" w:author="admin" w:date="2018-06-18T11:14:00Z">
            <w:rPr/>
          </w:rPrChange>
        </w:rPr>
        <w:t>82.</w:t>
      </w:r>
      <w:r w:rsidRPr="008C3D75">
        <w:rPr>
          <w:lang w:val="sk-SK"/>
          <w:rPrChange w:id="3176" w:author="admin" w:date="2018-06-18T11:14:00Z">
            <w:rPr/>
          </w:rPrChange>
        </w:rPr>
        <w:tab/>
        <w:t xml:space="preserve">Haykowsky, M.J., et al., </w:t>
      </w:r>
      <w:r w:rsidRPr="008C3D75">
        <w:rPr>
          <w:i/>
          <w:lang w:val="sk-SK"/>
          <w:rPrChange w:id="3177" w:author="admin" w:date="2018-06-18T11:14:00Z">
            <w:rPr>
              <w:i/>
            </w:rPr>
          </w:rPrChange>
        </w:rPr>
        <w:t>Determinants of Exercise Intolerance in Elderly Heart Failure Patients With Preserved Ejection Fraction.</w:t>
      </w:r>
      <w:r w:rsidRPr="008C3D75">
        <w:rPr>
          <w:lang w:val="sk-SK"/>
          <w:rPrChange w:id="3178" w:author="admin" w:date="2018-06-18T11:14:00Z">
            <w:rPr/>
          </w:rPrChange>
        </w:rPr>
        <w:t xml:space="preserve"> Journal of the American College of Cardiology, 2011. 58(3): p. 265-274.</w:t>
      </w:r>
    </w:p>
    <w:p w14:paraId="700563D2" w14:textId="77777777" w:rsidR="00284C6A" w:rsidRPr="008C3D75" w:rsidRDefault="00284C6A" w:rsidP="00284C6A">
      <w:pPr>
        <w:pStyle w:val="EndNoteBibliography"/>
        <w:ind w:left="720" w:hanging="720"/>
        <w:rPr>
          <w:lang w:val="sk-SK"/>
          <w:rPrChange w:id="3179" w:author="admin" w:date="2018-06-18T11:14:00Z">
            <w:rPr/>
          </w:rPrChange>
        </w:rPr>
      </w:pPr>
      <w:r w:rsidRPr="008C3D75">
        <w:rPr>
          <w:lang w:val="sk-SK"/>
          <w:rPrChange w:id="3180" w:author="admin" w:date="2018-06-18T11:14:00Z">
            <w:rPr/>
          </w:rPrChange>
        </w:rPr>
        <w:t>83.</w:t>
      </w:r>
      <w:r w:rsidRPr="008C3D75">
        <w:rPr>
          <w:lang w:val="sk-SK"/>
          <w:rPrChange w:id="3181" w:author="admin" w:date="2018-06-18T11:14:00Z">
            <w:rPr/>
          </w:rPrChange>
        </w:rPr>
        <w:tab/>
        <w:t xml:space="preserve">Meluzín, et al., </w:t>
      </w:r>
      <w:r w:rsidRPr="008C3D75">
        <w:rPr>
          <w:i/>
          <w:lang w:val="sk-SK"/>
          <w:rPrChange w:id="3182" w:author="admin" w:date="2018-06-18T11:14:00Z">
            <w:rPr>
              <w:i/>
            </w:rPr>
          </w:rPrChange>
        </w:rPr>
        <w:t>The magnitude and course of exercise-induced stroke volume changes determine the exercise tolerance in heart transplant recipients with heart failure and normal ejection fraction</w:t>
      </w:r>
      <w:r w:rsidRPr="008C3D75">
        <w:rPr>
          <w:lang w:val="sk-SK"/>
          <w:rPrChange w:id="3183" w:author="admin" w:date="2018-06-18T11:14:00Z">
            <w:rPr/>
          </w:rPrChange>
        </w:rPr>
        <w:t>. 2014, Experimental and Clinical Cardiology p. 674-687.</w:t>
      </w:r>
    </w:p>
    <w:p w14:paraId="6547E794" w14:textId="0058F6EC" w:rsidR="00BD7167" w:rsidRPr="008C3D75" w:rsidRDefault="00BD7167" w:rsidP="00BD7167">
      <w:pPr>
        <w:pStyle w:val="literatura"/>
        <w:rPr>
          <w:color w:val="000000" w:themeColor="text1"/>
          <w:lang w:val="sk-SK"/>
        </w:rPr>
      </w:pPr>
      <w:r w:rsidRPr="005C2483">
        <w:rPr>
          <w:color w:val="000000" w:themeColor="text1"/>
          <w:lang w:val="sk-SK"/>
        </w:rPr>
        <w:fldChar w:fldCharType="end"/>
      </w:r>
    </w:p>
    <w:p w14:paraId="128BF4A1" w14:textId="77777777" w:rsidR="00BD7167" w:rsidRPr="008C3D75" w:rsidRDefault="00BD7167" w:rsidP="00BD7167">
      <w:pPr>
        <w:overflowPunct/>
        <w:autoSpaceDE/>
        <w:autoSpaceDN/>
        <w:adjustRightInd/>
        <w:spacing w:line="240" w:lineRule="auto"/>
        <w:textAlignment w:val="auto"/>
        <w:rPr>
          <w:color w:val="000000" w:themeColor="text1"/>
          <w:sz w:val="20"/>
        </w:rPr>
      </w:pPr>
      <w:r w:rsidRPr="008C3D75">
        <w:rPr>
          <w:color w:val="000000" w:themeColor="text1"/>
        </w:rPr>
        <w:br w:type="page"/>
      </w:r>
    </w:p>
    <w:p w14:paraId="1E34927E" w14:textId="77777777" w:rsidR="00BD7167" w:rsidRPr="008C3D75" w:rsidRDefault="00BD7167" w:rsidP="00BD7167">
      <w:pPr>
        <w:pStyle w:val="Heading1"/>
        <w:numPr>
          <w:ilvl w:val="0"/>
          <w:numId w:val="0"/>
        </w:numPr>
        <w:ind w:left="432" w:hanging="432"/>
      </w:pPr>
      <w:bookmarkStart w:id="3184" w:name="_Toc510268165"/>
      <w:bookmarkStart w:id="3185" w:name="_Toc516835662"/>
      <w:r w:rsidRPr="008C3D75">
        <w:lastRenderedPageBreak/>
        <w:t>ZOZNAM SYMBOLOV, VELIČÍN A SKRATIEK</w:t>
      </w:r>
      <w:bookmarkEnd w:id="3184"/>
      <w:bookmarkEnd w:id="3185"/>
    </w:p>
    <w:p w14:paraId="61E4A29F" w14:textId="77777777" w:rsidR="00BD7167" w:rsidRPr="008C3D75" w:rsidRDefault="00BD7167" w:rsidP="00BD7167">
      <w:r w:rsidRPr="008C3D75">
        <w:t xml:space="preserve">CO </w:t>
      </w:r>
      <w:r w:rsidRPr="008C3D75">
        <w:tab/>
      </w:r>
      <w:r w:rsidRPr="008C3D75">
        <w:tab/>
      </w:r>
      <w:r w:rsidRPr="008C3D75">
        <w:tab/>
        <w:t>minútový objem</w:t>
      </w:r>
    </w:p>
    <w:p w14:paraId="1B3F861B" w14:textId="77777777" w:rsidR="00BD7167" w:rsidRPr="008C3D75" w:rsidRDefault="00BD7167" w:rsidP="00BD7167">
      <w:r w:rsidRPr="008C3D75">
        <w:t>SV</w:t>
      </w:r>
      <w:r w:rsidRPr="008C3D75">
        <w:tab/>
      </w:r>
      <w:r w:rsidRPr="008C3D75">
        <w:tab/>
      </w:r>
      <w:r w:rsidRPr="008C3D75">
        <w:tab/>
        <w:t>tepový objem</w:t>
      </w:r>
    </w:p>
    <w:p w14:paraId="6F087333" w14:textId="77777777" w:rsidR="00BD7167" w:rsidRPr="008C3D75" w:rsidRDefault="00BD7167" w:rsidP="00BD7167">
      <w:r w:rsidRPr="008C3D75">
        <w:t>LVET</w:t>
      </w:r>
      <w:r w:rsidRPr="008C3D75">
        <w:tab/>
      </w:r>
      <w:r w:rsidRPr="008C3D75">
        <w:tab/>
      </w:r>
      <w:r w:rsidRPr="008C3D75">
        <w:tab/>
        <w:t>doba výdaja ľavej komory</w:t>
      </w:r>
    </w:p>
    <w:p w14:paraId="323870FA" w14:textId="17E9327F" w:rsidR="00BD7167" w:rsidRPr="008C3D75" w:rsidRDefault="00BD7167" w:rsidP="00BD7167">
      <w:r w:rsidRPr="008C3D75">
        <w:t>HR</w:t>
      </w:r>
      <w:r w:rsidRPr="008C3D75">
        <w:tab/>
      </w:r>
      <w:r w:rsidRPr="008C3D75">
        <w:tab/>
      </w:r>
      <w:r w:rsidRPr="008C3D75">
        <w:tab/>
      </w:r>
      <w:r w:rsidR="009076DD" w:rsidRPr="008C3D75">
        <w:t>srdcov</w:t>
      </w:r>
      <w:r w:rsidRPr="008C3D75">
        <w:t>á frekvencia</w:t>
      </w:r>
    </w:p>
    <w:p w14:paraId="3A52EDA1" w14:textId="75F4FEB9" w:rsidR="00BD7167" w:rsidRPr="008C3D75" w:rsidRDefault="00BD7167" w:rsidP="00BD7167">
      <w:r w:rsidRPr="008C3D75">
        <w:t>EKG</w:t>
      </w:r>
      <w:r w:rsidRPr="008C3D75">
        <w:tab/>
      </w:r>
      <w:r w:rsidRPr="008C3D75">
        <w:tab/>
      </w:r>
      <w:r w:rsidRPr="008C3D75">
        <w:tab/>
      </w:r>
      <w:del w:id="3186" w:author="admin" w:date="2018-06-18T12:40:00Z">
        <w:r w:rsidRPr="008C3D75" w:rsidDel="00716656">
          <w:delText>elektrokardiogra</w:delText>
        </w:r>
      </w:del>
      <w:ins w:id="3187" w:author="admin" w:date="2018-06-18T12:40:00Z">
        <w:r w:rsidR="00716656" w:rsidRPr="008C3D75">
          <w:t>elektrokardiogram</w:t>
        </w:r>
      </w:ins>
    </w:p>
    <w:p w14:paraId="1A7305EB" w14:textId="77777777" w:rsidR="00BD7167" w:rsidRPr="008C3D75" w:rsidRDefault="00BD7167" w:rsidP="00BD7167">
      <w:r w:rsidRPr="008C3D75">
        <w:t>BP</w:t>
      </w:r>
      <w:r w:rsidRPr="008C3D75">
        <w:tab/>
      </w:r>
      <w:r w:rsidRPr="008C3D75">
        <w:tab/>
      </w:r>
      <w:r w:rsidRPr="008C3D75">
        <w:tab/>
        <w:t>arteriálny krvný tlak</w:t>
      </w:r>
    </w:p>
    <w:p w14:paraId="49B6C656" w14:textId="77777777" w:rsidR="00BD7167" w:rsidRPr="008C3D75" w:rsidRDefault="00BD7167" w:rsidP="00BD7167">
      <w:r w:rsidRPr="008C3D75">
        <w:t>PP</w:t>
      </w:r>
      <w:r w:rsidRPr="008C3D75">
        <w:tab/>
      </w:r>
      <w:r w:rsidRPr="008C3D75">
        <w:tab/>
      </w:r>
      <w:r w:rsidRPr="008C3D75">
        <w:tab/>
        <w:t>arteriálny pulzný tlak</w:t>
      </w:r>
    </w:p>
    <w:p w14:paraId="03E3B367" w14:textId="77777777" w:rsidR="00BD7167" w:rsidRPr="008C3D75" w:rsidRDefault="00BD7167" w:rsidP="00BD7167">
      <w:r w:rsidRPr="008C3D75">
        <w:t>MBP</w:t>
      </w:r>
      <w:r w:rsidRPr="008C3D75">
        <w:tab/>
      </w:r>
      <w:r w:rsidRPr="008C3D75">
        <w:tab/>
      </w:r>
      <w:r w:rsidRPr="008C3D75">
        <w:tab/>
        <w:t>stredný arteriálny krvný tlak</w:t>
      </w:r>
    </w:p>
    <w:p w14:paraId="516627F2" w14:textId="77777777" w:rsidR="00BD7167" w:rsidRPr="008C3D75" w:rsidRDefault="00BD7167" w:rsidP="00BD7167">
      <w:r w:rsidRPr="008C3D75">
        <w:t>SBP</w:t>
      </w:r>
      <w:r w:rsidRPr="008C3D75">
        <w:tab/>
      </w:r>
      <w:r w:rsidRPr="008C3D75">
        <w:tab/>
      </w:r>
      <w:r w:rsidRPr="008C3D75">
        <w:tab/>
        <w:t>systolický arteriálny krvný tlak</w:t>
      </w:r>
    </w:p>
    <w:p w14:paraId="57174B3A" w14:textId="77777777" w:rsidR="00BD7167" w:rsidRPr="008C3D75" w:rsidRDefault="00BD7167" w:rsidP="00BD7167">
      <w:r w:rsidRPr="008C3D75">
        <w:t>DBP</w:t>
      </w:r>
      <w:r w:rsidRPr="008C3D75">
        <w:tab/>
      </w:r>
      <w:r w:rsidRPr="008C3D75">
        <w:tab/>
      </w:r>
      <w:r w:rsidRPr="008C3D75">
        <w:tab/>
        <w:t>diastolický arteriálny krvný tlak</w:t>
      </w:r>
    </w:p>
    <w:p w14:paraId="33ADC185" w14:textId="77777777" w:rsidR="00BD7167" w:rsidRPr="008C3D75" w:rsidRDefault="00BD7167" w:rsidP="00BD7167">
      <w:r w:rsidRPr="008C3D75">
        <w:t>Z</w:t>
      </w:r>
      <w:r w:rsidRPr="008C3D75">
        <w:tab/>
      </w:r>
      <w:r w:rsidRPr="008C3D75">
        <w:tab/>
      </w:r>
      <w:r w:rsidRPr="008C3D75">
        <w:tab/>
        <w:t>impedancia</w:t>
      </w:r>
    </w:p>
    <w:p w14:paraId="2BE5CFCD" w14:textId="77777777" w:rsidR="00BD7167" w:rsidRPr="008C3D75" w:rsidRDefault="00BD7167" w:rsidP="00BD7167">
      <w:pPr>
        <w:rPr>
          <w:color w:val="000000" w:themeColor="text1"/>
        </w:rPr>
      </w:pPr>
      <m:oMath>
        <m:r>
          <w:rPr>
            <w:rFonts w:ascii="Cambria Math" w:hAnsi="Cambria Math"/>
          </w:rPr>
          <m:t>-</m:t>
        </m:r>
        <m:r>
          <w:rPr>
            <w:rFonts w:ascii="Cambria Math" w:hAnsi="Cambria Math"/>
            <w:rPrChange w:id="3188" w:author="admin" w:date="2018-06-18T11:14:00Z">
              <w:rPr>
                <w:rFonts w:ascii="Cambria Math" w:hAnsi="Cambria Math"/>
              </w:rPr>
            </w:rPrChange>
          </w:rPr>
          <m:t>dZ/dt</m:t>
        </m:r>
      </m:oMath>
      <w:r w:rsidRPr="008C3D75">
        <w:rPr>
          <w:color w:val="000000" w:themeColor="text1"/>
        </w:rPr>
        <w:t xml:space="preserve"> </w:t>
      </w:r>
      <w:r w:rsidRPr="008C3D75">
        <w:rPr>
          <w:color w:val="000000" w:themeColor="text1"/>
        </w:rPr>
        <w:tab/>
      </w:r>
      <w:r w:rsidRPr="008C3D75">
        <w:rPr>
          <w:color w:val="000000" w:themeColor="text1"/>
        </w:rPr>
        <w:tab/>
        <w:t>derivovaná hrudníková impedancia násobená konštantou -1</w:t>
      </w:r>
    </w:p>
    <w:p w14:paraId="2A61C610" w14:textId="77777777" w:rsidR="00BD7167" w:rsidRPr="00716656" w:rsidRDefault="00BD7167" w:rsidP="00BD7167">
      <w:pPr>
        <w:rPr>
          <w:color w:val="000000" w:themeColor="text1"/>
        </w:rPr>
      </w:pPr>
      <m:oMath>
        <m:r>
          <w:rPr>
            <w:rFonts w:ascii="Cambria Math" w:hAnsi="Cambria Math"/>
          </w:rPr>
          <m:t>-</m:t>
        </m:r>
        <m:r>
          <w:rPr>
            <w:rFonts w:ascii="Cambria Math" w:hAnsi="Cambria Math"/>
            <w:rPrChange w:id="3189" w:author="admin" w:date="2018-06-18T11:14:00Z">
              <w:rPr>
                <w:rFonts w:ascii="Cambria Math" w:hAnsi="Cambria Math"/>
              </w:rPr>
            </w:rPrChange>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8C3D75">
        <w:rPr>
          <w:color w:val="000000" w:themeColor="text1"/>
        </w:rPr>
        <w:t xml:space="preserve"> </w:t>
      </w:r>
      <w:r w:rsidRPr="008C3D75">
        <w:rPr>
          <w:color w:val="000000" w:themeColor="text1"/>
        </w:rPr>
        <w:tab/>
      </w:r>
      <w:r w:rsidR="00A37FEB" w:rsidRPr="008C3D75">
        <w:rPr>
          <w:color w:val="000000" w:themeColor="text1"/>
        </w:rPr>
        <w:tab/>
      </w:r>
      <w:r w:rsidRPr="00716656">
        <w:rPr>
          <w:color w:val="000000" w:themeColor="text1"/>
        </w:rPr>
        <w:t>maximum zápornej derivovanej hrudníkovej impedancie</w:t>
      </w:r>
    </w:p>
    <w:p w14:paraId="03F81E72" w14:textId="693617CB" w:rsidR="00BD7167" w:rsidRPr="008C3D75" w:rsidRDefault="00BD7167" w:rsidP="00BD7167">
      <w:r w:rsidRPr="008C3D75">
        <w:t>S1</w:t>
      </w:r>
      <w:r w:rsidRPr="008C3D75">
        <w:tab/>
      </w:r>
      <w:r w:rsidRPr="008C3D75">
        <w:tab/>
      </w:r>
      <w:r w:rsidRPr="008C3D75">
        <w:tab/>
        <w:t xml:space="preserve">1. </w:t>
      </w:r>
      <w:r w:rsidR="009076DD" w:rsidRPr="008C3D75">
        <w:t>srdcov</w:t>
      </w:r>
      <w:r w:rsidRPr="008C3D75">
        <w:t>ý zvuk</w:t>
      </w:r>
    </w:p>
    <w:p w14:paraId="60B4AB97" w14:textId="1C8629E5" w:rsidR="00BD7167" w:rsidRPr="008C3D75" w:rsidRDefault="00BD7167" w:rsidP="00BD7167">
      <w:r w:rsidRPr="008C3D75">
        <w:t>S2</w:t>
      </w:r>
      <w:r w:rsidRPr="008C3D75">
        <w:tab/>
      </w:r>
      <w:r w:rsidRPr="008C3D75">
        <w:tab/>
      </w:r>
      <w:r w:rsidRPr="008C3D75">
        <w:tab/>
        <w:t xml:space="preserve">2. </w:t>
      </w:r>
      <w:r w:rsidR="009076DD" w:rsidRPr="008C3D75">
        <w:t>srdcov</w:t>
      </w:r>
      <w:r w:rsidRPr="008C3D75">
        <w:t>ý zvuk</w:t>
      </w:r>
    </w:p>
    <w:p w14:paraId="0E27B832" w14:textId="016D9444" w:rsidR="00A37FEB" w:rsidRPr="008C3D75" w:rsidRDefault="00A37FEB" w:rsidP="00BD7167">
      <w:r w:rsidRPr="008C3D75">
        <w:t>S1S2</w:t>
      </w:r>
      <w:r w:rsidRPr="008C3D75">
        <w:tab/>
      </w:r>
      <w:r w:rsidRPr="008C3D75">
        <w:tab/>
      </w:r>
      <w:r w:rsidRPr="008C3D75">
        <w:tab/>
        <w:t xml:space="preserve">Interval medzi prvý a druhým </w:t>
      </w:r>
      <w:r w:rsidR="009076DD" w:rsidRPr="008C3D75">
        <w:t>srdcov</w:t>
      </w:r>
      <w:r w:rsidRPr="008C3D75">
        <w:t>ým zvukom</w:t>
      </w:r>
    </w:p>
    <w:p w14:paraId="24D1FEB4" w14:textId="77777777" w:rsidR="00BD7167" w:rsidRPr="008C3D75" w:rsidRDefault="00BD7167" w:rsidP="00BD7167">
      <w:r w:rsidRPr="008C3D75">
        <w:t>r</w:t>
      </w:r>
      <w:r w:rsidRPr="008C3D75">
        <w:tab/>
      </w:r>
      <w:r w:rsidRPr="008C3D75">
        <w:tab/>
      </w:r>
      <w:r w:rsidRPr="008C3D75">
        <w:tab/>
        <w:t>Pearsonov korelačný koeficient</w:t>
      </w:r>
    </w:p>
    <w:p w14:paraId="2724FD22" w14:textId="77777777" w:rsidR="00BD7167" w:rsidRPr="008C3D75" w:rsidRDefault="00BD7167" w:rsidP="00BD7167">
      <w:r w:rsidRPr="008C3D75">
        <w:t>Ω</w:t>
      </w:r>
      <w:r w:rsidRPr="008C3D75">
        <w:tab/>
      </w:r>
      <w:r w:rsidRPr="008C3D75">
        <w:tab/>
      </w:r>
      <w:r w:rsidRPr="008C3D75">
        <w:tab/>
        <w:t>ohm</w:t>
      </w:r>
    </w:p>
    <w:p w14:paraId="510FCE9A" w14:textId="77777777" w:rsidR="00BD7167" w:rsidRPr="008C3D75" w:rsidRDefault="00BD7167" w:rsidP="00BD7167">
      <w:r w:rsidRPr="008C3D75">
        <w:t>s</w:t>
      </w:r>
      <w:r w:rsidRPr="008C3D75">
        <w:tab/>
      </w:r>
      <w:r w:rsidRPr="008C3D75">
        <w:tab/>
      </w:r>
      <w:r w:rsidRPr="008C3D75">
        <w:tab/>
        <w:t>sekunda</w:t>
      </w:r>
    </w:p>
    <w:p w14:paraId="6675CE33" w14:textId="77777777" w:rsidR="00BD7167" w:rsidRPr="008C3D75" w:rsidRDefault="00BD7167" w:rsidP="00BD7167">
      <w:r w:rsidRPr="008C3D75">
        <w:t>RR</w:t>
      </w:r>
      <w:r w:rsidRPr="008C3D75">
        <w:tab/>
      </w:r>
      <w:r w:rsidRPr="008C3D75">
        <w:tab/>
      </w:r>
      <w:r w:rsidRPr="008C3D75">
        <w:tab/>
        <w:t>R-R interval, dĺžka intervalu medzi dvoma R vlnami</w:t>
      </w:r>
    </w:p>
    <w:p w14:paraId="507455B7" w14:textId="77777777" w:rsidR="00BD7167" w:rsidRPr="008C3D75" w:rsidRDefault="00BD7167" w:rsidP="00BD7167"/>
    <w:p w14:paraId="1A09297F" w14:textId="77777777" w:rsidR="00BD7167" w:rsidRPr="008C3D75" w:rsidRDefault="00BD7167" w:rsidP="00BD7167"/>
    <w:p w14:paraId="6C89A2B5" w14:textId="77777777" w:rsidR="00337173" w:rsidRPr="008C3D75" w:rsidRDefault="00337173"/>
    <w:sectPr w:rsidR="00337173" w:rsidRPr="008C3D75" w:rsidSect="00BD7167">
      <w:headerReference w:type="default" r:id="rId60"/>
      <w:footerReference w:type="default" r:id="rId61"/>
      <w:headerReference w:type="first" r:id="rId62"/>
      <w:footerReference w:type="first" r:id="rId63"/>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B029DC" w14:textId="77777777" w:rsidR="00292E5D" w:rsidRDefault="00292E5D" w:rsidP="009076DD">
      <w:pPr>
        <w:spacing w:line="240" w:lineRule="auto"/>
      </w:pPr>
      <w:r>
        <w:separator/>
      </w:r>
    </w:p>
  </w:endnote>
  <w:endnote w:type="continuationSeparator" w:id="0">
    <w:p w14:paraId="45E33A1A" w14:textId="77777777" w:rsidR="00292E5D" w:rsidRDefault="00292E5D" w:rsidP="009076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6663627"/>
      <w:docPartObj>
        <w:docPartGallery w:val="Page Numbers (Bottom of Page)"/>
        <w:docPartUnique/>
      </w:docPartObj>
    </w:sdtPr>
    <w:sdtEndPr/>
    <w:sdtContent>
      <w:p w14:paraId="257087EA" w14:textId="77777777" w:rsidR="004453DF" w:rsidRDefault="004453DF" w:rsidP="00BD7167">
        <w:pPr>
          <w:spacing w:before="360"/>
          <w:jc w:val="center"/>
        </w:pPr>
        <w:r>
          <w:fldChar w:fldCharType="begin"/>
        </w:r>
        <w:r>
          <w:instrText xml:space="preserve"> PAGE   \* MERGEFORMAT </w:instrText>
        </w:r>
        <w:r>
          <w:fldChar w:fldCharType="separate"/>
        </w:r>
        <w:r>
          <w:rPr>
            <w:noProof/>
          </w:rPr>
          <w:t>2</w:t>
        </w:r>
        <w:r>
          <w:rPr>
            <w:noProof/>
          </w:rPr>
          <w:fldChar w:fldCharType="end"/>
        </w:r>
        <w:sdt>
          <w:sdtPr>
            <w:id w:val="-361442602"/>
            <w:docPartObj>
              <w:docPartGallery w:val="Page Numbers (Bottom of Page)"/>
              <w:docPartUnique/>
            </w:docPartObj>
          </w:sdtPr>
          <w:sdtEndPr/>
          <w:sdtContent>
            <w:r>
              <w:rPr>
                <w:noProof/>
                <w:lang w:val="en-US" w:eastAsia="en-US"/>
              </w:rPr>
              <mc:AlternateContent>
                <mc:Choice Requires="wps">
                  <w:drawing>
                    <wp:anchor distT="4294967293" distB="4294967293" distL="114300" distR="114300" simplePos="0" relativeHeight="251660288" behindDoc="0" locked="0" layoutInCell="1" allowOverlap="1" wp14:anchorId="32B70053" wp14:editId="319450D0">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6C7BA" id="Line 25" o:spid="_x0000_s1026" style="position:absolute;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203266"/>
      <w:docPartObj>
        <w:docPartGallery w:val="Page Numbers (Bottom of Page)"/>
        <w:docPartUnique/>
      </w:docPartObj>
    </w:sdtPr>
    <w:sdtEndPr/>
    <w:sdtContent>
      <w:p w14:paraId="1B677F3F" w14:textId="77777777" w:rsidR="004453DF" w:rsidRDefault="00292E5D" w:rsidP="00BD7167">
        <w:pPr>
          <w:spacing w:before="360"/>
          <w:jc w:val="center"/>
        </w:pPr>
        <w:sdt>
          <w:sdtPr>
            <w:id w:val="1915817946"/>
            <w:docPartObj>
              <w:docPartGallery w:val="Page Numbers (Bottom of Page)"/>
              <w:docPartUnique/>
            </w:docPartObj>
          </w:sdtPr>
          <w:sdtEndPr/>
          <w:sdtContent>
            <w:r w:rsidR="004453DF">
              <w:rPr>
                <w:noProof/>
                <w:lang w:val="en-US" w:eastAsia="en-US"/>
              </w:rPr>
              <mc:AlternateContent>
                <mc:Choice Requires="wps">
                  <w:drawing>
                    <wp:anchor distT="4294967293" distB="4294967293" distL="114300" distR="114300" simplePos="0" relativeHeight="251661312" behindDoc="0" locked="0" layoutInCell="1" allowOverlap="1" wp14:anchorId="385BA003" wp14:editId="2E1677A5">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BD9F6" id="Line 25" o:spid="_x0000_s1026" style="position:absolute;z-index:251661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5873855"/>
      <w:docPartObj>
        <w:docPartGallery w:val="Page Numbers (Bottom of Page)"/>
        <w:docPartUnique/>
      </w:docPartObj>
    </w:sdtPr>
    <w:sdtEndPr/>
    <w:sdtContent>
      <w:p w14:paraId="36435806" w14:textId="1125C183" w:rsidR="004453DF" w:rsidRDefault="004453DF" w:rsidP="00BD7167">
        <w:pPr>
          <w:spacing w:before="360"/>
          <w:jc w:val="center"/>
        </w:pPr>
        <w:r>
          <w:fldChar w:fldCharType="begin"/>
        </w:r>
        <w:r>
          <w:instrText xml:space="preserve"> PAGE   \* MERGEFORMAT </w:instrText>
        </w:r>
        <w:r>
          <w:fldChar w:fldCharType="separate"/>
        </w:r>
        <w:r w:rsidR="005C2483">
          <w:rPr>
            <w:noProof/>
          </w:rPr>
          <w:t>IV</w:t>
        </w:r>
        <w:r>
          <w:rPr>
            <w:noProof/>
          </w:rPr>
          <w:fldChar w:fldCharType="end"/>
        </w:r>
        <w:sdt>
          <w:sdtPr>
            <w:id w:val="-1918691522"/>
            <w:docPartObj>
              <w:docPartGallery w:val="Page Numbers (Bottom of Page)"/>
              <w:docPartUnique/>
            </w:docPartObj>
          </w:sdtPr>
          <w:sdtEndPr/>
          <w:sdtContent>
            <w:r>
              <w:rPr>
                <w:noProof/>
                <w:lang w:val="en-US" w:eastAsia="en-US"/>
              </w:rPr>
              <mc:AlternateContent>
                <mc:Choice Requires="wps">
                  <w:drawing>
                    <wp:anchor distT="4294967293" distB="4294967293" distL="114300" distR="114300" simplePos="0" relativeHeight="251664384" behindDoc="0" locked="0" layoutInCell="1" allowOverlap="1" wp14:anchorId="0982193F" wp14:editId="5F0F4CC4">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28F4C" id="Line 25" o:spid="_x0000_s1026" style="position:absolute;z-index:2516643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1544411"/>
      <w:docPartObj>
        <w:docPartGallery w:val="Page Numbers (Bottom of Page)"/>
        <w:docPartUnique/>
      </w:docPartObj>
    </w:sdtPr>
    <w:sdtEndPr/>
    <w:sdtContent>
      <w:p w14:paraId="733099C6" w14:textId="56582281" w:rsidR="004453DF" w:rsidRDefault="004453DF" w:rsidP="00BD7167">
        <w:pPr>
          <w:spacing w:before="360"/>
          <w:jc w:val="center"/>
        </w:pPr>
        <w:r>
          <w:fldChar w:fldCharType="begin"/>
        </w:r>
        <w:r>
          <w:instrText xml:space="preserve"> PAGE   \* MERGEFORMAT </w:instrText>
        </w:r>
        <w:r>
          <w:fldChar w:fldCharType="separate"/>
        </w:r>
        <w:r w:rsidR="005C2483">
          <w:rPr>
            <w:noProof/>
          </w:rPr>
          <w:t>I</w:t>
        </w:r>
        <w:r>
          <w:rPr>
            <w:noProof/>
          </w:rPr>
          <w:fldChar w:fldCharType="end"/>
        </w:r>
        <w:sdt>
          <w:sdtPr>
            <w:id w:val="184178958"/>
            <w:docPartObj>
              <w:docPartGallery w:val="Page Numbers (Bottom of Page)"/>
              <w:docPartUnique/>
            </w:docPartObj>
          </w:sdtPr>
          <w:sdtEndPr/>
          <w:sdtContent>
            <w:r>
              <w:rPr>
                <w:noProof/>
                <w:lang w:val="en-US" w:eastAsia="en-US"/>
              </w:rPr>
              <mc:AlternateContent>
                <mc:Choice Requires="wps">
                  <w:drawing>
                    <wp:anchor distT="4294967293" distB="4294967293" distL="114300" distR="114300" simplePos="0" relativeHeight="251665408" behindDoc="0" locked="0" layoutInCell="1" allowOverlap="1" wp14:anchorId="102626F0" wp14:editId="22B07332">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864FD" id="Line 25" o:spid="_x0000_s1026" style="position:absolute;z-index:2516654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864788"/>
      <w:docPartObj>
        <w:docPartGallery w:val="Page Numbers (Bottom of Page)"/>
        <w:docPartUnique/>
      </w:docPartObj>
    </w:sdtPr>
    <w:sdtEndPr/>
    <w:sdtContent>
      <w:p w14:paraId="67FC9A10" w14:textId="05FF5E77" w:rsidR="004453DF" w:rsidRDefault="004453DF" w:rsidP="00BD7167">
        <w:pPr>
          <w:spacing w:before="360"/>
          <w:jc w:val="center"/>
        </w:pPr>
        <w:r>
          <w:fldChar w:fldCharType="begin"/>
        </w:r>
        <w:r>
          <w:instrText xml:space="preserve"> PAGE   \* MERGEFORMAT </w:instrText>
        </w:r>
        <w:r>
          <w:fldChar w:fldCharType="separate"/>
        </w:r>
        <w:r w:rsidR="005C2483">
          <w:rPr>
            <w:noProof/>
          </w:rPr>
          <w:t>94</w:t>
        </w:r>
        <w:r>
          <w:rPr>
            <w:noProof/>
          </w:rPr>
          <w:fldChar w:fldCharType="end"/>
        </w:r>
        <w:r w:rsidRPr="00E072E3">
          <w:t xml:space="preserve"> </w:t>
        </w:r>
        <w:sdt>
          <w:sdtPr>
            <w:id w:val="-1108657247"/>
            <w:docPartObj>
              <w:docPartGallery w:val="Page Numbers (Bottom of Page)"/>
              <w:docPartUnique/>
            </w:docPartObj>
          </w:sdtPr>
          <w:sdtEndPr/>
          <w:sdtContent>
            <w:r>
              <w:rPr>
                <w:noProof/>
                <w:lang w:val="en-US" w:eastAsia="en-US"/>
              </w:rPr>
              <mc:AlternateContent>
                <mc:Choice Requires="wps">
                  <w:drawing>
                    <wp:anchor distT="4294967294" distB="4294967294" distL="114300" distR="114300" simplePos="0" relativeHeight="251654144" behindDoc="0" locked="0" layoutInCell="1" allowOverlap="1" wp14:anchorId="5D3F881E" wp14:editId="6955CD8C">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38DDE" id="Line 25" o:spid="_x0000_s1026" style="position:absolute;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0367696"/>
      <w:docPartObj>
        <w:docPartGallery w:val="Page Numbers (Bottom of Page)"/>
        <w:docPartUnique/>
      </w:docPartObj>
    </w:sdtPr>
    <w:sdtEndPr/>
    <w:sdtContent>
      <w:p w14:paraId="12942275" w14:textId="07961B6E" w:rsidR="004453DF" w:rsidRDefault="004453DF" w:rsidP="00BD7167">
        <w:pPr>
          <w:spacing w:before="360"/>
          <w:jc w:val="center"/>
        </w:pPr>
        <w:r>
          <w:fldChar w:fldCharType="begin"/>
        </w:r>
        <w:r>
          <w:instrText xml:space="preserve"> PAGE   \* MERGEFORMAT </w:instrText>
        </w:r>
        <w:r>
          <w:fldChar w:fldCharType="separate"/>
        </w:r>
        <w:r w:rsidR="005C2483">
          <w:rPr>
            <w:noProof/>
          </w:rPr>
          <w:t>34</w:t>
        </w:r>
        <w:r>
          <w:rPr>
            <w:noProof/>
          </w:rPr>
          <w:fldChar w:fldCharType="end"/>
        </w:r>
        <w:sdt>
          <w:sdtPr>
            <w:id w:val="781450977"/>
            <w:docPartObj>
              <w:docPartGallery w:val="Page Numbers (Bottom of Page)"/>
              <w:docPartUnique/>
            </w:docPartObj>
          </w:sdtPr>
          <w:sdtEndPr/>
          <w:sdtContent>
            <w:r>
              <w:rPr>
                <w:noProof/>
                <w:lang w:val="en-US" w:eastAsia="en-US"/>
              </w:rPr>
              <mc:AlternateContent>
                <mc:Choice Requires="wps">
                  <w:drawing>
                    <wp:anchor distT="4294967294" distB="4294967294" distL="114300" distR="114300" simplePos="0" relativeHeight="251656192" behindDoc="0" locked="0" layoutInCell="1" allowOverlap="1" wp14:anchorId="4F2E39F7" wp14:editId="3B729019">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D5865" id="Line 25" o:spid="_x0000_s1026" style="position:absolute;z-index:251656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1360848"/>
      <w:docPartObj>
        <w:docPartGallery w:val="Page Numbers (Bottom of Page)"/>
        <w:docPartUnique/>
      </w:docPartObj>
    </w:sdtPr>
    <w:sdtEndPr/>
    <w:sdtContent>
      <w:p w14:paraId="723C98B9" w14:textId="2042A10A" w:rsidR="004453DF" w:rsidRDefault="004453DF" w:rsidP="00BD7167">
        <w:pPr>
          <w:spacing w:before="360"/>
          <w:jc w:val="center"/>
        </w:pPr>
        <w:r>
          <w:rPr>
            <w:noProof/>
            <w:lang w:val="en-US" w:eastAsia="en-US"/>
          </w:rPr>
          <mc:AlternateContent>
            <mc:Choice Requires="wps">
              <w:drawing>
                <wp:anchor distT="4294967294" distB="4294967294" distL="114300" distR="114300" simplePos="0" relativeHeight="251657216" behindDoc="0" locked="0" layoutInCell="1" allowOverlap="1" wp14:anchorId="48939ACE" wp14:editId="61A6BCF5">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24CFE1" id="Line 19" o:spid="_x0000_s1026" style="position:absolute;z-index:251657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5C2483">
          <w:rPr>
            <w:noProof/>
          </w:rPr>
          <w:t>103</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035ED" w14:textId="37701032" w:rsidR="004453DF" w:rsidRDefault="004453DF">
    <w:pPr>
      <w:spacing w:before="360"/>
      <w:jc w:val="center"/>
    </w:pPr>
    <w:r>
      <w:rPr>
        <w:noProof/>
        <w:lang w:val="en-US" w:eastAsia="en-US"/>
      </w:rPr>
      <mc:AlternateContent>
        <mc:Choice Requires="wps">
          <w:drawing>
            <wp:anchor distT="4294967294" distB="4294967294" distL="114300" distR="114300" simplePos="0" relativeHeight="251653120" behindDoc="0" locked="0" layoutInCell="1" allowOverlap="1" wp14:anchorId="61192A74" wp14:editId="1D7E86F9">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50A87" id="Line 4" o:spid="_x0000_s1026" style="position:absolute;z-index:2516531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5C2483">
      <w:rPr>
        <w:noProof/>
      </w:rPr>
      <w:t>95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803B75" w14:textId="77777777" w:rsidR="00292E5D" w:rsidRDefault="00292E5D" w:rsidP="009076DD">
      <w:pPr>
        <w:spacing w:line="240" w:lineRule="auto"/>
      </w:pPr>
      <w:r>
        <w:separator/>
      </w:r>
    </w:p>
  </w:footnote>
  <w:footnote w:type="continuationSeparator" w:id="0">
    <w:p w14:paraId="131D756D" w14:textId="77777777" w:rsidR="00292E5D" w:rsidRDefault="00292E5D" w:rsidP="009076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47A0F" w14:textId="77777777" w:rsidR="004453DF" w:rsidRPr="00887EC3" w:rsidRDefault="004453DF" w:rsidP="00BD7167">
    <w:pPr>
      <w:rPr>
        <w:rFonts w:ascii="Arial" w:hAnsi="Arial" w:cs="Arial"/>
        <w:b/>
        <w:bCs/>
      </w:rPr>
    </w:pPr>
    <w:r>
      <w:rPr>
        <w:noProof/>
        <w:lang w:val="en-US" w:eastAsia="en-US"/>
      </w:rPr>
      <mc:AlternateContent>
        <mc:Choice Requires="wps">
          <w:drawing>
            <wp:anchor distT="4294967293" distB="4294967293" distL="114300" distR="114300" simplePos="0" relativeHeight="251658240" behindDoc="0" locked="0" layoutInCell="1" allowOverlap="1" wp14:anchorId="717AA31A" wp14:editId="08D01B6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5DE53" id="Line 22" o:spid="_x0000_s1026" style="position:absolute;z-index:2516582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0B2B6898" w14:textId="77777777" w:rsidR="004453DF" w:rsidRDefault="004453DF" w:rsidP="00BD7167">
    <w:pPr>
      <w:pStyle w:val="Header"/>
      <w:ind w:firstLine="2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362D4" w14:textId="77777777" w:rsidR="004453DF" w:rsidRPr="00887EC3" w:rsidRDefault="004453DF" w:rsidP="00BD7167">
    <w:pPr>
      <w:rPr>
        <w:rFonts w:ascii="Arial" w:hAnsi="Arial" w:cs="Arial"/>
        <w:b/>
        <w:bCs/>
      </w:rPr>
    </w:pPr>
    <w:r>
      <w:rPr>
        <w:noProof/>
        <w:lang w:val="en-US" w:eastAsia="en-US"/>
      </w:rPr>
      <mc:AlternateContent>
        <mc:Choice Requires="wps">
          <w:drawing>
            <wp:anchor distT="4294967293" distB="4294967293" distL="114300" distR="114300" simplePos="0" relativeHeight="251659264" behindDoc="0" locked="0" layoutInCell="1" allowOverlap="1" wp14:anchorId="21ECFB2E" wp14:editId="1B6CCF5B">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E776A" id="Line 23"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1F4337E2" w14:textId="77777777" w:rsidR="004453DF" w:rsidRDefault="004453DF" w:rsidP="00BD7167">
    <w:pPr>
      <w:pStyle w:val="Header"/>
      <w:ind w:firstLine="28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AE6B1" w14:textId="77777777" w:rsidR="004453DF" w:rsidRPr="00887EC3" w:rsidRDefault="004453DF" w:rsidP="00BD7167">
    <w:pPr>
      <w:rPr>
        <w:rFonts w:ascii="Arial" w:hAnsi="Arial" w:cs="Arial"/>
        <w:b/>
        <w:bCs/>
      </w:rPr>
    </w:pPr>
    <w:r>
      <w:rPr>
        <w:noProof/>
        <w:lang w:val="en-US" w:eastAsia="en-US"/>
      </w:rPr>
      <mc:AlternateContent>
        <mc:Choice Requires="wps">
          <w:drawing>
            <wp:anchor distT="4294967293" distB="4294967293" distL="114300" distR="114300" simplePos="0" relativeHeight="251662336" behindDoc="0" locked="0" layoutInCell="1" allowOverlap="1" wp14:anchorId="2EF8C5A4" wp14:editId="18C2F01C">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75371" id="Line 22" o:spid="_x0000_s1026" style="position:absolute;z-index:251662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3F01061E" w14:textId="77777777" w:rsidR="004453DF" w:rsidRDefault="004453DF" w:rsidP="00BD7167">
    <w:pPr>
      <w:pStyle w:val="Header"/>
      <w:ind w:firstLine="28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0BC5E" w14:textId="77777777" w:rsidR="004453DF" w:rsidRPr="00887EC3" w:rsidRDefault="004453DF" w:rsidP="00BD7167">
    <w:pPr>
      <w:rPr>
        <w:rFonts w:ascii="Arial" w:hAnsi="Arial" w:cs="Arial"/>
        <w:b/>
        <w:bCs/>
      </w:rPr>
    </w:pPr>
    <w:r>
      <w:rPr>
        <w:noProof/>
        <w:lang w:val="en-US" w:eastAsia="en-US"/>
      </w:rPr>
      <mc:AlternateContent>
        <mc:Choice Requires="wps">
          <w:drawing>
            <wp:anchor distT="4294967293" distB="4294967293" distL="114300" distR="114300" simplePos="0" relativeHeight="251663360" behindDoc="0" locked="0" layoutInCell="1" allowOverlap="1" wp14:anchorId="6900F4F6" wp14:editId="64C26193">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F74DA" id="Line 23" o:spid="_x0000_s1026" style="position:absolute;z-index:2516633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02716">
      <w:rPr>
        <w:shd w:val="clear" w:color="auto" w:fill="FFFFFF"/>
      </w:rPr>
      <w:t>Stanovení parametrů pro výpočet srdečního výdeje z dat celotělové bioimpedance</w:t>
    </w:r>
  </w:p>
  <w:p w14:paraId="670755C3" w14:textId="77777777" w:rsidR="004453DF" w:rsidRDefault="004453DF" w:rsidP="00BD7167">
    <w:pPr>
      <w:pStyle w:val="Header"/>
      <w:ind w:firstLine="28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CCA76" w14:textId="77777777" w:rsidR="004453DF" w:rsidRPr="00887EC3" w:rsidRDefault="004453DF" w:rsidP="00BD7167">
    <w:pPr>
      <w:rPr>
        <w:rFonts w:ascii="Arial" w:hAnsi="Arial" w:cs="Arial"/>
        <w:b/>
        <w:bCs/>
      </w:rPr>
    </w:pPr>
    <w:r>
      <w:rPr>
        <w:noProof/>
        <w:lang w:val="en-US" w:eastAsia="en-US"/>
      </w:rPr>
      <mc:AlternateContent>
        <mc:Choice Requires="wps">
          <w:drawing>
            <wp:anchor distT="4294967294" distB="4294967294" distL="114300" distR="114300" simplePos="0" relativeHeight="251650048" behindDoc="0" locked="0" layoutInCell="1" allowOverlap="1" wp14:anchorId="66400CDE" wp14:editId="423A9A55">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F7FA1" id="Line 22" o:spid="_x0000_s1026" style="position:absolute;z-index:2516500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621FE948" w14:textId="77777777" w:rsidR="004453DF" w:rsidRDefault="004453DF" w:rsidP="00BD7167">
    <w:pPr>
      <w:pStyle w:val="Header"/>
      <w:ind w:firstLine="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78333" w14:textId="77777777" w:rsidR="004453DF" w:rsidRPr="00887EC3" w:rsidRDefault="004453DF" w:rsidP="00BD7167">
    <w:pPr>
      <w:rPr>
        <w:rFonts w:ascii="Arial" w:hAnsi="Arial" w:cs="Arial"/>
        <w:b/>
        <w:bCs/>
      </w:rPr>
    </w:pPr>
    <w:r>
      <w:rPr>
        <w:noProof/>
        <w:lang w:val="en-US" w:eastAsia="en-US"/>
      </w:rPr>
      <mc:AlternateContent>
        <mc:Choice Requires="wps">
          <w:drawing>
            <wp:anchor distT="4294967294" distB="4294967294" distL="114300" distR="114300" simplePos="0" relativeHeight="251652096" behindDoc="0" locked="0" layoutInCell="1" allowOverlap="1" wp14:anchorId="1BBB6E38" wp14:editId="00802593">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8705E2" id="Line 23" o:spid="_x0000_s1026" style="position:absolute;z-index:2516520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1E410722" w14:textId="77777777" w:rsidR="004453DF" w:rsidRDefault="004453DF" w:rsidP="00BD7167">
    <w:pPr>
      <w:pStyle w:val="Header"/>
      <w:ind w:firstLine="284"/>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FBA55" w14:textId="77777777" w:rsidR="004453DF" w:rsidRPr="00887EC3" w:rsidRDefault="004453DF" w:rsidP="00BD7167">
    <w:pPr>
      <w:rPr>
        <w:rFonts w:ascii="Arial" w:hAnsi="Arial" w:cs="Arial"/>
        <w:b/>
        <w:bCs/>
      </w:rPr>
    </w:pPr>
    <w:r>
      <w:rPr>
        <w:noProof/>
        <w:lang w:val="en-US" w:eastAsia="en-US"/>
      </w:rPr>
      <mc:AlternateContent>
        <mc:Choice Requires="wps">
          <w:drawing>
            <wp:anchor distT="4294967294" distB="4294967294" distL="114300" distR="114300" simplePos="0" relativeHeight="251655168" behindDoc="0" locked="0" layoutInCell="1" allowOverlap="1" wp14:anchorId="6DC30971" wp14:editId="6E4E2FFB">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C82C8" id="Line 5" o:spid="_x0000_s1026" style="position:absolute;z-index:251655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534C1CCE" w14:textId="77777777" w:rsidR="004453DF" w:rsidRDefault="004453DF" w:rsidP="00BD7167">
    <w:pPr>
      <w:pStyle w:val="Header"/>
      <w:ind w:firstLine="284"/>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DD152" w14:textId="77777777" w:rsidR="004453DF" w:rsidRDefault="004453DF" w:rsidP="00BD7167">
    <w:pPr>
      <w:rPr>
        <w:rFonts w:ascii="Arial" w:hAnsi="Arial" w:cs="Arial"/>
        <w:b/>
        <w:bCs/>
      </w:rPr>
    </w:pPr>
    <w:r>
      <w:rPr>
        <w:noProof/>
        <w:lang w:val="en-US" w:eastAsia="en-US"/>
      </w:rPr>
      <mc:AlternateContent>
        <mc:Choice Requires="wps">
          <w:drawing>
            <wp:anchor distT="4294967294" distB="4294967294" distL="114300" distR="114300" simplePos="0" relativeHeight="251651072" behindDoc="0" locked="0" layoutInCell="1" allowOverlap="1" wp14:anchorId="54ABE0F7" wp14:editId="60E23507">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3F5320" id="Line 3" o:spid="_x0000_s1026" style="position:absolute;z-index:2516510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56541918" w14:textId="77777777" w:rsidR="004453DF" w:rsidRDefault="004453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19E0A3F"/>
    <w:multiLevelType w:val="hybridMultilevel"/>
    <w:tmpl w:val="8E1C6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9714219"/>
    <w:multiLevelType w:val="hybridMultilevel"/>
    <w:tmpl w:val="1898E6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4" w15:restartNumberingAfterBreak="0">
    <w:nsid w:val="31856B51"/>
    <w:multiLevelType w:val="hybridMultilevel"/>
    <w:tmpl w:val="9A02B9A8"/>
    <w:lvl w:ilvl="0" w:tplc="F568301A">
      <w:numFmt w:val="bullet"/>
      <w:lvlText w:val="-"/>
      <w:lvlJc w:val="left"/>
      <w:pPr>
        <w:ind w:left="720" w:hanging="360"/>
      </w:pPr>
      <w:rPr>
        <w:rFonts w:ascii="Calibri Light" w:eastAsia="Times New Roman" w:hAnsi="Calibri Light" w:cs="Calibri Light"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B23700E"/>
    <w:multiLevelType w:val="hybridMultilevel"/>
    <w:tmpl w:val="BF247826"/>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0" w15:restartNumberingAfterBreak="0">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5D1B2517"/>
    <w:multiLevelType w:val="hybridMultilevel"/>
    <w:tmpl w:val="27E6F5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66661626"/>
    <w:multiLevelType w:val="multilevel"/>
    <w:tmpl w:val="0A2A57C8"/>
    <w:lvl w:ilvl="0">
      <w:start w:val="1"/>
      <w:numFmt w:val="decimal"/>
      <w:pStyle w:val="Heading1"/>
      <w:lvlText w:val="%1"/>
      <w:lvlJc w:val="left"/>
      <w:pPr>
        <w:ind w:left="1282" w:hanging="432"/>
      </w:pPr>
    </w:lvl>
    <w:lvl w:ilvl="1">
      <w:start w:val="1"/>
      <w:numFmt w:val="decimal"/>
      <w:pStyle w:val="Heading2"/>
      <w:lvlText w:val="%1.%2"/>
      <w:lvlJc w:val="left"/>
      <w:pPr>
        <w:ind w:left="1426" w:hanging="576"/>
      </w:pPr>
    </w:lvl>
    <w:lvl w:ilvl="2">
      <w:start w:val="1"/>
      <w:numFmt w:val="decimal"/>
      <w:pStyle w:val="Heading3"/>
      <w:lvlText w:val="%1.%2.%3"/>
      <w:lvlJc w:val="left"/>
      <w:pPr>
        <w:ind w:left="1570" w:hanging="720"/>
      </w:pPr>
    </w:lvl>
    <w:lvl w:ilvl="3">
      <w:start w:val="1"/>
      <w:numFmt w:val="decimal"/>
      <w:pStyle w:val="Heading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858" w:hanging="1008"/>
      </w:pPr>
    </w:lvl>
    <w:lvl w:ilvl="5">
      <w:start w:val="1"/>
      <w:numFmt w:val="decimal"/>
      <w:pStyle w:val="Heading6"/>
      <w:lvlText w:val="%1.%2.%3.%4.%5.%6"/>
      <w:lvlJc w:val="left"/>
      <w:pPr>
        <w:ind w:left="2002" w:hanging="1152"/>
      </w:pPr>
    </w:lvl>
    <w:lvl w:ilvl="6">
      <w:start w:val="1"/>
      <w:numFmt w:val="decimal"/>
      <w:pStyle w:val="Heading7"/>
      <w:lvlText w:val="%1.%2.%3.%4.%5.%6.%7"/>
      <w:lvlJc w:val="left"/>
      <w:pPr>
        <w:ind w:left="2146" w:hanging="1296"/>
      </w:pPr>
    </w:lvl>
    <w:lvl w:ilvl="7">
      <w:start w:val="1"/>
      <w:numFmt w:val="decimal"/>
      <w:pStyle w:val="Heading8"/>
      <w:lvlText w:val="%1.%2.%3.%4.%5.%6.%7.%8"/>
      <w:lvlJc w:val="left"/>
      <w:pPr>
        <w:ind w:left="2290" w:hanging="1440"/>
      </w:pPr>
    </w:lvl>
    <w:lvl w:ilvl="8">
      <w:start w:val="1"/>
      <w:numFmt w:val="decimal"/>
      <w:pStyle w:val="Heading9"/>
      <w:lvlText w:val="%1.%2.%3.%4.%5.%6.%7.%8.%9"/>
      <w:lvlJc w:val="left"/>
      <w:pPr>
        <w:ind w:left="2434" w:hanging="1584"/>
      </w:pPr>
    </w:lvl>
  </w:abstractNum>
  <w:abstractNum w:abstractNumId="29" w15:restartNumberingAfterBreak="0">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30" w15:restartNumberingAfterBreak="0">
    <w:nsid w:val="6D4A730A"/>
    <w:multiLevelType w:val="hybridMultilevel"/>
    <w:tmpl w:val="1F9276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8A34D1"/>
    <w:multiLevelType w:val="hybridMultilevel"/>
    <w:tmpl w:val="AA4A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75AA3C43"/>
    <w:multiLevelType w:val="hybridMultilevel"/>
    <w:tmpl w:val="C1B82BC4"/>
    <w:lvl w:ilvl="0" w:tplc="A6D026C8">
      <w:start w:val="1"/>
      <w:numFmt w:val="decimal"/>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7B415165"/>
    <w:multiLevelType w:val="hybridMultilevel"/>
    <w:tmpl w:val="C6761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7F775252"/>
    <w:multiLevelType w:val="hybridMultilevel"/>
    <w:tmpl w:val="B28045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4"/>
  </w:num>
  <w:num w:numId="2">
    <w:abstractNumId w:val="2"/>
  </w:num>
  <w:num w:numId="3">
    <w:abstractNumId w:val="10"/>
  </w:num>
  <w:num w:numId="4">
    <w:abstractNumId w:val="33"/>
  </w:num>
  <w:num w:numId="5">
    <w:abstractNumId w:val="11"/>
  </w:num>
  <w:num w:numId="6">
    <w:abstractNumId w:val="0"/>
  </w:num>
  <w:num w:numId="7">
    <w:abstractNumId w:val="8"/>
  </w:num>
  <w:num w:numId="8">
    <w:abstractNumId w:val="36"/>
  </w:num>
  <w:num w:numId="9">
    <w:abstractNumId w:val="7"/>
  </w:num>
  <w:num w:numId="10">
    <w:abstractNumId w:val="28"/>
  </w:num>
  <w:num w:numId="11">
    <w:abstractNumId w:val="5"/>
  </w:num>
  <w:num w:numId="12">
    <w:abstractNumId w:val="24"/>
  </w:num>
  <w:num w:numId="13">
    <w:abstractNumId w:val="27"/>
  </w:num>
  <w:num w:numId="14">
    <w:abstractNumId w:val="37"/>
  </w:num>
  <w:num w:numId="15">
    <w:abstractNumId w:val="23"/>
  </w:num>
  <w:num w:numId="16">
    <w:abstractNumId w:val="9"/>
  </w:num>
  <w:num w:numId="17">
    <w:abstractNumId w:val="13"/>
  </w:num>
  <w:num w:numId="18">
    <w:abstractNumId w:val="31"/>
  </w:num>
  <w:num w:numId="19">
    <w:abstractNumId w:val="3"/>
  </w:num>
  <w:num w:numId="20">
    <w:abstractNumId w:val="12"/>
  </w:num>
  <w:num w:numId="21">
    <w:abstractNumId w:val="16"/>
  </w:num>
  <w:num w:numId="22">
    <w:abstractNumId w:val="15"/>
  </w:num>
  <w:num w:numId="23">
    <w:abstractNumId w:val="18"/>
  </w:num>
  <w:num w:numId="24">
    <w:abstractNumId w:val="26"/>
  </w:num>
  <w:num w:numId="25">
    <w:abstractNumId w:val="6"/>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7"/>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1"/>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25"/>
  </w:num>
  <w:num w:numId="38">
    <w:abstractNumId w:val="22"/>
  </w:num>
  <w:num w:numId="39">
    <w:abstractNumId w:val="20"/>
  </w:num>
  <w:num w:numId="40">
    <w:abstractNumId w:val="14"/>
  </w:num>
  <w:num w:numId="41">
    <w:abstractNumId w:val="38"/>
  </w:num>
  <w:num w:numId="42">
    <w:abstractNumId w:val="32"/>
  </w:num>
  <w:num w:numId="43">
    <w:abstractNumId w:val="1"/>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BD7167"/>
    <w:rsid w:val="00067698"/>
    <w:rsid w:val="0016502A"/>
    <w:rsid w:val="00197EE5"/>
    <w:rsid w:val="0027698D"/>
    <w:rsid w:val="00284C6A"/>
    <w:rsid w:val="00292E5D"/>
    <w:rsid w:val="002C512A"/>
    <w:rsid w:val="00337173"/>
    <w:rsid w:val="0039451C"/>
    <w:rsid w:val="004349AC"/>
    <w:rsid w:val="004453DF"/>
    <w:rsid w:val="00581146"/>
    <w:rsid w:val="00585A7B"/>
    <w:rsid w:val="005C2483"/>
    <w:rsid w:val="005C4BDA"/>
    <w:rsid w:val="005D438D"/>
    <w:rsid w:val="006456FC"/>
    <w:rsid w:val="00655477"/>
    <w:rsid w:val="00663145"/>
    <w:rsid w:val="0068248B"/>
    <w:rsid w:val="00701162"/>
    <w:rsid w:val="00716656"/>
    <w:rsid w:val="00717CE4"/>
    <w:rsid w:val="007851DF"/>
    <w:rsid w:val="00796B63"/>
    <w:rsid w:val="008C3D75"/>
    <w:rsid w:val="008C6240"/>
    <w:rsid w:val="009076DD"/>
    <w:rsid w:val="00957A6D"/>
    <w:rsid w:val="00A36125"/>
    <w:rsid w:val="00A37FEB"/>
    <w:rsid w:val="00A6119C"/>
    <w:rsid w:val="00AA122D"/>
    <w:rsid w:val="00AD07CF"/>
    <w:rsid w:val="00B169C3"/>
    <w:rsid w:val="00B519B6"/>
    <w:rsid w:val="00BD7167"/>
    <w:rsid w:val="00BF4D0C"/>
    <w:rsid w:val="00CD056E"/>
    <w:rsid w:val="00E55C6C"/>
    <w:rsid w:val="00EE587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64143"/>
  <w15:docId w15:val="{C1D9A831-E7DE-4B23-B8C8-BEC5DDE7A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D7167"/>
    <w:pPr>
      <w:overflowPunct w:val="0"/>
      <w:autoSpaceDE w:val="0"/>
      <w:autoSpaceDN w:val="0"/>
      <w:adjustRightInd w:val="0"/>
      <w:spacing w:after="0" w:line="360" w:lineRule="auto"/>
      <w:jc w:val="both"/>
      <w:textAlignment w:val="baseline"/>
    </w:pPr>
    <w:rPr>
      <w:rFonts w:asciiTheme="majorHAnsi" w:eastAsia="Times New Roman" w:hAnsiTheme="majorHAnsi" w:cs="Times New Roman"/>
      <w:sz w:val="24"/>
      <w:szCs w:val="20"/>
      <w:lang w:val="sk-SK" w:eastAsia="cs-CZ"/>
    </w:rPr>
  </w:style>
  <w:style w:type="paragraph" w:styleId="Heading1">
    <w:name w:val="heading 1"/>
    <w:basedOn w:val="Normal"/>
    <w:next w:val="Normal"/>
    <w:link w:val="Heading1Char"/>
    <w:uiPriority w:val="9"/>
    <w:qFormat/>
    <w:rsid w:val="00BD7167"/>
    <w:pPr>
      <w:keepNext/>
      <w:numPr>
        <w:numId w:val="10"/>
      </w:numPr>
      <w:spacing w:before="1200" w:after="240"/>
      <w:outlineLvl w:val="0"/>
    </w:pPr>
    <w:rPr>
      <w:rFonts w:ascii="Arial" w:hAnsi="Arial" w:cs="Arial"/>
      <w:b/>
      <w:bCs/>
      <w:sz w:val="36"/>
      <w:szCs w:val="32"/>
    </w:rPr>
  </w:style>
  <w:style w:type="paragraph" w:styleId="Heading2">
    <w:name w:val="heading 2"/>
    <w:basedOn w:val="Normal"/>
    <w:next w:val="Normal"/>
    <w:link w:val="Heading2Char"/>
    <w:uiPriority w:val="9"/>
    <w:rsid w:val="00BD7167"/>
    <w:pPr>
      <w:keepNext/>
      <w:numPr>
        <w:ilvl w:val="1"/>
        <w:numId w:val="10"/>
      </w:numPr>
      <w:spacing w:before="72"/>
      <w:outlineLvl w:val="1"/>
    </w:pPr>
    <w:rPr>
      <w:rFonts w:ascii="Arial" w:hAnsi="Arial" w:cs="Arial Narrow"/>
      <w:b/>
      <w:bCs/>
      <w:sz w:val="28"/>
      <w:szCs w:val="40"/>
    </w:rPr>
  </w:style>
  <w:style w:type="paragraph" w:styleId="Heading3">
    <w:name w:val="heading 3"/>
    <w:basedOn w:val="Normal"/>
    <w:next w:val="Normal"/>
    <w:link w:val="Heading3Char"/>
    <w:uiPriority w:val="9"/>
    <w:qFormat/>
    <w:rsid w:val="00BD7167"/>
    <w:pPr>
      <w:keepNext/>
      <w:numPr>
        <w:ilvl w:val="2"/>
        <w:numId w:val="10"/>
      </w:numPr>
      <w:spacing w:before="240"/>
      <w:outlineLvl w:val="2"/>
    </w:pPr>
    <w:rPr>
      <w:b/>
      <w:bCs/>
      <w:szCs w:val="32"/>
    </w:rPr>
  </w:style>
  <w:style w:type="paragraph" w:styleId="Heading4">
    <w:name w:val="heading 4"/>
    <w:basedOn w:val="Normal"/>
    <w:next w:val="Normal"/>
    <w:link w:val="Heading4Char"/>
    <w:uiPriority w:val="9"/>
    <w:qFormat/>
    <w:rsid w:val="00BD7167"/>
    <w:pPr>
      <w:keepNext/>
      <w:numPr>
        <w:ilvl w:val="3"/>
        <w:numId w:val="10"/>
      </w:numPr>
      <w:spacing w:before="120"/>
      <w:outlineLvl w:val="3"/>
    </w:pPr>
    <w:rPr>
      <w:b/>
      <w:bCs/>
      <w:sz w:val="22"/>
      <w:szCs w:val="22"/>
    </w:rPr>
  </w:style>
  <w:style w:type="paragraph" w:styleId="Heading5">
    <w:name w:val="heading 5"/>
    <w:basedOn w:val="Normal"/>
    <w:next w:val="Normal"/>
    <w:link w:val="Heading5Char"/>
    <w:uiPriority w:val="9"/>
    <w:qFormat/>
    <w:rsid w:val="00BD7167"/>
    <w:pPr>
      <w:keepNext/>
      <w:numPr>
        <w:ilvl w:val="4"/>
        <w:numId w:val="10"/>
      </w:numPr>
      <w:outlineLvl w:val="4"/>
    </w:pPr>
    <w:rPr>
      <w:szCs w:val="24"/>
    </w:rPr>
  </w:style>
  <w:style w:type="paragraph" w:styleId="Heading6">
    <w:name w:val="heading 6"/>
    <w:basedOn w:val="Normal"/>
    <w:next w:val="Normal"/>
    <w:link w:val="Heading6Char"/>
    <w:uiPriority w:val="9"/>
    <w:qFormat/>
    <w:rsid w:val="00BD7167"/>
    <w:pPr>
      <w:keepNext/>
      <w:numPr>
        <w:ilvl w:val="5"/>
        <w:numId w:val="10"/>
      </w:numPr>
      <w:outlineLvl w:val="5"/>
    </w:pPr>
    <w:rPr>
      <w:b/>
      <w:bCs/>
      <w:szCs w:val="24"/>
    </w:rPr>
  </w:style>
  <w:style w:type="paragraph" w:styleId="Heading7">
    <w:name w:val="heading 7"/>
    <w:basedOn w:val="Normal"/>
    <w:next w:val="Normal"/>
    <w:link w:val="Heading7Char"/>
    <w:uiPriority w:val="9"/>
    <w:qFormat/>
    <w:rsid w:val="00BD7167"/>
    <w:pPr>
      <w:keepNext/>
      <w:numPr>
        <w:ilvl w:val="6"/>
        <w:numId w:val="10"/>
      </w:numPr>
      <w:jc w:val="center"/>
      <w:outlineLvl w:val="6"/>
    </w:pPr>
    <w:rPr>
      <w:szCs w:val="24"/>
    </w:rPr>
  </w:style>
  <w:style w:type="paragraph" w:styleId="Heading8">
    <w:name w:val="heading 8"/>
    <w:basedOn w:val="Normal"/>
    <w:next w:val="Normal"/>
    <w:link w:val="Heading8Char"/>
    <w:uiPriority w:val="9"/>
    <w:qFormat/>
    <w:rsid w:val="00BD7167"/>
    <w:pPr>
      <w:keepNext/>
      <w:numPr>
        <w:ilvl w:val="7"/>
        <w:numId w:val="10"/>
      </w:numPr>
      <w:jc w:val="center"/>
      <w:outlineLvl w:val="7"/>
    </w:pPr>
    <w:rPr>
      <w:b/>
      <w:bCs/>
      <w:szCs w:val="24"/>
    </w:rPr>
  </w:style>
  <w:style w:type="paragraph" w:styleId="Heading9">
    <w:name w:val="heading 9"/>
    <w:basedOn w:val="Normal"/>
    <w:next w:val="Normal"/>
    <w:link w:val="Heading9Char"/>
    <w:uiPriority w:val="9"/>
    <w:qFormat/>
    <w:rsid w:val="00BD7167"/>
    <w:pPr>
      <w:keepNext/>
      <w:numPr>
        <w:ilvl w:val="8"/>
        <w:numId w:val="10"/>
      </w:numPr>
      <w:jc w:val="right"/>
      <w:outlineLvl w:val="8"/>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167"/>
    <w:rPr>
      <w:rFonts w:ascii="Arial" w:eastAsia="Times New Roman" w:hAnsi="Arial" w:cs="Arial"/>
      <w:b/>
      <w:bCs/>
      <w:sz w:val="36"/>
      <w:szCs w:val="32"/>
      <w:lang w:val="sk-SK" w:eastAsia="cs-CZ"/>
    </w:rPr>
  </w:style>
  <w:style w:type="character" w:customStyle="1" w:styleId="Heading2Char">
    <w:name w:val="Heading 2 Char"/>
    <w:basedOn w:val="DefaultParagraphFont"/>
    <w:link w:val="Heading2"/>
    <w:uiPriority w:val="9"/>
    <w:rsid w:val="00BD7167"/>
    <w:rPr>
      <w:rFonts w:ascii="Arial" w:eastAsia="Times New Roman" w:hAnsi="Arial" w:cs="Arial Narrow"/>
      <w:b/>
      <w:bCs/>
      <w:sz w:val="28"/>
      <w:szCs w:val="40"/>
      <w:lang w:val="sk-SK" w:eastAsia="cs-CZ"/>
    </w:rPr>
  </w:style>
  <w:style w:type="character" w:customStyle="1" w:styleId="Heading3Char">
    <w:name w:val="Heading 3 Char"/>
    <w:basedOn w:val="DefaultParagraphFont"/>
    <w:link w:val="Heading3"/>
    <w:uiPriority w:val="9"/>
    <w:rsid w:val="00BD7167"/>
    <w:rPr>
      <w:rFonts w:asciiTheme="majorHAnsi" w:eastAsia="Times New Roman" w:hAnsiTheme="majorHAnsi" w:cs="Times New Roman"/>
      <w:b/>
      <w:bCs/>
      <w:sz w:val="24"/>
      <w:szCs w:val="32"/>
      <w:lang w:val="sk-SK" w:eastAsia="cs-CZ"/>
    </w:rPr>
  </w:style>
  <w:style w:type="character" w:customStyle="1" w:styleId="Heading4Char">
    <w:name w:val="Heading 4 Char"/>
    <w:basedOn w:val="DefaultParagraphFont"/>
    <w:link w:val="Heading4"/>
    <w:uiPriority w:val="9"/>
    <w:rsid w:val="00BD7167"/>
    <w:rPr>
      <w:rFonts w:asciiTheme="majorHAnsi" w:eastAsia="Times New Roman" w:hAnsiTheme="majorHAnsi" w:cs="Times New Roman"/>
      <w:b/>
      <w:bCs/>
      <w:lang w:val="sk-SK" w:eastAsia="cs-CZ"/>
    </w:rPr>
  </w:style>
  <w:style w:type="character" w:customStyle="1" w:styleId="Heading5Char">
    <w:name w:val="Heading 5 Char"/>
    <w:basedOn w:val="DefaultParagraphFont"/>
    <w:link w:val="Heading5"/>
    <w:uiPriority w:val="9"/>
    <w:rsid w:val="00BD7167"/>
    <w:rPr>
      <w:rFonts w:asciiTheme="majorHAnsi" w:eastAsia="Times New Roman" w:hAnsiTheme="majorHAnsi" w:cs="Times New Roman"/>
      <w:sz w:val="24"/>
      <w:szCs w:val="24"/>
      <w:lang w:val="sk-SK" w:eastAsia="cs-CZ"/>
    </w:rPr>
  </w:style>
  <w:style w:type="character" w:customStyle="1" w:styleId="Heading6Char">
    <w:name w:val="Heading 6 Char"/>
    <w:basedOn w:val="DefaultParagraphFont"/>
    <w:link w:val="Heading6"/>
    <w:uiPriority w:val="9"/>
    <w:rsid w:val="00BD7167"/>
    <w:rPr>
      <w:rFonts w:asciiTheme="majorHAnsi" w:eastAsia="Times New Roman" w:hAnsiTheme="majorHAnsi" w:cs="Times New Roman"/>
      <w:b/>
      <w:bCs/>
      <w:sz w:val="24"/>
      <w:szCs w:val="24"/>
      <w:lang w:val="sk-SK" w:eastAsia="cs-CZ"/>
    </w:rPr>
  </w:style>
  <w:style w:type="character" w:customStyle="1" w:styleId="Heading7Char">
    <w:name w:val="Heading 7 Char"/>
    <w:basedOn w:val="DefaultParagraphFont"/>
    <w:link w:val="Heading7"/>
    <w:uiPriority w:val="9"/>
    <w:rsid w:val="00BD7167"/>
    <w:rPr>
      <w:rFonts w:asciiTheme="majorHAnsi" w:eastAsia="Times New Roman" w:hAnsiTheme="majorHAnsi" w:cs="Times New Roman"/>
      <w:sz w:val="24"/>
      <w:szCs w:val="24"/>
      <w:lang w:val="sk-SK" w:eastAsia="cs-CZ"/>
    </w:rPr>
  </w:style>
  <w:style w:type="character" w:customStyle="1" w:styleId="Heading8Char">
    <w:name w:val="Heading 8 Char"/>
    <w:basedOn w:val="DefaultParagraphFont"/>
    <w:link w:val="Heading8"/>
    <w:uiPriority w:val="9"/>
    <w:rsid w:val="00BD7167"/>
    <w:rPr>
      <w:rFonts w:asciiTheme="majorHAnsi" w:eastAsia="Times New Roman" w:hAnsiTheme="majorHAnsi" w:cs="Times New Roman"/>
      <w:b/>
      <w:bCs/>
      <w:sz w:val="24"/>
      <w:szCs w:val="24"/>
      <w:lang w:val="sk-SK" w:eastAsia="cs-CZ"/>
    </w:rPr>
  </w:style>
  <w:style w:type="character" w:customStyle="1" w:styleId="Heading9Char">
    <w:name w:val="Heading 9 Char"/>
    <w:basedOn w:val="DefaultParagraphFont"/>
    <w:link w:val="Heading9"/>
    <w:uiPriority w:val="9"/>
    <w:rsid w:val="00BD7167"/>
    <w:rPr>
      <w:rFonts w:asciiTheme="majorHAnsi" w:eastAsia="Times New Roman" w:hAnsiTheme="majorHAnsi" w:cs="Times New Roman"/>
      <w:b/>
      <w:bCs/>
      <w:sz w:val="28"/>
      <w:szCs w:val="28"/>
      <w:lang w:val="sk-SK" w:eastAsia="cs-CZ"/>
    </w:rPr>
  </w:style>
  <w:style w:type="paragraph" w:styleId="Footer">
    <w:name w:val="footer"/>
    <w:basedOn w:val="Normal"/>
    <w:link w:val="FooterChar"/>
    <w:uiPriority w:val="99"/>
    <w:rsid w:val="00BD7167"/>
    <w:pPr>
      <w:tabs>
        <w:tab w:val="center" w:pos="4536"/>
        <w:tab w:val="right" w:pos="9072"/>
      </w:tabs>
    </w:pPr>
  </w:style>
  <w:style w:type="character" w:customStyle="1" w:styleId="FooterChar">
    <w:name w:val="Footer Char"/>
    <w:basedOn w:val="DefaultParagraphFont"/>
    <w:link w:val="Footer"/>
    <w:uiPriority w:val="99"/>
    <w:rsid w:val="00BD7167"/>
    <w:rPr>
      <w:rFonts w:asciiTheme="majorHAnsi" w:eastAsia="Times New Roman" w:hAnsiTheme="majorHAnsi" w:cs="Times New Roman"/>
      <w:sz w:val="24"/>
      <w:szCs w:val="20"/>
      <w:lang w:val="sk-SK" w:eastAsia="cs-CZ"/>
    </w:rPr>
  </w:style>
  <w:style w:type="paragraph" w:customStyle="1" w:styleId="Title-main">
    <w:name w:val="Title - main"/>
    <w:basedOn w:val="Normal"/>
    <w:uiPriority w:val="99"/>
    <w:rsid w:val="00BD7167"/>
    <w:pPr>
      <w:spacing w:before="2400" w:after="1200"/>
      <w:jc w:val="center"/>
    </w:pPr>
    <w:rPr>
      <w:rFonts w:ascii="Arial" w:hAnsi="Arial" w:cs="Arial"/>
      <w:b/>
      <w:bCs/>
      <w:caps/>
      <w:color w:val="000000"/>
      <w:sz w:val="40"/>
      <w:szCs w:val="40"/>
    </w:rPr>
  </w:style>
  <w:style w:type="paragraph" w:customStyle="1" w:styleId="Title-dept">
    <w:name w:val="Title - dept"/>
    <w:basedOn w:val="Normal"/>
    <w:uiPriority w:val="99"/>
    <w:rsid w:val="00BD7167"/>
    <w:pPr>
      <w:spacing w:line="240" w:lineRule="atLeast"/>
      <w:jc w:val="center"/>
    </w:pPr>
    <w:rPr>
      <w:rFonts w:ascii="Arial" w:hAnsi="Arial" w:cs="Arial"/>
      <w:b/>
      <w:bCs/>
      <w:color w:val="000000"/>
      <w:position w:val="10"/>
      <w:sz w:val="32"/>
      <w:szCs w:val="32"/>
    </w:rPr>
  </w:style>
  <w:style w:type="paragraph" w:customStyle="1" w:styleId="Title-sign">
    <w:name w:val="Title - sign"/>
    <w:basedOn w:val="Normal"/>
    <w:uiPriority w:val="99"/>
    <w:rsid w:val="00BD7167"/>
    <w:pPr>
      <w:spacing w:after="360"/>
    </w:pPr>
    <w:rPr>
      <w:rFonts w:ascii="Arial" w:hAnsi="Arial" w:cs="Arial"/>
      <w:b/>
      <w:bCs/>
      <w:color w:val="333399"/>
      <w:sz w:val="30"/>
      <w:szCs w:val="30"/>
    </w:rPr>
  </w:style>
  <w:style w:type="paragraph" w:customStyle="1" w:styleId="Title-pojed">
    <w:name w:val="Title - pojed"/>
    <w:basedOn w:val="Normal"/>
    <w:uiPriority w:val="99"/>
    <w:rsid w:val="00BD7167"/>
    <w:pPr>
      <w:spacing w:after="2400"/>
      <w:jc w:val="center"/>
    </w:pPr>
    <w:rPr>
      <w:rFonts w:ascii="Arial" w:hAnsi="Arial" w:cs="Arial"/>
      <w:b/>
      <w:bCs/>
      <w:i/>
      <w:iCs/>
      <w:color w:val="000000"/>
      <w:sz w:val="32"/>
      <w:szCs w:val="32"/>
    </w:rPr>
  </w:style>
  <w:style w:type="paragraph" w:customStyle="1" w:styleId="Title-autor">
    <w:name w:val="Title - autor"/>
    <w:basedOn w:val="Normal"/>
    <w:uiPriority w:val="99"/>
    <w:rsid w:val="00BD7167"/>
    <w:pPr>
      <w:spacing w:after="2400"/>
      <w:jc w:val="center"/>
    </w:pPr>
    <w:rPr>
      <w:rFonts w:ascii="Arial" w:hAnsi="Arial" w:cs="Arial"/>
      <w:b/>
      <w:bCs/>
      <w:color w:val="000000"/>
      <w:sz w:val="40"/>
      <w:szCs w:val="40"/>
    </w:rPr>
  </w:style>
  <w:style w:type="paragraph" w:customStyle="1" w:styleId="Title-brno">
    <w:name w:val="Title - brno"/>
    <w:basedOn w:val="Normal"/>
    <w:uiPriority w:val="99"/>
    <w:rsid w:val="00BD7167"/>
    <w:pPr>
      <w:spacing w:line="480" w:lineRule="atLeast"/>
      <w:jc w:val="center"/>
    </w:pPr>
    <w:rPr>
      <w:rFonts w:ascii="Arial" w:hAnsi="Arial" w:cs="Arial"/>
      <w:b/>
      <w:bCs/>
      <w:color w:val="000000"/>
      <w:sz w:val="32"/>
      <w:szCs w:val="32"/>
    </w:rPr>
  </w:style>
  <w:style w:type="paragraph" w:customStyle="1" w:styleId="Obsah">
    <w:name w:val="Obsah"/>
    <w:basedOn w:val="Normal"/>
    <w:uiPriority w:val="99"/>
    <w:rsid w:val="00BD7167"/>
    <w:pPr>
      <w:spacing w:before="1200" w:after="120"/>
      <w:ind w:left="567"/>
    </w:pPr>
    <w:rPr>
      <w:rFonts w:ascii="Arial" w:hAnsi="Arial" w:cs="Arial"/>
      <w:b/>
      <w:bCs/>
      <w:sz w:val="32"/>
      <w:szCs w:val="32"/>
    </w:rPr>
  </w:style>
  <w:style w:type="paragraph" w:customStyle="1" w:styleId="Text">
    <w:name w:val="Text"/>
    <w:basedOn w:val="Normal"/>
    <w:link w:val="TextChar"/>
    <w:uiPriority w:val="99"/>
    <w:rsid w:val="00BD7167"/>
    <w:pPr>
      <w:spacing w:before="120"/>
      <w:ind w:firstLine="567"/>
    </w:pPr>
    <w:rPr>
      <w:szCs w:val="24"/>
    </w:rPr>
  </w:style>
  <w:style w:type="character" w:customStyle="1" w:styleId="TextChar">
    <w:name w:val="Text Char"/>
    <w:basedOn w:val="DefaultParagraphFont"/>
    <w:link w:val="Text"/>
    <w:uiPriority w:val="99"/>
    <w:rsid w:val="00BD7167"/>
    <w:rPr>
      <w:rFonts w:asciiTheme="majorHAnsi" w:eastAsia="Times New Roman" w:hAnsiTheme="majorHAnsi" w:cs="Times New Roman"/>
      <w:sz w:val="24"/>
      <w:szCs w:val="24"/>
      <w:lang w:val="sk-SK" w:eastAsia="cs-CZ"/>
    </w:rPr>
  </w:style>
  <w:style w:type="paragraph" w:customStyle="1" w:styleId="Reference">
    <w:name w:val="Reference"/>
    <w:basedOn w:val="Text"/>
    <w:link w:val="ReferenceChar"/>
    <w:rsid w:val="00BD7167"/>
    <w:pPr>
      <w:ind w:left="426" w:hanging="426"/>
    </w:pPr>
    <w:rPr>
      <w:sz w:val="20"/>
      <w:szCs w:val="20"/>
      <w:lang w:val="en-US"/>
    </w:rPr>
  </w:style>
  <w:style w:type="character" w:customStyle="1" w:styleId="ReferenceChar">
    <w:name w:val="Reference Char"/>
    <w:basedOn w:val="TextChar"/>
    <w:link w:val="Reference"/>
    <w:rsid w:val="00BD7167"/>
    <w:rPr>
      <w:rFonts w:asciiTheme="majorHAnsi" w:eastAsia="Times New Roman" w:hAnsiTheme="majorHAnsi" w:cs="Times New Roman"/>
      <w:sz w:val="20"/>
      <w:szCs w:val="20"/>
      <w:lang w:val="en-US" w:eastAsia="cs-CZ"/>
    </w:rPr>
  </w:style>
  <w:style w:type="paragraph" w:styleId="Header">
    <w:name w:val="header"/>
    <w:basedOn w:val="Normal"/>
    <w:link w:val="HeaderChar"/>
    <w:uiPriority w:val="99"/>
    <w:rsid w:val="00BD7167"/>
    <w:pPr>
      <w:tabs>
        <w:tab w:val="center" w:pos="4536"/>
        <w:tab w:val="right" w:pos="9072"/>
      </w:tabs>
    </w:pPr>
  </w:style>
  <w:style w:type="character" w:customStyle="1" w:styleId="HeaderChar">
    <w:name w:val="Header Char"/>
    <w:basedOn w:val="DefaultParagraphFont"/>
    <w:link w:val="Header"/>
    <w:uiPriority w:val="99"/>
    <w:rsid w:val="00BD7167"/>
    <w:rPr>
      <w:rFonts w:asciiTheme="majorHAnsi" w:eastAsia="Times New Roman" w:hAnsiTheme="majorHAnsi" w:cs="Times New Roman"/>
      <w:sz w:val="24"/>
      <w:szCs w:val="20"/>
      <w:lang w:val="sk-SK" w:eastAsia="cs-CZ"/>
    </w:rPr>
  </w:style>
  <w:style w:type="character" w:styleId="PageNumber">
    <w:name w:val="page number"/>
    <w:basedOn w:val="DefaultParagraphFont"/>
    <w:uiPriority w:val="99"/>
    <w:rsid w:val="00BD7167"/>
    <w:rPr>
      <w:rFonts w:cs="Times New Roman"/>
    </w:rPr>
  </w:style>
  <w:style w:type="paragraph" w:styleId="TOC1">
    <w:name w:val="toc 1"/>
    <w:basedOn w:val="Normal"/>
    <w:next w:val="Normal"/>
    <w:autoRedefine/>
    <w:uiPriority w:val="39"/>
    <w:rsid w:val="00BD7167"/>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al"/>
    <w:uiPriority w:val="99"/>
    <w:rsid w:val="00BD7167"/>
    <w:pPr>
      <w:overflowPunct/>
      <w:autoSpaceDE/>
      <w:autoSpaceDN/>
      <w:adjustRightInd/>
      <w:spacing w:before="240"/>
      <w:jc w:val="center"/>
      <w:textAlignment w:val="auto"/>
    </w:pPr>
    <w:rPr>
      <w:color w:val="000000"/>
      <w:lang w:val="en-US"/>
    </w:rPr>
  </w:style>
  <w:style w:type="paragraph" w:customStyle="1" w:styleId="Table">
    <w:name w:val="Table"/>
    <w:basedOn w:val="Normal"/>
    <w:uiPriority w:val="99"/>
    <w:rsid w:val="00BD7167"/>
    <w:pPr>
      <w:overflowPunct/>
      <w:autoSpaceDE/>
      <w:autoSpaceDN/>
      <w:adjustRightInd/>
      <w:spacing w:before="40" w:after="40"/>
      <w:jc w:val="center"/>
      <w:textAlignment w:val="auto"/>
    </w:pPr>
    <w:rPr>
      <w:color w:val="000000"/>
      <w:lang w:val="en-US"/>
    </w:rPr>
  </w:style>
  <w:style w:type="paragraph" w:customStyle="1" w:styleId="Equation">
    <w:name w:val="Equation"/>
    <w:basedOn w:val="Normal"/>
    <w:uiPriority w:val="99"/>
    <w:rsid w:val="00BD7167"/>
    <w:pPr>
      <w:tabs>
        <w:tab w:val="center" w:pos="4253"/>
        <w:tab w:val="right" w:pos="8505"/>
      </w:tabs>
      <w:overflowPunct/>
      <w:autoSpaceDE/>
      <w:autoSpaceDN/>
      <w:adjustRightInd/>
      <w:spacing w:before="120"/>
      <w:textAlignment w:val="auto"/>
    </w:pPr>
    <w:rPr>
      <w:color w:val="000000"/>
      <w:szCs w:val="24"/>
      <w:lang w:val="en-US"/>
    </w:rPr>
  </w:style>
  <w:style w:type="paragraph" w:customStyle="1" w:styleId="Table-caption">
    <w:name w:val="Table-caption"/>
    <w:basedOn w:val="Normal"/>
    <w:uiPriority w:val="99"/>
    <w:rsid w:val="00BD7167"/>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al"/>
    <w:uiPriority w:val="99"/>
    <w:rsid w:val="00BD7167"/>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al"/>
    <w:next w:val="Normal"/>
    <w:rsid w:val="00BD7167"/>
    <w:pPr>
      <w:widowControl w:val="0"/>
      <w:tabs>
        <w:tab w:val="num" w:pos="0"/>
      </w:tabs>
      <w:overflowPunct/>
      <w:autoSpaceDE/>
      <w:autoSpaceDN/>
      <w:adjustRightInd/>
      <w:spacing w:before="120" w:after="120"/>
      <w:jc w:val="center"/>
      <w:textAlignment w:val="auto"/>
    </w:pPr>
    <w:rPr>
      <w:noProof/>
    </w:rPr>
  </w:style>
  <w:style w:type="paragraph" w:customStyle="1" w:styleId="Bctext">
    <w:name w:val="Bc text"/>
    <w:basedOn w:val="Normal"/>
    <w:rsid w:val="00BD7167"/>
    <w:pPr>
      <w:overflowPunct/>
      <w:autoSpaceDE/>
      <w:autoSpaceDN/>
      <w:adjustRightInd/>
      <w:ind w:firstLine="340"/>
      <w:textAlignment w:val="auto"/>
    </w:pPr>
    <w:rPr>
      <w:szCs w:val="24"/>
    </w:rPr>
  </w:style>
  <w:style w:type="character" w:styleId="Emphasis">
    <w:name w:val="Emphasis"/>
    <w:basedOn w:val="DefaultParagraphFont"/>
    <w:uiPriority w:val="20"/>
    <w:qFormat/>
    <w:rsid w:val="00BD7167"/>
    <w:rPr>
      <w:rFonts w:cs="Times New Roman"/>
      <w:i/>
      <w:iCs/>
    </w:rPr>
  </w:style>
  <w:style w:type="paragraph" w:styleId="ListParagraph">
    <w:name w:val="List Paragraph"/>
    <w:basedOn w:val="Normal"/>
    <w:uiPriority w:val="34"/>
    <w:qFormat/>
    <w:rsid w:val="00BD7167"/>
    <w:pPr>
      <w:ind w:left="708"/>
    </w:pPr>
  </w:style>
  <w:style w:type="character" w:customStyle="1" w:styleId="apple-style-span">
    <w:name w:val="apple-style-span"/>
    <w:basedOn w:val="DefaultParagraphFont"/>
    <w:rsid w:val="00BD7167"/>
    <w:rPr>
      <w:rFonts w:cs="Times New Roman"/>
    </w:rPr>
  </w:style>
  <w:style w:type="character" w:customStyle="1" w:styleId="apple-converted-space">
    <w:name w:val="apple-converted-space"/>
    <w:basedOn w:val="DefaultParagraphFont"/>
    <w:rsid w:val="00BD7167"/>
    <w:rPr>
      <w:rFonts w:cs="Times New Roman"/>
    </w:rPr>
  </w:style>
  <w:style w:type="character" w:styleId="Hyperlink">
    <w:name w:val="Hyperlink"/>
    <w:basedOn w:val="DefaultParagraphFont"/>
    <w:uiPriority w:val="99"/>
    <w:unhideWhenUsed/>
    <w:rsid w:val="00BD7167"/>
    <w:rPr>
      <w:rFonts w:cs="Times New Roman"/>
      <w:color w:val="0000FF"/>
      <w:u w:val="single"/>
    </w:rPr>
  </w:style>
  <w:style w:type="paragraph" w:styleId="BalloonText">
    <w:name w:val="Balloon Text"/>
    <w:basedOn w:val="Normal"/>
    <w:link w:val="BalloonTextChar"/>
    <w:uiPriority w:val="99"/>
    <w:semiHidden/>
    <w:unhideWhenUsed/>
    <w:rsid w:val="00BD7167"/>
    <w:rPr>
      <w:rFonts w:ascii="Tahoma" w:hAnsi="Tahoma" w:cs="Tahoma"/>
      <w:sz w:val="16"/>
      <w:szCs w:val="16"/>
    </w:rPr>
  </w:style>
  <w:style w:type="character" w:customStyle="1" w:styleId="BalloonTextChar">
    <w:name w:val="Balloon Text Char"/>
    <w:basedOn w:val="DefaultParagraphFont"/>
    <w:link w:val="BalloonText"/>
    <w:uiPriority w:val="99"/>
    <w:semiHidden/>
    <w:rsid w:val="00BD7167"/>
    <w:rPr>
      <w:rFonts w:ascii="Tahoma" w:eastAsia="Times New Roman" w:hAnsi="Tahoma" w:cs="Tahoma"/>
      <w:sz w:val="16"/>
      <w:szCs w:val="16"/>
      <w:lang w:val="sk-SK" w:eastAsia="cs-CZ"/>
    </w:rPr>
  </w:style>
  <w:style w:type="paragraph" w:styleId="TOC2">
    <w:name w:val="toc 2"/>
    <w:basedOn w:val="Normal"/>
    <w:next w:val="Normal"/>
    <w:autoRedefine/>
    <w:uiPriority w:val="39"/>
    <w:unhideWhenUsed/>
    <w:rsid w:val="00BD7167"/>
    <w:pPr>
      <w:tabs>
        <w:tab w:val="left" w:pos="880"/>
        <w:tab w:val="right" w:pos="8494"/>
      </w:tabs>
      <w:spacing w:after="100" w:line="240" w:lineRule="auto"/>
      <w:ind w:left="200"/>
    </w:pPr>
  </w:style>
  <w:style w:type="paragraph" w:customStyle="1" w:styleId="References">
    <w:name w:val="References"/>
    <w:basedOn w:val="Normal"/>
    <w:rsid w:val="00BD7167"/>
    <w:pPr>
      <w:widowControl w:val="0"/>
      <w:overflowPunct/>
      <w:autoSpaceDE/>
      <w:autoSpaceDN/>
      <w:adjustRightInd/>
      <w:ind w:left="567" w:hanging="567"/>
      <w:textAlignment w:val="auto"/>
    </w:pPr>
    <w:rPr>
      <w:lang w:val="en-US" w:eastAsia="en-US"/>
    </w:rPr>
  </w:style>
  <w:style w:type="paragraph" w:styleId="Title">
    <w:name w:val="Title"/>
    <w:basedOn w:val="Normal"/>
    <w:next w:val="Normal"/>
    <w:link w:val="TitleChar"/>
    <w:uiPriority w:val="10"/>
    <w:qFormat/>
    <w:rsid w:val="00BD7167"/>
    <w:pPr>
      <w:pBdr>
        <w:top w:val="dotted" w:sz="2" w:space="1" w:color="833C0B" w:themeColor="accent2" w:themeShade="80"/>
        <w:bottom w:val="dotted" w:sz="2" w:space="6" w:color="833C0B" w:themeColor="accent2" w:themeShade="80"/>
      </w:pBdr>
      <w:overflowPunct/>
      <w:autoSpaceDE/>
      <w:autoSpaceDN/>
      <w:adjustRightInd/>
      <w:spacing w:before="500" w:after="300"/>
      <w:jc w:val="center"/>
      <w:textAlignment w:val="auto"/>
    </w:pPr>
    <w:rPr>
      <w:rFonts w:eastAsiaTheme="majorEastAsia" w:cstheme="majorBidi"/>
      <w:caps/>
      <w:color w:val="833C0B" w:themeColor="accent2" w:themeShade="80"/>
      <w:spacing w:val="50"/>
      <w:sz w:val="44"/>
      <w:szCs w:val="44"/>
      <w:lang w:val="en-US" w:eastAsia="en-US" w:bidi="en-US"/>
    </w:rPr>
  </w:style>
  <w:style w:type="character" w:customStyle="1" w:styleId="TitleChar">
    <w:name w:val="Title Char"/>
    <w:basedOn w:val="DefaultParagraphFont"/>
    <w:link w:val="Title"/>
    <w:uiPriority w:val="10"/>
    <w:rsid w:val="00BD7167"/>
    <w:rPr>
      <w:rFonts w:asciiTheme="majorHAnsi" w:eastAsiaTheme="majorEastAsia" w:hAnsiTheme="majorHAnsi" w:cstheme="majorBidi"/>
      <w:caps/>
      <w:color w:val="833C0B" w:themeColor="accent2" w:themeShade="80"/>
      <w:spacing w:val="50"/>
      <w:sz w:val="44"/>
      <w:szCs w:val="44"/>
      <w:lang w:val="en-US" w:bidi="en-US"/>
    </w:rPr>
  </w:style>
  <w:style w:type="character" w:customStyle="1" w:styleId="st">
    <w:name w:val="st"/>
    <w:basedOn w:val="DefaultParagraphFont"/>
    <w:rsid w:val="00BD7167"/>
  </w:style>
  <w:style w:type="paragraph" w:styleId="Caption">
    <w:name w:val="caption"/>
    <w:basedOn w:val="Normal"/>
    <w:next w:val="Normal"/>
    <w:uiPriority w:val="35"/>
    <w:unhideWhenUsed/>
    <w:qFormat/>
    <w:rsid w:val="00BD7167"/>
    <w:pPr>
      <w:overflowPunct/>
      <w:autoSpaceDE/>
      <w:autoSpaceDN/>
      <w:adjustRightInd/>
      <w:spacing w:after="200" w:line="252" w:lineRule="auto"/>
      <w:textAlignment w:val="auto"/>
    </w:pPr>
    <w:rPr>
      <w:rFonts w:eastAsiaTheme="majorEastAsia" w:cstheme="majorBidi"/>
      <w:spacing w:val="10"/>
      <w:sz w:val="22"/>
      <w:szCs w:val="18"/>
      <w:lang w:val="en-US" w:eastAsia="en-US" w:bidi="en-US"/>
    </w:rPr>
  </w:style>
  <w:style w:type="paragraph" w:styleId="Subtitle">
    <w:name w:val="Subtitle"/>
    <w:basedOn w:val="Normal"/>
    <w:next w:val="Normal"/>
    <w:link w:val="SubtitleChar"/>
    <w:uiPriority w:val="11"/>
    <w:qFormat/>
    <w:rsid w:val="00BD7167"/>
    <w:pPr>
      <w:overflowPunct/>
      <w:autoSpaceDE/>
      <w:autoSpaceDN/>
      <w:adjustRightInd/>
      <w:spacing w:after="560"/>
      <w:jc w:val="center"/>
      <w:textAlignment w:val="auto"/>
    </w:pPr>
    <w:rPr>
      <w:rFonts w:eastAsiaTheme="majorEastAsia" w:cstheme="majorBidi"/>
      <w:caps/>
      <w:spacing w:val="20"/>
      <w:sz w:val="18"/>
      <w:szCs w:val="18"/>
      <w:lang w:val="en-US" w:eastAsia="en-US" w:bidi="en-US"/>
    </w:rPr>
  </w:style>
  <w:style w:type="character" w:customStyle="1" w:styleId="SubtitleChar">
    <w:name w:val="Subtitle Char"/>
    <w:basedOn w:val="DefaultParagraphFont"/>
    <w:link w:val="Subtitle"/>
    <w:uiPriority w:val="11"/>
    <w:rsid w:val="00BD7167"/>
    <w:rPr>
      <w:rFonts w:asciiTheme="majorHAnsi" w:eastAsiaTheme="majorEastAsia" w:hAnsiTheme="majorHAnsi" w:cstheme="majorBidi"/>
      <w:caps/>
      <w:spacing w:val="20"/>
      <w:sz w:val="18"/>
      <w:szCs w:val="18"/>
      <w:lang w:val="en-US" w:bidi="en-US"/>
    </w:rPr>
  </w:style>
  <w:style w:type="character" w:styleId="Strong">
    <w:name w:val="Strong"/>
    <w:uiPriority w:val="22"/>
    <w:qFormat/>
    <w:rsid w:val="00BD7167"/>
    <w:rPr>
      <w:b/>
      <w:bCs/>
      <w:color w:val="C45911" w:themeColor="accent2" w:themeShade="BF"/>
      <w:spacing w:val="5"/>
    </w:rPr>
  </w:style>
  <w:style w:type="paragraph" w:styleId="NoSpacing">
    <w:name w:val="No Spacing"/>
    <w:basedOn w:val="Normal"/>
    <w:link w:val="NoSpacingChar"/>
    <w:uiPriority w:val="1"/>
    <w:qFormat/>
    <w:rsid w:val="00BD7167"/>
    <w:pPr>
      <w:overflowPunct/>
      <w:autoSpaceDE/>
      <w:autoSpaceDN/>
      <w:adjustRightInd/>
      <w:textAlignment w:val="auto"/>
    </w:pPr>
    <w:rPr>
      <w:rFonts w:eastAsiaTheme="majorEastAsia" w:cstheme="majorBidi"/>
      <w:sz w:val="22"/>
      <w:szCs w:val="22"/>
      <w:lang w:val="en-US" w:eastAsia="en-US" w:bidi="en-US"/>
    </w:rPr>
  </w:style>
  <w:style w:type="character" w:customStyle="1" w:styleId="NoSpacingChar">
    <w:name w:val="No Spacing Char"/>
    <w:basedOn w:val="DefaultParagraphFont"/>
    <w:link w:val="NoSpacing"/>
    <w:uiPriority w:val="1"/>
    <w:rsid w:val="00BD7167"/>
    <w:rPr>
      <w:rFonts w:asciiTheme="majorHAnsi" w:eastAsiaTheme="majorEastAsia" w:hAnsiTheme="majorHAnsi" w:cstheme="majorBidi"/>
      <w:lang w:val="en-US" w:bidi="en-US"/>
    </w:rPr>
  </w:style>
  <w:style w:type="paragraph" w:styleId="Quote">
    <w:name w:val="Quote"/>
    <w:basedOn w:val="Normal"/>
    <w:next w:val="Normal"/>
    <w:link w:val="QuoteChar"/>
    <w:uiPriority w:val="29"/>
    <w:qFormat/>
    <w:rsid w:val="00BD7167"/>
    <w:pPr>
      <w:overflowPunct/>
      <w:autoSpaceDE/>
      <w:autoSpaceDN/>
      <w:adjustRightInd/>
      <w:spacing w:after="200" w:line="252" w:lineRule="auto"/>
      <w:textAlignment w:val="auto"/>
    </w:pPr>
    <w:rPr>
      <w:rFonts w:eastAsiaTheme="majorEastAsia" w:cstheme="majorBidi"/>
      <w:i/>
      <w:iCs/>
      <w:sz w:val="22"/>
      <w:szCs w:val="22"/>
      <w:lang w:val="en-US" w:eastAsia="en-US" w:bidi="en-US"/>
    </w:rPr>
  </w:style>
  <w:style w:type="character" w:customStyle="1" w:styleId="QuoteChar">
    <w:name w:val="Quote Char"/>
    <w:basedOn w:val="DefaultParagraphFont"/>
    <w:link w:val="Quote"/>
    <w:uiPriority w:val="29"/>
    <w:rsid w:val="00BD7167"/>
    <w:rPr>
      <w:rFonts w:asciiTheme="majorHAnsi" w:eastAsiaTheme="majorEastAsia" w:hAnsiTheme="majorHAnsi" w:cstheme="majorBidi"/>
      <w:i/>
      <w:iCs/>
      <w:lang w:val="en-US" w:bidi="en-US"/>
    </w:rPr>
  </w:style>
  <w:style w:type="paragraph" w:styleId="IntenseQuote">
    <w:name w:val="Intense Quote"/>
    <w:basedOn w:val="Normal"/>
    <w:next w:val="Normal"/>
    <w:link w:val="IntenseQuoteChar"/>
    <w:uiPriority w:val="30"/>
    <w:qFormat/>
    <w:rsid w:val="00BD7167"/>
    <w:pPr>
      <w:pBdr>
        <w:top w:val="dotted" w:sz="2" w:space="10" w:color="833C0B" w:themeColor="accent2" w:themeShade="80"/>
        <w:bottom w:val="dotted" w:sz="2" w:space="4" w:color="833C0B" w:themeColor="accent2" w:themeShade="80"/>
      </w:pBdr>
      <w:overflowPunct/>
      <w:autoSpaceDE/>
      <w:autoSpaceDN/>
      <w:adjustRightInd/>
      <w:spacing w:before="160" w:after="200" w:line="300" w:lineRule="auto"/>
      <w:ind w:left="1440" w:right="1440"/>
      <w:textAlignment w:val="auto"/>
    </w:pPr>
    <w:rPr>
      <w:rFonts w:eastAsiaTheme="majorEastAsia" w:cstheme="majorBidi"/>
      <w:caps/>
      <w:color w:val="823B0B" w:themeColor="accent2" w:themeShade="7F"/>
      <w:spacing w:val="5"/>
      <w:lang w:val="en-US" w:eastAsia="en-US" w:bidi="en-US"/>
    </w:rPr>
  </w:style>
  <w:style w:type="character" w:customStyle="1" w:styleId="IntenseQuoteChar">
    <w:name w:val="Intense Quote Char"/>
    <w:basedOn w:val="DefaultParagraphFont"/>
    <w:link w:val="IntenseQuote"/>
    <w:uiPriority w:val="30"/>
    <w:rsid w:val="00BD7167"/>
    <w:rPr>
      <w:rFonts w:asciiTheme="majorHAnsi" w:eastAsiaTheme="majorEastAsia" w:hAnsiTheme="majorHAnsi" w:cstheme="majorBidi"/>
      <w:caps/>
      <w:color w:val="823B0B" w:themeColor="accent2" w:themeShade="7F"/>
      <w:spacing w:val="5"/>
      <w:sz w:val="24"/>
      <w:szCs w:val="20"/>
      <w:lang w:val="en-US" w:bidi="en-US"/>
    </w:rPr>
  </w:style>
  <w:style w:type="character" w:styleId="SubtleEmphasis">
    <w:name w:val="Subtle Emphasis"/>
    <w:uiPriority w:val="19"/>
    <w:qFormat/>
    <w:rsid w:val="00BD7167"/>
    <w:rPr>
      <w:i/>
      <w:iCs/>
    </w:rPr>
  </w:style>
  <w:style w:type="character" w:styleId="IntenseEmphasis">
    <w:name w:val="Intense Emphasis"/>
    <w:uiPriority w:val="21"/>
    <w:qFormat/>
    <w:rsid w:val="00BD7167"/>
    <w:rPr>
      <w:i/>
      <w:iCs/>
      <w:caps/>
      <w:spacing w:val="10"/>
      <w:sz w:val="20"/>
      <w:szCs w:val="20"/>
    </w:rPr>
  </w:style>
  <w:style w:type="character" w:styleId="SubtleReference">
    <w:name w:val="Subtle Reference"/>
    <w:basedOn w:val="DefaultParagraphFont"/>
    <w:uiPriority w:val="31"/>
    <w:qFormat/>
    <w:rsid w:val="00BD7167"/>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BD7167"/>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BD7167"/>
    <w:rPr>
      <w:caps/>
      <w:color w:val="823B0B" w:themeColor="accent2" w:themeShade="7F"/>
      <w:spacing w:val="5"/>
      <w:u w:color="823B0B" w:themeColor="accent2" w:themeShade="7F"/>
    </w:rPr>
  </w:style>
  <w:style w:type="paragraph" w:styleId="TOCHeading">
    <w:name w:val="TOC Heading"/>
    <w:basedOn w:val="Heading1"/>
    <w:next w:val="Normal"/>
    <w:uiPriority w:val="39"/>
    <w:unhideWhenUsed/>
    <w:qFormat/>
    <w:rsid w:val="00BD7167"/>
    <w:pPr>
      <w:keepNext w:val="0"/>
      <w:numPr>
        <w:numId w:val="0"/>
      </w:numPr>
      <w:pBdr>
        <w:bottom w:val="thinThickSmallGap" w:sz="12" w:space="1" w:color="C45911"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833C0B" w:themeColor="accent2" w:themeShade="80"/>
      <w:spacing w:val="20"/>
      <w:sz w:val="28"/>
      <w:szCs w:val="28"/>
      <w:lang w:val="en-US" w:eastAsia="en-US" w:bidi="en-US"/>
    </w:rPr>
  </w:style>
  <w:style w:type="paragraph" w:styleId="TOC3">
    <w:name w:val="toc 3"/>
    <w:basedOn w:val="Normal"/>
    <w:next w:val="Normal"/>
    <w:autoRedefine/>
    <w:uiPriority w:val="39"/>
    <w:unhideWhenUsed/>
    <w:rsid w:val="00BD7167"/>
    <w:pPr>
      <w:tabs>
        <w:tab w:val="left" w:pos="1320"/>
        <w:tab w:val="right" w:pos="8494"/>
      </w:tabs>
      <w:spacing w:after="100" w:line="240" w:lineRule="auto"/>
      <w:ind w:left="400"/>
    </w:pPr>
  </w:style>
  <w:style w:type="paragraph" w:styleId="BodyText">
    <w:name w:val="Body Text"/>
    <w:basedOn w:val="Normal"/>
    <w:link w:val="BodyTextChar"/>
    <w:rsid w:val="00BD7167"/>
    <w:pPr>
      <w:overflowPunct/>
      <w:autoSpaceDE/>
      <w:autoSpaceDN/>
      <w:adjustRightInd/>
      <w:textAlignment w:val="auto"/>
    </w:pPr>
  </w:style>
  <w:style w:type="character" w:customStyle="1" w:styleId="BodyTextChar">
    <w:name w:val="Body Text Char"/>
    <w:basedOn w:val="DefaultParagraphFont"/>
    <w:link w:val="BodyText"/>
    <w:rsid w:val="00BD7167"/>
    <w:rPr>
      <w:rFonts w:asciiTheme="majorHAnsi" w:eastAsia="Times New Roman" w:hAnsiTheme="majorHAnsi" w:cs="Times New Roman"/>
      <w:sz w:val="24"/>
      <w:szCs w:val="20"/>
      <w:lang w:val="sk-SK" w:eastAsia="cs-CZ"/>
    </w:rPr>
  </w:style>
  <w:style w:type="paragraph" w:customStyle="1" w:styleId="viewer-reference">
    <w:name w:val="viewer-reference"/>
    <w:basedOn w:val="Normal"/>
    <w:rsid w:val="00BD7167"/>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BD7167"/>
    <w:rPr>
      <w:lang w:val="en-GB"/>
    </w:rPr>
  </w:style>
  <w:style w:type="character" w:customStyle="1" w:styleId="literaturaChar">
    <w:name w:val="literatura Char"/>
    <w:basedOn w:val="ReferenceChar"/>
    <w:link w:val="literatura"/>
    <w:rsid w:val="00BD7167"/>
    <w:rPr>
      <w:rFonts w:asciiTheme="majorHAnsi" w:eastAsia="Times New Roman" w:hAnsiTheme="majorHAnsi" w:cs="Times New Roman"/>
      <w:sz w:val="20"/>
      <w:szCs w:val="20"/>
      <w:lang w:val="en-GB" w:eastAsia="cs-CZ"/>
    </w:rPr>
  </w:style>
  <w:style w:type="paragraph" w:customStyle="1" w:styleId="EndNoteBibliographyTitle">
    <w:name w:val="EndNote Bibliography Title"/>
    <w:basedOn w:val="Normal"/>
    <w:link w:val="EndNoteBibliographyTitleChar"/>
    <w:rsid w:val="00BD7167"/>
    <w:pPr>
      <w:jc w:val="center"/>
    </w:pPr>
    <w:rPr>
      <w:rFonts w:ascii="Times New Roman" w:hAnsi="Times New Roman"/>
      <w:noProof/>
      <w:sz w:val="20"/>
      <w:lang w:val="en-GB"/>
    </w:rPr>
  </w:style>
  <w:style w:type="character" w:customStyle="1" w:styleId="EndNoteBibliographyTitleChar">
    <w:name w:val="EndNote Bibliography Title Char"/>
    <w:basedOn w:val="literaturaChar"/>
    <w:link w:val="EndNoteBibliographyTitle"/>
    <w:rsid w:val="00BD7167"/>
    <w:rPr>
      <w:rFonts w:ascii="Times New Roman" w:eastAsia="Times New Roman" w:hAnsi="Times New Roman" w:cs="Times New Roman"/>
      <w:noProof/>
      <w:sz w:val="20"/>
      <w:szCs w:val="20"/>
      <w:lang w:val="en-GB" w:eastAsia="cs-CZ"/>
    </w:rPr>
  </w:style>
  <w:style w:type="paragraph" w:customStyle="1" w:styleId="EndNoteBibliography">
    <w:name w:val="EndNote Bibliography"/>
    <w:basedOn w:val="Normal"/>
    <w:link w:val="EndNoteBibliographyChar"/>
    <w:rsid w:val="00BD7167"/>
    <w:pPr>
      <w:spacing w:line="240" w:lineRule="auto"/>
    </w:pPr>
    <w:rPr>
      <w:rFonts w:ascii="Times New Roman" w:hAnsi="Times New Roman"/>
      <w:noProof/>
      <w:sz w:val="20"/>
      <w:lang w:val="en-GB"/>
    </w:rPr>
  </w:style>
  <w:style w:type="character" w:customStyle="1" w:styleId="EndNoteBibliographyChar">
    <w:name w:val="EndNote Bibliography Char"/>
    <w:basedOn w:val="literaturaChar"/>
    <w:link w:val="EndNoteBibliography"/>
    <w:rsid w:val="00BD7167"/>
    <w:rPr>
      <w:rFonts w:ascii="Times New Roman" w:eastAsia="Times New Roman" w:hAnsi="Times New Roman" w:cs="Times New Roman"/>
      <w:noProof/>
      <w:sz w:val="20"/>
      <w:szCs w:val="20"/>
      <w:lang w:val="en-GB" w:eastAsia="cs-CZ"/>
    </w:rPr>
  </w:style>
  <w:style w:type="character" w:customStyle="1" w:styleId="hithilite">
    <w:name w:val="hithilite"/>
    <w:basedOn w:val="DefaultParagraphFont"/>
    <w:rsid w:val="00BD7167"/>
  </w:style>
  <w:style w:type="table" w:styleId="TableGrid">
    <w:name w:val="Table Grid"/>
    <w:basedOn w:val="TableNormal"/>
    <w:uiPriority w:val="59"/>
    <w:rsid w:val="00BD7167"/>
    <w:pPr>
      <w:spacing w:after="0" w:line="240" w:lineRule="auto"/>
    </w:pPr>
    <w:rPr>
      <w:rFonts w:ascii="Calibri" w:eastAsia="Times New Roman" w:hAnsi="Calibri" w:cs="Times New Roman"/>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7167"/>
    <w:pPr>
      <w:overflowPunct/>
      <w:autoSpaceDE/>
      <w:autoSpaceDN/>
      <w:adjustRightInd/>
      <w:spacing w:before="100" w:beforeAutospacing="1" w:after="100" w:afterAutospacing="1" w:line="240" w:lineRule="auto"/>
      <w:textAlignment w:val="auto"/>
    </w:pPr>
    <w:rPr>
      <w:rFonts w:eastAsiaTheme="minorEastAsia"/>
      <w:szCs w:val="24"/>
    </w:rPr>
  </w:style>
  <w:style w:type="paragraph" w:customStyle="1" w:styleId="Pokraovn">
    <w:name w:val="Pokračování"/>
    <w:basedOn w:val="Normal"/>
    <w:next w:val="Normal"/>
    <w:rsid w:val="00BD7167"/>
    <w:pPr>
      <w:widowControl w:val="0"/>
      <w:overflowPunct/>
      <w:autoSpaceDE/>
      <w:autoSpaceDN/>
      <w:adjustRightInd/>
      <w:spacing w:after="120" w:line="240" w:lineRule="auto"/>
      <w:textAlignment w:val="auto"/>
    </w:pPr>
    <w:rPr>
      <w:color w:val="000000"/>
      <w:szCs w:val="24"/>
    </w:rPr>
  </w:style>
  <w:style w:type="paragraph" w:customStyle="1" w:styleId="AbstraktKlicovaslova">
    <w:name w:val="Abstrakt_Klicova_slova"/>
    <w:basedOn w:val="Normal"/>
    <w:next w:val="Pokraovn"/>
    <w:uiPriority w:val="99"/>
    <w:semiHidden/>
    <w:rsid w:val="00BD7167"/>
    <w:pPr>
      <w:widowControl w:val="0"/>
      <w:overflowPunct/>
      <w:autoSpaceDE/>
      <w:autoSpaceDN/>
      <w:adjustRightInd/>
      <w:spacing w:before="480" w:after="120" w:line="240" w:lineRule="auto"/>
      <w:textAlignment w:val="auto"/>
    </w:pPr>
    <w:rPr>
      <w:b/>
      <w:bCs/>
      <w:caps/>
      <w:color w:val="000000"/>
      <w:sz w:val="32"/>
      <w:szCs w:val="32"/>
    </w:rPr>
  </w:style>
  <w:style w:type="paragraph" w:styleId="TOC4">
    <w:name w:val="toc 4"/>
    <w:basedOn w:val="Normal"/>
    <w:next w:val="Normal"/>
    <w:autoRedefine/>
    <w:uiPriority w:val="39"/>
    <w:unhideWhenUsed/>
    <w:rsid w:val="00BD7167"/>
    <w:pPr>
      <w:spacing w:after="100"/>
      <w:ind w:left="720"/>
    </w:pPr>
  </w:style>
  <w:style w:type="paragraph" w:styleId="TableofFigures">
    <w:name w:val="table of figures"/>
    <w:basedOn w:val="Normal"/>
    <w:next w:val="Normal"/>
    <w:uiPriority w:val="99"/>
    <w:unhideWhenUsed/>
    <w:rsid w:val="00BD7167"/>
    <w:pPr>
      <w:ind w:left="480" w:hanging="480"/>
    </w:pPr>
    <w:rPr>
      <w:rFonts w:asciiTheme="minorHAnsi" w:hAnsiTheme="minorHAnsi" w:cstheme="minorHAnsi"/>
      <w:smallCaps/>
      <w:sz w:val="20"/>
    </w:rPr>
  </w:style>
  <w:style w:type="character" w:styleId="CommentReference">
    <w:name w:val="annotation reference"/>
    <w:basedOn w:val="DefaultParagraphFont"/>
    <w:uiPriority w:val="99"/>
    <w:semiHidden/>
    <w:unhideWhenUsed/>
    <w:rsid w:val="00BD7167"/>
    <w:rPr>
      <w:sz w:val="16"/>
      <w:szCs w:val="16"/>
    </w:rPr>
  </w:style>
  <w:style w:type="paragraph" w:styleId="CommentText">
    <w:name w:val="annotation text"/>
    <w:basedOn w:val="Normal"/>
    <w:link w:val="CommentTextChar"/>
    <w:uiPriority w:val="99"/>
    <w:semiHidden/>
    <w:unhideWhenUsed/>
    <w:rsid w:val="00BD7167"/>
    <w:pPr>
      <w:spacing w:line="240" w:lineRule="auto"/>
    </w:pPr>
    <w:rPr>
      <w:sz w:val="20"/>
    </w:rPr>
  </w:style>
  <w:style w:type="character" w:customStyle="1" w:styleId="CommentTextChar">
    <w:name w:val="Comment Text Char"/>
    <w:basedOn w:val="DefaultParagraphFont"/>
    <w:link w:val="CommentText"/>
    <w:uiPriority w:val="99"/>
    <w:semiHidden/>
    <w:rsid w:val="00BD7167"/>
    <w:rPr>
      <w:rFonts w:asciiTheme="majorHAnsi" w:eastAsia="Times New Roman" w:hAnsiTheme="majorHAnsi" w:cs="Times New Roman"/>
      <w:sz w:val="20"/>
      <w:szCs w:val="20"/>
      <w:lang w:val="sk-SK" w:eastAsia="cs-CZ"/>
    </w:rPr>
  </w:style>
  <w:style w:type="character" w:customStyle="1" w:styleId="CommentSubjectChar">
    <w:name w:val="Comment Subject Char"/>
    <w:basedOn w:val="CommentTextChar"/>
    <w:link w:val="CommentSubject"/>
    <w:uiPriority w:val="99"/>
    <w:semiHidden/>
    <w:rsid w:val="00BD7167"/>
    <w:rPr>
      <w:rFonts w:asciiTheme="majorHAnsi" w:eastAsia="Times New Roman" w:hAnsiTheme="majorHAnsi" w:cs="Times New Roman"/>
      <w:b/>
      <w:bCs/>
      <w:sz w:val="20"/>
      <w:szCs w:val="20"/>
      <w:lang w:val="sk-SK" w:eastAsia="cs-CZ"/>
    </w:rPr>
  </w:style>
  <w:style w:type="paragraph" w:styleId="CommentSubject">
    <w:name w:val="annotation subject"/>
    <w:basedOn w:val="CommentText"/>
    <w:next w:val="CommentText"/>
    <w:link w:val="CommentSubjectChar"/>
    <w:uiPriority w:val="99"/>
    <w:semiHidden/>
    <w:unhideWhenUsed/>
    <w:rsid w:val="00BD7167"/>
    <w:rPr>
      <w:b/>
      <w:bCs/>
    </w:rPr>
  </w:style>
  <w:style w:type="character" w:styleId="PlaceholderText">
    <w:name w:val="Placeholder Text"/>
    <w:basedOn w:val="DefaultParagraphFont"/>
    <w:uiPriority w:val="99"/>
    <w:semiHidden/>
    <w:rsid w:val="00663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19.jpeg"/><Relationship Id="rId21" Type="http://schemas.openxmlformats.org/officeDocument/2006/relationships/image" Target="media/image5.jpe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jpeg"/><Relationship Id="rId63"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jpeg"/><Relationship Id="rId29" Type="http://schemas.openxmlformats.org/officeDocument/2006/relationships/header" Target="header5.xml"/><Relationship Id="rId41" Type="http://schemas.openxmlformats.org/officeDocument/2006/relationships/image" Target="media/image21.png"/><Relationship Id="rId54" Type="http://schemas.openxmlformats.org/officeDocument/2006/relationships/image" Target="media/image34.jpeg"/><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oter" Target="footer6.xml"/><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media/image29.jpeg"/><Relationship Id="rId57" Type="http://schemas.openxmlformats.org/officeDocument/2006/relationships/image" Target="media/image37.jpeg"/><Relationship Id="rId61" Type="http://schemas.openxmlformats.org/officeDocument/2006/relationships/footer" Target="footer7.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eader" Target="header6.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eader" Target="header7.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5.xml"/><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jpeg"/><Relationship Id="rId56" Type="http://schemas.openxmlformats.org/officeDocument/2006/relationships/image" Target="media/image36.jpeg"/><Relationship Id="rId64"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c:ext xmlns:c16="http://schemas.microsoft.com/office/drawing/2014/chart" uri="{C3380CC4-5D6E-409C-BE32-E72D297353CC}">
              <c16:uniqueId val="{00000000-F510-4AA4-8AC2-705A5E7599E9}"/>
            </c:ext>
          </c:extLst>
        </c:ser>
        <c:dLbls>
          <c:showLegendKey val="0"/>
          <c:showVal val="0"/>
          <c:showCatName val="0"/>
          <c:showSerName val="0"/>
          <c:showPercent val="0"/>
          <c:showBubbleSize val="0"/>
        </c:dLbls>
        <c:gapWidth val="150"/>
        <c:axId val="238044288"/>
        <c:axId val="238045824"/>
      </c:barChart>
      <c:catAx>
        <c:axId val="238044288"/>
        <c:scaling>
          <c:orientation val="minMax"/>
        </c:scaling>
        <c:delete val="0"/>
        <c:axPos val="b"/>
        <c:numFmt formatCode="General" sourceLinked="1"/>
        <c:majorTickMark val="out"/>
        <c:minorTickMark val="none"/>
        <c:tickLblPos val="nextTo"/>
        <c:crossAx val="238045824"/>
        <c:crosses val="autoZero"/>
        <c:auto val="1"/>
        <c:lblAlgn val="ctr"/>
        <c:lblOffset val="100"/>
        <c:noMultiLvlLbl val="0"/>
      </c:catAx>
      <c:valAx>
        <c:axId val="238045824"/>
        <c:scaling>
          <c:orientation val="minMax"/>
        </c:scaling>
        <c:delete val="0"/>
        <c:axPos val="l"/>
        <c:majorGridlines/>
        <c:numFmt formatCode="General" sourceLinked="1"/>
        <c:majorTickMark val="out"/>
        <c:minorTickMark val="none"/>
        <c:tickLblPos val="nextTo"/>
        <c:crossAx val="238044288"/>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c:ext xmlns:c16="http://schemas.microsoft.com/office/drawing/2014/chart" uri="{C3380CC4-5D6E-409C-BE32-E72D297353CC}">
              <c16:uniqueId val="{00000000-E66C-4194-8DDE-FE812166479A}"/>
            </c:ext>
          </c:extLst>
        </c:ser>
        <c:dLbls>
          <c:showLegendKey val="0"/>
          <c:showVal val="0"/>
          <c:showCatName val="0"/>
          <c:showSerName val="0"/>
          <c:showPercent val="0"/>
          <c:showBubbleSize val="0"/>
        </c:dLbls>
        <c:gapWidth val="150"/>
        <c:axId val="264199552"/>
        <c:axId val="264201344"/>
      </c:barChart>
      <c:catAx>
        <c:axId val="264199552"/>
        <c:scaling>
          <c:orientation val="minMax"/>
        </c:scaling>
        <c:delete val="0"/>
        <c:axPos val="b"/>
        <c:numFmt formatCode="General" sourceLinked="1"/>
        <c:majorTickMark val="out"/>
        <c:minorTickMark val="none"/>
        <c:tickLblPos val="nextTo"/>
        <c:crossAx val="264201344"/>
        <c:crosses val="autoZero"/>
        <c:auto val="1"/>
        <c:lblAlgn val="ctr"/>
        <c:lblOffset val="100"/>
        <c:noMultiLvlLbl val="0"/>
      </c:catAx>
      <c:valAx>
        <c:axId val="264201344"/>
        <c:scaling>
          <c:orientation val="minMax"/>
        </c:scaling>
        <c:delete val="0"/>
        <c:axPos val="l"/>
        <c:majorGridlines/>
        <c:numFmt formatCode="General" sourceLinked="1"/>
        <c:majorTickMark val="out"/>
        <c:minorTickMark val="none"/>
        <c:tickLblPos val="nextTo"/>
        <c:crossAx val="264199552"/>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F8402-D709-4912-8E01-C7A8E803B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149</Pages>
  <Words>49960</Words>
  <Characters>284776</Characters>
  <Application>Microsoft Office Word</Application>
  <DocSecurity>0</DocSecurity>
  <Lines>2373</Lines>
  <Paragraphs>668</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334068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Peto</dc:creator>
  <cp:lastModifiedBy>Langer, Peter</cp:lastModifiedBy>
  <cp:revision>2</cp:revision>
  <dcterms:created xsi:type="dcterms:W3CDTF">2018-06-22T16:10:00Z</dcterms:created>
  <dcterms:modified xsi:type="dcterms:W3CDTF">2018-06-22T16:10:00Z</dcterms:modified>
</cp:coreProperties>
</file>